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9C81" w14:textId="525B8D40" w:rsidR="00996B55" w:rsidRPr="00113134" w:rsidRDefault="00996B55" w:rsidP="00375C2F">
      <w:pPr>
        <w:rPr>
          <w:rFonts w:ascii="Times New Roman" w:hAnsi="Times New Roman" w:cs="Times New Roman"/>
          <w:b/>
          <w:bCs/>
          <w:sz w:val="32"/>
          <w:szCs w:val="32"/>
        </w:rPr>
      </w:pPr>
      <w:bookmarkStart w:id="0" w:name="_Hlk190454499"/>
      <w:r w:rsidRPr="00113134">
        <w:rPr>
          <w:rFonts w:ascii="Times New Roman" w:hAnsi="Times New Roman" w:cs="Times New Roman"/>
          <w:b/>
          <w:bCs/>
          <w:noProof/>
          <w:lang w:bidi="si-LK"/>
        </w:rPr>
        <w:drawing>
          <wp:anchor distT="0" distB="0" distL="114300" distR="114300" simplePos="0" relativeHeight="251659264" behindDoc="0" locked="0" layoutInCell="1" allowOverlap="1" wp14:anchorId="4B02C9B4" wp14:editId="766B8F44">
            <wp:simplePos x="0" y="0"/>
            <wp:positionH relativeFrom="column">
              <wp:posOffset>5324475</wp:posOffset>
            </wp:positionH>
            <wp:positionV relativeFrom="paragraph">
              <wp:posOffset>-704850</wp:posOffset>
            </wp:positionV>
            <wp:extent cx="1076325" cy="1061720"/>
            <wp:effectExtent l="0" t="0" r="9525" b="5080"/>
            <wp:wrapNone/>
            <wp:docPr id="996855799" name="Picture 2" descr="ICB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B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1061720"/>
                    </a:xfrm>
                    <a:prstGeom prst="rect">
                      <a:avLst/>
                    </a:prstGeom>
                    <a:noFill/>
                  </pic:spPr>
                </pic:pic>
              </a:graphicData>
            </a:graphic>
            <wp14:sizeRelH relativeFrom="page">
              <wp14:pctWidth>0</wp14:pctWidth>
            </wp14:sizeRelH>
            <wp14:sizeRelV relativeFrom="page">
              <wp14:pctHeight>0</wp14:pctHeight>
            </wp14:sizeRelV>
          </wp:anchor>
        </w:drawing>
      </w:r>
      <w:r w:rsidRPr="00113134">
        <w:rPr>
          <w:rFonts w:ascii="Times New Roman" w:hAnsi="Times New Roman" w:cs="Times New Roman"/>
          <w:b/>
          <w:bCs/>
          <w:color w:val="70AD47" w:themeColor="accent6"/>
          <w:sz w:val="56"/>
          <w:szCs w:val="56"/>
        </w:rPr>
        <w:t>PATH</w:t>
      </w:r>
      <w:r w:rsidRPr="00113134">
        <w:rPr>
          <w:rFonts w:ascii="Times New Roman" w:hAnsi="Times New Roman" w:cs="Times New Roman"/>
          <w:b/>
          <w:bCs/>
          <w:sz w:val="56"/>
          <w:szCs w:val="56"/>
        </w:rPr>
        <w:t>FINDER</w:t>
      </w:r>
      <w:r w:rsidRPr="00113134">
        <w:rPr>
          <w:rFonts w:ascii="Times New Roman" w:hAnsi="Times New Roman" w:cs="Times New Roman"/>
          <w:b/>
          <w:bCs/>
          <w:sz w:val="144"/>
          <w:szCs w:val="144"/>
        </w:rPr>
        <w:br/>
      </w:r>
      <w:r w:rsidRPr="00113134">
        <w:rPr>
          <w:rFonts w:ascii="Times New Roman" w:hAnsi="Times New Roman" w:cs="Times New Roman"/>
          <w:b/>
          <w:bCs/>
          <w:sz w:val="32"/>
          <w:szCs w:val="32"/>
        </w:rPr>
        <w:t>Your travel partner in progress.</w:t>
      </w:r>
    </w:p>
    <w:p w14:paraId="460ED8F7" w14:textId="77777777" w:rsidR="00996B55" w:rsidRPr="00113134" w:rsidRDefault="00996B55" w:rsidP="00996B55">
      <w:pPr>
        <w:rPr>
          <w:rFonts w:ascii="Times New Roman" w:hAnsi="Times New Roman" w:cs="Times New Roman"/>
          <w:b/>
          <w:bCs/>
          <w:sz w:val="32"/>
          <w:szCs w:val="32"/>
        </w:rPr>
      </w:pPr>
    </w:p>
    <w:p w14:paraId="05FDF142" w14:textId="77777777" w:rsidR="00996B55" w:rsidRPr="00113134" w:rsidRDefault="00996B55" w:rsidP="00996B55">
      <w:pPr>
        <w:rPr>
          <w:rFonts w:ascii="Times New Roman" w:hAnsi="Times New Roman" w:cs="Times New Roman"/>
          <w:b/>
          <w:bCs/>
          <w:sz w:val="24"/>
          <w:szCs w:val="24"/>
        </w:rPr>
      </w:pPr>
    </w:p>
    <w:p w14:paraId="7CAB8CA4" w14:textId="77777777" w:rsidR="00996B55" w:rsidRPr="00113134" w:rsidRDefault="00996B55" w:rsidP="00996B55">
      <w:pPr>
        <w:jc w:val="center"/>
        <w:rPr>
          <w:rFonts w:ascii="Times New Roman" w:hAnsi="Times New Roman" w:cs="Times New Roman"/>
          <w:b/>
          <w:bCs/>
          <w:sz w:val="24"/>
          <w:szCs w:val="24"/>
        </w:rPr>
      </w:pPr>
      <w:r w:rsidRPr="00113134">
        <w:rPr>
          <w:rFonts w:ascii="Times New Roman" w:hAnsi="Times New Roman" w:cs="Times New Roman"/>
          <w:b/>
          <w:bCs/>
          <w:sz w:val="24"/>
          <w:szCs w:val="24"/>
        </w:rPr>
        <w:t>NAMES OF THE STUDENTS</w:t>
      </w:r>
    </w:p>
    <w:p w14:paraId="5A156E4C" w14:textId="6A218BAA" w:rsidR="00996B55" w:rsidRPr="00113134" w:rsidRDefault="00996B55" w:rsidP="00996B55">
      <w:pPr>
        <w:pStyle w:val="ListParagraph"/>
        <w:jc w:val="center"/>
        <w:rPr>
          <w:rFonts w:ascii="Times New Roman" w:hAnsi="Times New Roman" w:cs="Times New Roman"/>
          <w:i/>
          <w:iCs/>
          <w:sz w:val="24"/>
          <w:szCs w:val="24"/>
        </w:rPr>
      </w:pPr>
      <w:r w:rsidRPr="00113134">
        <w:rPr>
          <w:rFonts w:ascii="Times New Roman" w:hAnsi="Times New Roman" w:cs="Times New Roman"/>
          <w:i/>
          <w:iCs/>
          <w:sz w:val="24"/>
          <w:szCs w:val="24"/>
        </w:rPr>
        <w:t>M F M Ziyan</w:t>
      </w:r>
    </w:p>
    <w:p w14:paraId="45077F46" w14:textId="6D6EB60A" w:rsidR="00996B55" w:rsidRPr="00113134" w:rsidRDefault="00996B55" w:rsidP="00996B55">
      <w:pPr>
        <w:pStyle w:val="ListParagraph"/>
        <w:jc w:val="center"/>
        <w:rPr>
          <w:rFonts w:ascii="Times New Roman" w:hAnsi="Times New Roman" w:cs="Times New Roman"/>
          <w:i/>
          <w:iCs/>
          <w:sz w:val="24"/>
          <w:szCs w:val="24"/>
        </w:rPr>
      </w:pPr>
      <w:r w:rsidRPr="00113134">
        <w:rPr>
          <w:rFonts w:ascii="Times New Roman" w:hAnsi="Times New Roman" w:cs="Times New Roman"/>
          <w:i/>
          <w:iCs/>
          <w:sz w:val="24"/>
          <w:szCs w:val="24"/>
        </w:rPr>
        <w:t xml:space="preserve">E W P </w:t>
      </w:r>
      <w:proofErr w:type="spellStart"/>
      <w:r w:rsidRPr="00113134">
        <w:rPr>
          <w:rFonts w:ascii="Times New Roman" w:hAnsi="Times New Roman" w:cs="Times New Roman"/>
          <w:i/>
          <w:iCs/>
          <w:sz w:val="24"/>
          <w:szCs w:val="24"/>
        </w:rPr>
        <w:t>Kalindu</w:t>
      </w:r>
      <w:proofErr w:type="spellEnd"/>
      <w:r w:rsidRPr="00113134">
        <w:rPr>
          <w:rFonts w:ascii="Times New Roman" w:hAnsi="Times New Roman" w:cs="Times New Roman"/>
          <w:i/>
          <w:iCs/>
          <w:sz w:val="24"/>
          <w:szCs w:val="24"/>
        </w:rPr>
        <w:t xml:space="preserve"> </w:t>
      </w:r>
      <w:proofErr w:type="spellStart"/>
      <w:r w:rsidRPr="00113134">
        <w:rPr>
          <w:rFonts w:ascii="Times New Roman" w:hAnsi="Times New Roman" w:cs="Times New Roman"/>
          <w:i/>
          <w:iCs/>
          <w:sz w:val="24"/>
          <w:szCs w:val="24"/>
        </w:rPr>
        <w:t>Nimsara</w:t>
      </w:r>
      <w:proofErr w:type="spellEnd"/>
    </w:p>
    <w:p w14:paraId="5DFF6215" w14:textId="77777777" w:rsidR="00996B55" w:rsidRPr="00113134" w:rsidRDefault="00996B55" w:rsidP="00996B55">
      <w:pPr>
        <w:pStyle w:val="ListParagraph"/>
        <w:jc w:val="center"/>
        <w:rPr>
          <w:rFonts w:ascii="Times New Roman" w:hAnsi="Times New Roman" w:cs="Times New Roman"/>
          <w:i/>
          <w:iCs/>
          <w:sz w:val="24"/>
          <w:szCs w:val="24"/>
        </w:rPr>
      </w:pPr>
      <w:r w:rsidRPr="00113134">
        <w:rPr>
          <w:rFonts w:ascii="Times New Roman" w:hAnsi="Times New Roman" w:cs="Times New Roman"/>
          <w:i/>
          <w:iCs/>
          <w:sz w:val="24"/>
          <w:szCs w:val="24"/>
        </w:rPr>
        <w:t xml:space="preserve">T D </w:t>
      </w:r>
      <w:proofErr w:type="spellStart"/>
      <w:r w:rsidRPr="00113134">
        <w:rPr>
          <w:rFonts w:ascii="Times New Roman" w:hAnsi="Times New Roman" w:cs="Times New Roman"/>
          <w:i/>
          <w:iCs/>
          <w:sz w:val="24"/>
          <w:szCs w:val="24"/>
        </w:rPr>
        <w:t>Sithmi</w:t>
      </w:r>
      <w:proofErr w:type="spellEnd"/>
      <w:r w:rsidRPr="00113134">
        <w:rPr>
          <w:rFonts w:ascii="Times New Roman" w:hAnsi="Times New Roman" w:cs="Times New Roman"/>
          <w:i/>
          <w:iCs/>
          <w:sz w:val="24"/>
          <w:szCs w:val="24"/>
        </w:rPr>
        <w:t xml:space="preserve"> </w:t>
      </w:r>
      <w:proofErr w:type="spellStart"/>
      <w:r w:rsidRPr="00113134">
        <w:rPr>
          <w:rFonts w:ascii="Times New Roman" w:hAnsi="Times New Roman" w:cs="Times New Roman"/>
          <w:i/>
          <w:iCs/>
          <w:sz w:val="24"/>
          <w:szCs w:val="24"/>
        </w:rPr>
        <w:t>Uththarsha</w:t>
      </w:r>
      <w:proofErr w:type="spellEnd"/>
    </w:p>
    <w:p w14:paraId="2AF0C1C5" w14:textId="7427BEDB" w:rsidR="00996B55" w:rsidRPr="00113134" w:rsidRDefault="00996B55" w:rsidP="00996B55">
      <w:pPr>
        <w:pStyle w:val="ListParagraph"/>
        <w:jc w:val="center"/>
        <w:rPr>
          <w:rFonts w:ascii="Times New Roman" w:hAnsi="Times New Roman" w:cs="Times New Roman"/>
          <w:i/>
          <w:iCs/>
          <w:sz w:val="24"/>
          <w:szCs w:val="24"/>
        </w:rPr>
      </w:pPr>
      <w:r w:rsidRPr="00113134">
        <w:rPr>
          <w:rFonts w:ascii="Times New Roman" w:hAnsi="Times New Roman" w:cs="Times New Roman"/>
          <w:i/>
          <w:iCs/>
          <w:sz w:val="24"/>
          <w:szCs w:val="24"/>
        </w:rPr>
        <w:t>I Hiruni Sassrika Wijerathna</w:t>
      </w:r>
    </w:p>
    <w:p w14:paraId="5B397AFF" w14:textId="65DB15DB" w:rsidR="00996B55" w:rsidRPr="00113134" w:rsidRDefault="00996B55" w:rsidP="00996B55">
      <w:pPr>
        <w:pStyle w:val="ListParagraph"/>
        <w:jc w:val="center"/>
        <w:rPr>
          <w:rFonts w:ascii="Times New Roman" w:hAnsi="Times New Roman" w:cs="Times New Roman"/>
          <w:i/>
          <w:iCs/>
          <w:sz w:val="24"/>
          <w:szCs w:val="24"/>
        </w:rPr>
      </w:pPr>
      <w:r w:rsidRPr="00113134">
        <w:rPr>
          <w:rFonts w:ascii="Times New Roman" w:hAnsi="Times New Roman" w:cs="Times New Roman"/>
          <w:i/>
          <w:iCs/>
          <w:sz w:val="24"/>
          <w:szCs w:val="24"/>
        </w:rPr>
        <w:t>A.G Roshini Hansika Bandara</w:t>
      </w:r>
    </w:p>
    <w:p w14:paraId="0784D8B4" w14:textId="77777777" w:rsidR="00996B55" w:rsidRPr="00113134" w:rsidRDefault="00996B55" w:rsidP="00996B55">
      <w:pPr>
        <w:rPr>
          <w:rFonts w:ascii="Times New Roman" w:hAnsi="Times New Roman" w:cs="Times New Roman"/>
          <w:i/>
          <w:iCs/>
          <w:sz w:val="24"/>
          <w:szCs w:val="24"/>
        </w:rPr>
      </w:pPr>
    </w:p>
    <w:p w14:paraId="71465EE2" w14:textId="2D7BDB8E" w:rsidR="00996B55" w:rsidRPr="00113134" w:rsidRDefault="00996B55" w:rsidP="00996B55">
      <w:pPr>
        <w:jc w:val="center"/>
        <w:rPr>
          <w:rFonts w:ascii="Times New Roman" w:hAnsi="Times New Roman" w:cs="Times New Roman"/>
          <w:b/>
          <w:bCs/>
          <w:sz w:val="32"/>
          <w:szCs w:val="32"/>
        </w:rPr>
      </w:pPr>
      <w:r w:rsidRPr="00113134">
        <w:rPr>
          <w:rFonts w:ascii="Times New Roman" w:hAnsi="Times New Roman" w:cs="Times New Roman"/>
          <w:b/>
          <w:bCs/>
          <w:sz w:val="32"/>
          <w:szCs w:val="32"/>
        </w:rPr>
        <w:t>GROUP  02</w:t>
      </w:r>
    </w:p>
    <w:p w14:paraId="33B2E669" w14:textId="77777777" w:rsidR="00996B55" w:rsidRPr="00113134" w:rsidRDefault="00996B55" w:rsidP="00996B55">
      <w:pPr>
        <w:rPr>
          <w:rFonts w:ascii="Times New Roman" w:hAnsi="Times New Roman" w:cs="Times New Roman"/>
          <w:b/>
          <w:bCs/>
          <w:sz w:val="32"/>
          <w:szCs w:val="32"/>
        </w:rPr>
      </w:pPr>
    </w:p>
    <w:p w14:paraId="713E099B" w14:textId="77777777" w:rsidR="00996B55" w:rsidRPr="00113134" w:rsidRDefault="00996B55" w:rsidP="00996B55">
      <w:pPr>
        <w:jc w:val="center"/>
        <w:rPr>
          <w:rFonts w:ascii="Times New Roman" w:hAnsi="Times New Roman" w:cs="Times New Roman"/>
          <w:b/>
          <w:bCs/>
          <w:sz w:val="28"/>
          <w:szCs w:val="28"/>
        </w:rPr>
      </w:pPr>
      <w:r w:rsidRPr="00113134">
        <w:rPr>
          <w:rFonts w:ascii="Times New Roman" w:hAnsi="Times New Roman" w:cs="Times New Roman"/>
          <w:b/>
          <w:bCs/>
          <w:sz w:val="28"/>
          <w:szCs w:val="28"/>
        </w:rPr>
        <w:t>A PROJECT SUBMITTED TO</w:t>
      </w:r>
    </w:p>
    <w:p w14:paraId="740379BD" w14:textId="77777777" w:rsidR="00996B55" w:rsidRPr="00113134" w:rsidRDefault="00996B55" w:rsidP="00996B55">
      <w:pPr>
        <w:jc w:val="center"/>
        <w:rPr>
          <w:rFonts w:ascii="Times New Roman" w:hAnsi="Times New Roman" w:cs="Times New Roman"/>
          <w:b/>
          <w:bCs/>
          <w:sz w:val="28"/>
          <w:szCs w:val="28"/>
        </w:rPr>
      </w:pPr>
      <w:r w:rsidRPr="00113134">
        <w:rPr>
          <w:rFonts w:ascii="Times New Roman" w:hAnsi="Times New Roman" w:cs="Times New Roman"/>
          <w:b/>
          <w:bCs/>
          <w:sz w:val="28"/>
          <w:szCs w:val="28"/>
        </w:rPr>
        <w:t>INTERNATIONAL COLLEGE OF BUSINESS AND TECHNOLOGY (ICBT)</w:t>
      </w:r>
    </w:p>
    <w:p w14:paraId="4462405F" w14:textId="77777777" w:rsidR="00996B55" w:rsidRPr="00113134" w:rsidRDefault="00996B55" w:rsidP="00996B55">
      <w:pPr>
        <w:jc w:val="center"/>
        <w:rPr>
          <w:rFonts w:ascii="Times New Roman" w:hAnsi="Times New Roman" w:cs="Times New Roman"/>
          <w:b/>
          <w:bCs/>
          <w:sz w:val="28"/>
          <w:szCs w:val="28"/>
        </w:rPr>
      </w:pPr>
      <w:r w:rsidRPr="00113134">
        <w:rPr>
          <w:rFonts w:ascii="Times New Roman" w:hAnsi="Times New Roman" w:cs="Times New Roman"/>
          <w:b/>
          <w:bCs/>
          <w:sz w:val="28"/>
          <w:szCs w:val="28"/>
        </w:rPr>
        <w:t>IN PARTIAL FULFILLMENT OF THE REQUIREMENTS</w:t>
      </w:r>
    </w:p>
    <w:p w14:paraId="084C47F8" w14:textId="0E7A2C4A" w:rsidR="00996B55" w:rsidRPr="00113134" w:rsidRDefault="00996B55" w:rsidP="00996B55">
      <w:pPr>
        <w:jc w:val="center"/>
        <w:rPr>
          <w:rFonts w:ascii="Times New Roman" w:hAnsi="Times New Roman" w:cs="Times New Roman"/>
          <w:b/>
          <w:bCs/>
          <w:sz w:val="28"/>
          <w:szCs w:val="28"/>
        </w:rPr>
      </w:pPr>
      <w:r w:rsidRPr="00113134">
        <w:rPr>
          <w:rFonts w:ascii="Times New Roman" w:hAnsi="Times New Roman" w:cs="Times New Roman"/>
          <w:b/>
          <w:bCs/>
          <w:sz w:val="28"/>
          <w:szCs w:val="28"/>
        </w:rPr>
        <w:t>FOR THE</w:t>
      </w:r>
    </w:p>
    <w:p w14:paraId="7171A532" w14:textId="0001BD85" w:rsidR="00996B55" w:rsidRPr="00113134" w:rsidRDefault="00996B55" w:rsidP="00996B55">
      <w:pPr>
        <w:jc w:val="center"/>
        <w:rPr>
          <w:rFonts w:ascii="Times New Roman" w:hAnsi="Times New Roman" w:cs="Times New Roman"/>
          <w:b/>
          <w:bCs/>
          <w:sz w:val="28"/>
          <w:szCs w:val="28"/>
        </w:rPr>
      </w:pPr>
      <w:r w:rsidRPr="00113134">
        <w:rPr>
          <w:rFonts w:ascii="Times New Roman" w:hAnsi="Times New Roman" w:cs="Times New Roman"/>
          <w:b/>
          <w:bCs/>
          <w:sz w:val="28"/>
          <w:szCs w:val="28"/>
        </w:rPr>
        <w:t>HD in Computing and Software Engineering</w:t>
      </w:r>
    </w:p>
    <w:p w14:paraId="0E131481" w14:textId="77777777" w:rsidR="00996B55" w:rsidRPr="00113134" w:rsidRDefault="00996B55" w:rsidP="00996B55">
      <w:pPr>
        <w:rPr>
          <w:rFonts w:ascii="Times New Roman" w:hAnsi="Times New Roman" w:cs="Times New Roman"/>
          <w:b/>
          <w:bCs/>
          <w:sz w:val="32"/>
          <w:szCs w:val="32"/>
        </w:rPr>
      </w:pPr>
    </w:p>
    <w:p w14:paraId="0D065D34" w14:textId="77777777" w:rsidR="00996B55" w:rsidRPr="00113134" w:rsidRDefault="00996B55" w:rsidP="00996B55">
      <w:pPr>
        <w:rPr>
          <w:rFonts w:ascii="Times New Roman" w:hAnsi="Times New Roman" w:cs="Times New Roman"/>
          <w:b/>
          <w:bCs/>
          <w:sz w:val="32"/>
          <w:szCs w:val="32"/>
        </w:rPr>
      </w:pPr>
    </w:p>
    <w:p w14:paraId="62E99A52" w14:textId="4866DFF3" w:rsidR="00996B55" w:rsidRPr="00113134" w:rsidRDefault="00996B55" w:rsidP="00996B55">
      <w:pPr>
        <w:jc w:val="center"/>
        <w:rPr>
          <w:rFonts w:ascii="Times New Roman" w:hAnsi="Times New Roman" w:cs="Times New Roman"/>
          <w:b/>
          <w:bCs/>
          <w:sz w:val="24"/>
          <w:szCs w:val="24"/>
        </w:rPr>
      </w:pPr>
      <w:r w:rsidRPr="00113134">
        <w:rPr>
          <w:rFonts w:ascii="Times New Roman" w:hAnsi="Times New Roman" w:cs="Times New Roman"/>
          <w:b/>
          <w:bCs/>
          <w:sz w:val="24"/>
          <w:szCs w:val="24"/>
        </w:rPr>
        <w:t>January 202</w:t>
      </w:r>
      <w:r w:rsidR="00022FFD" w:rsidRPr="00113134">
        <w:rPr>
          <w:rFonts w:ascii="Times New Roman" w:hAnsi="Times New Roman" w:cs="Times New Roman"/>
          <w:b/>
          <w:bCs/>
          <w:sz w:val="24"/>
          <w:szCs w:val="24"/>
        </w:rPr>
        <w:t>5</w:t>
      </w:r>
    </w:p>
    <w:p w14:paraId="38AAE416" w14:textId="77777777" w:rsidR="00996B55" w:rsidRPr="00113134" w:rsidRDefault="00996B55" w:rsidP="00996B55">
      <w:pPr>
        <w:rPr>
          <w:rFonts w:ascii="Times New Roman" w:hAnsi="Times New Roman" w:cs="Times New Roman"/>
          <w:b/>
          <w:bCs/>
          <w:sz w:val="32"/>
          <w:szCs w:val="32"/>
        </w:rPr>
      </w:pPr>
    </w:p>
    <w:p w14:paraId="6B9158FF" w14:textId="77777777" w:rsidR="00996B55" w:rsidRPr="00113134" w:rsidRDefault="00996B55" w:rsidP="00996B55">
      <w:pPr>
        <w:rPr>
          <w:rFonts w:ascii="Times New Roman" w:hAnsi="Times New Roman" w:cs="Times New Roman"/>
          <w:b/>
          <w:bCs/>
          <w:sz w:val="32"/>
          <w:szCs w:val="32"/>
        </w:rPr>
      </w:pPr>
    </w:p>
    <w:p w14:paraId="01A84271" w14:textId="77777777" w:rsidR="00996B55" w:rsidRPr="00113134" w:rsidRDefault="00996B55" w:rsidP="00996B55">
      <w:pPr>
        <w:rPr>
          <w:rFonts w:ascii="Times New Roman" w:hAnsi="Times New Roman" w:cs="Times New Roman"/>
          <w:b/>
          <w:bCs/>
          <w:sz w:val="32"/>
          <w:szCs w:val="32"/>
        </w:rPr>
      </w:pPr>
    </w:p>
    <w:p w14:paraId="209B43A3" w14:textId="77777777" w:rsidR="00996B55" w:rsidRPr="00113134" w:rsidRDefault="00996B55" w:rsidP="00996B55">
      <w:pPr>
        <w:rPr>
          <w:rFonts w:ascii="Times New Roman" w:hAnsi="Times New Roman" w:cs="Times New Roman"/>
          <w:b/>
          <w:bCs/>
          <w:sz w:val="32"/>
          <w:szCs w:val="32"/>
        </w:rPr>
      </w:pPr>
    </w:p>
    <w:p w14:paraId="363C0F70" w14:textId="77777777" w:rsidR="00996B55" w:rsidRPr="00113134" w:rsidRDefault="00996B55" w:rsidP="00996B55">
      <w:pPr>
        <w:rPr>
          <w:rFonts w:ascii="Times New Roman" w:hAnsi="Times New Roman" w:cs="Times New Roman"/>
          <w:b/>
          <w:bCs/>
          <w:sz w:val="32"/>
          <w:szCs w:val="32"/>
        </w:rPr>
      </w:pPr>
    </w:p>
    <w:p w14:paraId="3AC00965" w14:textId="7F7E958C" w:rsidR="00990097" w:rsidRPr="00113134" w:rsidRDefault="00EC596E" w:rsidP="00996B55">
      <w:pPr>
        <w:rPr>
          <w:rFonts w:ascii="Times New Roman" w:hAnsi="Times New Roman" w:cs="Times New Roman"/>
          <w:b/>
          <w:bCs/>
          <w:sz w:val="32"/>
          <w:szCs w:val="32"/>
        </w:rPr>
      </w:pP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00990097" w:rsidRPr="00113134">
        <w:rPr>
          <w:rFonts w:ascii="Times New Roman" w:hAnsi="Times New Roman" w:cs="Times New Roman"/>
          <w:b/>
          <w:bCs/>
          <w:sz w:val="32"/>
          <w:szCs w:val="32"/>
        </w:rPr>
        <w:t>ACKNOWLEDGMENT</w:t>
      </w:r>
    </w:p>
    <w:p w14:paraId="13A81C74" w14:textId="77777777" w:rsidR="00A3627D" w:rsidRPr="00113134" w:rsidRDefault="00C82419" w:rsidP="00A3627D">
      <w:pPr>
        <w:pStyle w:val="NormalWeb"/>
      </w:pPr>
      <w:r w:rsidRPr="00113134">
        <w:rPr>
          <w:b/>
          <w:bCs/>
          <w:sz w:val="32"/>
          <w:szCs w:val="32"/>
        </w:rPr>
        <w:br/>
      </w:r>
      <w:r w:rsidR="00A3627D" w:rsidRPr="00113134">
        <w:t>We would like to express our deepest gratitude to everyone who played a significant role in the successful completion of our Pathfinder.lk assignment. This endeavor has been an inspiring journey, and we are truly grateful for the support and guidance we received throughout the process.</w:t>
      </w:r>
    </w:p>
    <w:p w14:paraId="33583CBF" w14:textId="77777777" w:rsidR="00A3627D" w:rsidRPr="00113134" w:rsidRDefault="00A3627D" w:rsidP="00A3627D">
      <w:pPr>
        <w:pStyle w:val="NormalWeb"/>
      </w:pPr>
      <w:r w:rsidRPr="00113134">
        <w:t>First and foremost, we extend our heartfelt thanks to our esteemed lecturers, whose continuous support, constructive feedback, and valuable insights were instrumental in guiding us during this assignment. Their expertise and encouragement greatly enriched our work and learning experience.</w:t>
      </w:r>
    </w:p>
    <w:p w14:paraId="5B1F447A" w14:textId="77777777" w:rsidR="00A3627D" w:rsidRPr="00113134" w:rsidRDefault="00A3627D" w:rsidP="00A3627D">
      <w:pPr>
        <w:pStyle w:val="NormalWeb"/>
      </w:pPr>
      <w:r w:rsidRPr="00113134">
        <w:t>We also express our sincere appreciation to our seniors and the authors of research papers and similar sources whose contributions served as key references in shaping this project. Their work and shared experiences provided us with the knowledge and perspective needed to address the challenges involved.</w:t>
      </w:r>
    </w:p>
    <w:p w14:paraId="5992D509" w14:textId="77777777" w:rsidR="00A3627D" w:rsidRPr="00113134" w:rsidRDefault="00A3627D" w:rsidP="00A3627D">
      <w:pPr>
        <w:pStyle w:val="NormalWeb"/>
      </w:pPr>
      <w:r w:rsidRPr="00113134">
        <w:t>A special mention goes to our team members, whose dedication, collaboration, and hard work turned this assignment into a shared success. Each member’s unique contributions and tireless efforts played a vital role in achieving our objectives.</w:t>
      </w:r>
    </w:p>
    <w:p w14:paraId="71039681" w14:textId="77777777" w:rsidR="00A3627D" w:rsidRPr="00113134" w:rsidRDefault="00A3627D" w:rsidP="00A3627D">
      <w:pPr>
        <w:pStyle w:val="NormalWeb"/>
      </w:pPr>
      <w:r w:rsidRPr="00113134">
        <w:t>We are equally thankful to our parents and loved ones for their unwavering support and understanding during the demanding phases of this project. Their encouragement and patience gave us the strength to stay focused and determined.</w:t>
      </w:r>
    </w:p>
    <w:p w14:paraId="31B1C3B5" w14:textId="77777777" w:rsidR="00A3627D" w:rsidRPr="00113134" w:rsidRDefault="00A3627D" w:rsidP="0075368D">
      <w:pPr>
        <w:pStyle w:val="NormalWeb"/>
      </w:pPr>
      <w:r w:rsidRPr="00113134">
        <w:t>Lastly, we extend our gratitude to everyone who supported us, directly or indirectly, in completing this assignment. Your assistance and belief in our mission have been invaluable, and we are deeply grateful for your contributions.</w:t>
      </w:r>
    </w:p>
    <w:p w14:paraId="0BADBF83" w14:textId="77777777" w:rsidR="00A3627D" w:rsidRPr="00113134" w:rsidRDefault="00A3627D" w:rsidP="00A3627D">
      <w:pPr>
        <w:pStyle w:val="NormalWeb"/>
      </w:pPr>
      <w:r w:rsidRPr="00113134">
        <w:t>Thank you all for being an integral part of this journey.</w:t>
      </w:r>
    </w:p>
    <w:bookmarkEnd w:id="0"/>
    <w:p w14:paraId="093FBBDE" w14:textId="77777777" w:rsidR="00A3627D" w:rsidRPr="00113134" w:rsidRDefault="00A3627D" w:rsidP="00A3627D">
      <w:pPr>
        <w:pStyle w:val="NormalWeb"/>
      </w:pPr>
    </w:p>
    <w:p w14:paraId="23965DD3" w14:textId="77777777" w:rsidR="00A3627D" w:rsidRPr="00113134" w:rsidRDefault="00A3627D" w:rsidP="00A3627D">
      <w:pPr>
        <w:pStyle w:val="NormalWeb"/>
      </w:pPr>
    </w:p>
    <w:p w14:paraId="39A1F56B" w14:textId="77777777" w:rsidR="00375C2F" w:rsidRPr="00113134" w:rsidRDefault="00375C2F" w:rsidP="00A3627D">
      <w:pPr>
        <w:pStyle w:val="NormalWeb"/>
      </w:pPr>
    </w:p>
    <w:p w14:paraId="174B6B07" w14:textId="77777777" w:rsidR="00C95810" w:rsidRPr="00113134" w:rsidRDefault="00C95810" w:rsidP="00A3627D">
      <w:pPr>
        <w:pStyle w:val="NormalWeb"/>
      </w:pPr>
    </w:p>
    <w:p w14:paraId="047FF9D1" w14:textId="77777777" w:rsidR="00C95810" w:rsidRPr="00113134" w:rsidRDefault="00C95810" w:rsidP="00A3627D">
      <w:pPr>
        <w:pStyle w:val="NormalWeb"/>
      </w:pPr>
    </w:p>
    <w:bookmarkStart w:id="1" w:name="_Toc190468652" w:displacedByCustomXml="next"/>
    <w:sdt>
      <w:sdtPr>
        <w:rPr>
          <w:rFonts w:ascii="Times New Roman" w:eastAsiaTheme="minorHAnsi" w:hAnsi="Times New Roman" w:cs="Times New Roman"/>
          <w:color w:val="auto"/>
          <w:sz w:val="22"/>
          <w:szCs w:val="22"/>
        </w:rPr>
        <w:id w:val="1509491370"/>
        <w:docPartObj>
          <w:docPartGallery w:val="Table of Contents"/>
          <w:docPartUnique/>
        </w:docPartObj>
      </w:sdtPr>
      <w:sdtEndPr>
        <w:rPr>
          <w:b/>
          <w:bCs/>
          <w:noProof/>
        </w:rPr>
      </w:sdtEndPr>
      <w:sdtContent>
        <w:p w14:paraId="7F1BD028" w14:textId="7C9FA365" w:rsidR="00801CC5" w:rsidRPr="00113134" w:rsidRDefault="00801CC5">
          <w:pPr>
            <w:pStyle w:val="TOCHeading"/>
            <w:rPr>
              <w:rFonts w:ascii="Times New Roman" w:hAnsi="Times New Roman" w:cs="Times New Roman"/>
            </w:rPr>
          </w:pPr>
          <w:r w:rsidRPr="00113134">
            <w:rPr>
              <w:rFonts w:ascii="Times New Roman" w:hAnsi="Times New Roman" w:cs="Times New Roman"/>
            </w:rPr>
            <w:t>Contents</w:t>
          </w:r>
          <w:r w:rsidR="00264282" w:rsidRPr="00113134">
            <w:rPr>
              <w:rFonts w:ascii="Times New Roman" w:hAnsi="Times New Roman" w:cs="Times New Roman"/>
            </w:rPr>
            <w:br/>
          </w:r>
        </w:p>
        <w:p w14:paraId="2C1CCFF8" w14:textId="4ECFBDE2" w:rsidR="00801CC5" w:rsidRPr="00113134" w:rsidRDefault="00801CC5">
          <w:pPr>
            <w:pStyle w:val="TOC1"/>
            <w:rPr>
              <w:b w:val="0"/>
              <w:bCs w:val="0"/>
              <w:kern w:val="2"/>
              <w:sz w:val="24"/>
              <w:szCs w:val="24"/>
              <w14:ligatures w14:val="standardContextual"/>
            </w:rPr>
          </w:pPr>
          <w:r w:rsidRPr="00113134">
            <w:fldChar w:fldCharType="begin"/>
          </w:r>
          <w:r w:rsidRPr="00113134">
            <w:instrText xml:space="preserve"> TOC \o "1-3" \h \z \u </w:instrText>
          </w:r>
          <w:r w:rsidRPr="00113134">
            <w:fldChar w:fldCharType="separate"/>
          </w:r>
          <w:hyperlink w:anchor="_Toc193366885" w:history="1">
            <w:r w:rsidRPr="00113134">
              <w:rPr>
                <w:rStyle w:val="Hyperlink"/>
              </w:rPr>
              <w:t>CHAPTER 01</w:t>
            </w:r>
            <w:r w:rsidRPr="00113134">
              <w:rPr>
                <w:webHidden/>
              </w:rPr>
              <w:tab/>
            </w:r>
            <w:r w:rsidRPr="00113134">
              <w:rPr>
                <w:webHidden/>
              </w:rPr>
              <w:fldChar w:fldCharType="begin"/>
            </w:r>
            <w:r w:rsidRPr="00113134">
              <w:rPr>
                <w:webHidden/>
              </w:rPr>
              <w:instrText xml:space="preserve"> PAGEREF _Toc193366885 \h </w:instrText>
            </w:r>
            <w:r w:rsidRPr="00113134">
              <w:rPr>
                <w:webHidden/>
              </w:rPr>
            </w:r>
            <w:r w:rsidRPr="00113134">
              <w:rPr>
                <w:webHidden/>
              </w:rPr>
              <w:fldChar w:fldCharType="separate"/>
            </w:r>
            <w:r w:rsidRPr="00113134">
              <w:rPr>
                <w:webHidden/>
              </w:rPr>
              <w:t>5</w:t>
            </w:r>
            <w:r w:rsidRPr="00113134">
              <w:rPr>
                <w:webHidden/>
              </w:rPr>
              <w:fldChar w:fldCharType="end"/>
            </w:r>
          </w:hyperlink>
        </w:p>
        <w:p w14:paraId="68632E8A" w14:textId="0895BA02" w:rsidR="00801CC5" w:rsidRPr="00113134" w:rsidRDefault="00801CC5">
          <w:pPr>
            <w:pStyle w:val="TOC2"/>
            <w:rPr>
              <w:rFonts w:eastAsiaTheme="minorEastAsia"/>
              <w:b w:val="0"/>
              <w:bCs w:val="0"/>
              <w:kern w:val="2"/>
              <w:sz w:val="24"/>
              <w:szCs w:val="24"/>
              <w14:ligatures w14:val="standardContextual"/>
            </w:rPr>
          </w:pPr>
          <w:hyperlink w:anchor="_Toc193366886" w:history="1">
            <w:r w:rsidRPr="00113134">
              <w:rPr>
                <w:rStyle w:val="Hyperlink"/>
                <w:rFonts w:eastAsiaTheme="majorEastAsia"/>
              </w:rPr>
              <w:t>1.1 INTRODUCTION</w:t>
            </w:r>
            <w:r w:rsidRPr="00113134">
              <w:rPr>
                <w:webHidden/>
              </w:rPr>
              <w:tab/>
            </w:r>
            <w:r w:rsidRPr="00113134">
              <w:rPr>
                <w:webHidden/>
              </w:rPr>
              <w:fldChar w:fldCharType="begin"/>
            </w:r>
            <w:r w:rsidRPr="00113134">
              <w:rPr>
                <w:webHidden/>
              </w:rPr>
              <w:instrText xml:space="preserve"> PAGEREF _Toc193366886 \h </w:instrText>
            </w:r>
            <w:r w:rsidRPr="00113134">
              <w:rPr>
                <w:webHidden/>
              </w:rPr>
            </w:r>
            <w:r w:rsidRPr="00113134">
              <w:rPr>
                <w:webHidden/>
              </w:rPr>
              <w:fldChar w:fldCharType="separate"/>
            </w:r>
            <w:r w:rsidRPr="00113134">
              <w:rPr>
                <w:webHidden/>
              </w:rPr>
              <w:t>5</w:t>
            </w:r>
            <w:r w:rsidRPr="00113134">
              <w:rPr>
                <w:webHidden/>
              </w:rPr>
              <w:fldChar w:fldCharType="end"/>
            </w:r>
          </w:hyperlink>
        </w:p>
        <w:p w14:paraId="3FFD4EFB" w14:textId="0E574D43" w:rsidR="00801CC5" w:rsidRPr="00113134" w:rsidRDefault="00801CC5">
          <w:pPr>
            <w:pStyle w:val="TOC2"/>
            <w:rPr>
              <w:rFonts w:eastAsiaTheme="minorEastAsia"/>
              <w:b w:val="0"/>
              <w:bCs w:val="0"/>
              <w:kern w:val="2"/>
              <w:sz w:val="24"/>
              <w:szCs w:val="24"/>
              <w14:ligatures w14:val="standardContextual"/>
            </w:rPr>
          </w:pPr>
          <w:hyperlink w:anchor="_Toc193366887" w:history="1">
            <w:r w:rsidRPr="00113134">
              <w:rPr>
                <w:rStyle w:val="Hyperlink"/>
                <w:rFonts w:eastAsiaTheme="majorEastAsia"/>
              </w:rPr>
              <w:t>1.2 PROBLEM STATEMENT</w:t>
            </w:r>
            <w:r w:rsidRPr="00113134">
              <w:rPr>
                <w:webHidden/>
              </w:rPr>
              <w:tab/>
            </w:r>
            <w:r w:rsidRPr="00113134">
              <w:rPr>
                <w:webHidden/>
              </w:rPr>
              <w:fldChar w:fldCharType="begin"/>
            </w:r>
            <w:r w:rsidRPr="00113134">
              <w:rPr>
                <w:webHidden/>
              </w:rPr>
              <w:instrText xml:space="preserve"> PAGEREF _Toc193366887 \h </w:instrText>
            </w:r>
            <w:r w:rsidRPr="00113134">
              <w:rPr>
                <w:webHidden/>
              </w:rPr>
            </w:r>
            <w:r w:rsidRPr="00113134">
              <w:rPr>
                <w:webHidden/>
              </w:rPr>
              <w:fldChar w:fldCharType="separate"/>
            </w:r>
            <w:r w:rsidRPr="00113134">
              <w:rPr>
                <w:webHidden/>
              </w:rPr>
              <w:t>5</w:t>
            </w:r>
            <w:r w:rsidRPr="00113134">
              <w:rPr>
                <w:webHidden/>
              </w:rPr>
              <w:fldChar w:fldCharType="end"/>
            </w:r>
          </w:hyperlink>
        </w:p>
        <w:p w14:paraId="73CBCDC5" w14:textId="3CFD5E2C" w:rsidR="00801CC5" w:rsidRPr="00113134" w:rsidRDefault="00801CC5">
          <w:pPr>
            <w:pStyle w:val="TOC3"/>
            <w:rPr>
              <w:rFonts w:eastAsiaTheme="minorEastAsia"/>
              <w:kern w:val="2"/>
              <w:sz w:val="24"/>
              <w:szCs w:val="24"/>
              <w14:ligatures w14:val="standardContextual"/>
            </w:rPr>
          </w:pPr>
          <w:hyperlink w:anchor="_Toc193366888" w:history="1">
            <w:r w:rsidRPr="00113134">
              <w:rPr>
                <w:rStyle w:val="Hyperlink"/>
                <w:b/>
                <w:bCs/>
              </w:rPr>
              <w:t>Gaps Identified in Travel Planning Platforms and Pathfinder.lk's Solutions</w:t>
            </w:r>
            <w:r w:rsidRPr="00113134">
              <w:rPr>
                <w:webHidden/>
              </w:rPr>
              <w:tab/>
            </w:r>
            <w:r w:rsidRPr="00113134">
              <w:rPr>
                <w:webHidden/>
              </w:rPr>
              <w:fldChar w:fldCharType="begin"/>
            </w:r>
            <w:r w:rsidRPr="00113134">
              <w:rPr>
                <w:webHidden/>
              </w:rPr>
              <w:instrText xml:space="preserve"> PAGEREF _Toc193366888 \h </w:instrText>
            </w:r>
            <w:r w:rsidRPr="00113134">
              <w:rPr>
                <w:webHidden/>
              </w:rPr>
            </w:r>
            <w:r w:rsidRPr="00113134">
              <w:rPr>
                <w:webHidden/>
              </w:rPr>
              <w:fldChar w:fldCharType="separate"/>
            </w:r>
            <w:r w:rsidRPr="00113134">
              <w:rPr>
                <w:webHidden/>
              </w:rPr>
              <w:t>5</w:t>
            </w:r>
            <w:r w:rsidRPr="00113134">
              <w:rPr>
                <w:webHidden/>
              </w:rPr>
              <w:fldChar w:fldCharType="end"/>
            </w:r>
          </w:hyperlink>
        </w:p>
        <w:p w14:paraId="6CA1EF8E" w14:textId="368AEA4B" w:rsidR="00801CC5" w:rsidRPr="00113134" w:rsidRDefault="00801CC5">
          <w:pPr>
            <w:pStyle w:val="TOC3"/>
            <w:tabs>
              <w:tab w:val="left" w:pos="960"/>
            </w:tabs>
            <w:rPr>
              <w:rFonts w:eastAsiaTheme="minorEastAsia"/>
              <w:kern w:val="2"/>
              <w:sz w:val="24"/>
              <w:szCs w:val="24"/>
              <w14:ligatures w14:val="standardContextual"/>
            </w:rPr>
          </w:pPr>
          <w:hyperlink w:anchor="_Toc193366889" w:history="1">
            <w:r w:rsidRPr="00113134">
              <w:rPr>
                <w:rStyle w:val="Hyperlink"/>
                <w:bCs/>
              </w:rPr>
              <w:t></w:t>
            </w:r>
            <w:r w:rsidRPr="00113134">
              <w:rPr>
                <w:rFonts w:eastAsiaTheme="minorEastAsia"/>
                <w:kern w:val="2"/>
                <w:sz w:val="24"/>
                <w:szCs w:val="24"/>
                <w14:ligatures w14:val="standardContextual"/>
              </w:rPr>
              <w:tab/>
            </w:r>
            <w:r w:rsidRPr="00113134">
              <w:rPr>
                <w:rStyle w:val="Hyperlink"/>
                <w:b/>
                <w:bCs/>
              </w:rPr>
              <w:t>The Growing Complexity of Travel Planning</w:t>
            </w:r>
            <w:r w:rsidRPr="00113134">
              <w:rPr>
                <w:webHidden/>
              </w:rPr>
              <w:tab/>
            </w:r>
            <w:r w:rsidRPr="00113134">
              <w:rPr>
                <w:webHidden/>
              </w:rPr>
              <w:fldChar w:fldCharType="begin"/>
            </w:r>
            <w:r w:rsidRPr="00113134">
              <w:rPr>
                <w:webHidden/>
              </w:rPr>
              <w:instrText xml:space="preserve"> PAGEREF _Toc193366889 \h </w:instrText>
            </w:r>
            <w:r w:rsidRPr="00113134">
              <w:rPr>
                <w:webHidden/>
              </w:rPr>
            </w:r>
            <w:r w:rsidRPr="00113134">
              <w:rPr>
                <w:webHidden/>
              </w:rPr>
              <w:fldChar w:fldCharType="separate"/>
            </w:r>
            <w:r w:rsidRPr="00113134">
              <w:rPr>
                <w:webHidden/>
              </w:rPr>
              <w:t>6</w:t>
            </w:r>
            <w:r w:rsidRPr="00113134">
              <w:rPr>
                <w:webHidden/>
              </w:rPr>
              <w:fldChar w:fldCharType="end"/>
            </w:r>
          </w:hyperlink>
        </w:p>
        <w:p w14:paraId="1B70177E" w14:textId="471748D7" w:rsidR="00801CC5" w:rsidRPr="00113134" w:rsidRDefault="00801CC5">
          <w:pPr>
            <w:pStyle w:val="TOC3"/>
            <w:rPr>
              <w:rFonts w:eastAsiaTheme="minorEastAsia"/>
              <w:kern w:val="2"/>
              <w:sz w:val="24"/>
              <w:szCs w:val="24"/>
              <w14:ligatures w14:val="standardContextual"/>
            </w:rPr>
          </w:pPr>
          <w:hyperlink w:anchor="_Toc193366890"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_Toc193366890 \h </w:instrText>
            </w:r>
            <w:r w:rsidRPr="00113134">
              <w:rPr>
                <w:webHidden/>
              </w:rPr>
            </w:r>
            <w:r w:rsidRPr="00113134">
              <w:rPr>
                <w:webHidden/>
              </w:rPr>
              <w:fldChar w:fldCharType="separate"/>
            </w:r>
            <w:r w:rsidRPr="00113134">
              <w:rPr>
                <w:webHidden/>
              </w:rPr>
              <w:t>6</w:t>
            </w:r>
            <w:r w:rsidRPr="00113134">
              <w:rPr>
                <w:webHidden/>
              </w:rPr>
              <w:fldChar w:fldCharType="end"/>
            </w:r>
          </w:hyperlink>
        </w:p>
        <w:p w14:paraId="36420ED2" w14:textId="14EFBF24" w:rsidR="00801CC5" w:rsidRPr="00113134" w:rsidRDefault="00801CC5">
          <w:pPr>
            <w:pStyle w:val="TOC2"/>
            <w:rPr>
              <w:rFonts w:eastAsiaTheme="minorEastAsia"/>
              <w:b w:val="0"/>
              <w:bCs w:val="0"/>
              <w:kern w:val="2"/>
              <w:sz w:val="24"/>
              <w:szCs w:val="24"/>
              <w14:ligatures w14:val="standardContextual"/>
            </w:rPr>
          </w:pPr>
          <w:hyperlink w:anchor="_Toc193366891" w:history="1">
            <w:r w:rsidRPr="00113134">
              <w:rPr>
                <w:rStyle w:val="Hyperlink"/>
                <w:rFonts w:eastAsiaTheme="majorEastAsia"/>
              </w:rPr>
              <w:t>1.3 LITERATURE REVIEW</w:t>
            </w:r>
            <w:r w:rsidRPr="00113134">
              <w:rPr>
                <w:webHidden/>
              </w:rPr>
              <w:tab/>
            </w:r>
            <w:r w:rsidRPr="00113134">
              <w:rPr>
                <w:webHidden/>
              </w:rPr>
              <w:fldChar w:fldCharType="begin"/>
            </w:r>
            <w:r w:rsidRPr="00113134">
              <w:rPr>
                <w:webHidden/>
              </w:rPr>
              <w:instrText xml:space="preserve"> PAGEREF _Toc193366891 \h </w:instrText>
            </w:r>
            <w:r w:rsidRPr="00113134">
              <w:rPr>
                <w:webHidden/>
              </w:rPr>
            </w:r>
            <w:r w:rsidRPr="00113134">
              <w:rPr>
                <w:webHidden/>
              </w:rPr>
              <w:fldChar w:fldCharType="separate"/>
            </w:r>
            <w:r w:rsidRPr="00113134">
              <w:rPr>
                <w:webHidden/>
              </w:rPr>
              <w:t>6</w:t>
            </w:r>
            <w:r w:rsidRPr="00113134">
              <w:rPr>
                <w:webHidden/>
              </w:rPr>
              <w:fldChar w:fldCharType="end"/>
            </w:r>
          </w:hyperlink>
        </w:p>
        <w:p w14:paraId="1F3F6429" w14:textId="5A9BAE95" w:rsidR="00801CC5" w:rsidRPr="00113134" w:rsidRDefault="00801CC5">
          <w:pPr>
            <w:pStyle w:val="TOC3"/>
            <w:rPr>
              <w:rFonts w:eastAsiaTheme="minorEastAsia"/>
              <w:kern w:val="2"/>
              <w:sz w:val="24"/>
              <w:szCs w:val="24"/>
              <w14:ligatures w14:val="standardContextual"/>
            </w:rPr>
          </w:pPr>
          <w:hyperlink w:anchor="_Toc193366892" w:history="1">
            <w:r w:rsidRPr="00113134">
              <w:rPr>
                <w:rStyle w:val="Hyperlink"/>
                <w:rFonts w:eastAsiaTheme="majorEastAsia"/>
              </w:rPr>
              <w:t>1.3.1 Introduction: Overview of the Tourism &amp; Service-Based Business Landscape in Sri Lanka</w:t>
            </w:r>
            <w:r w:rsidRPr="00113134">
              <w:rPr>
                <w:webHidden/>
              </w:rPr>
              <w:tab/>
            </w:r>
            <w:r w:rsidRPr="00113134">
              <w:rPr>
                <w:webHidden/>
              </w:rPr>
              <w:fldChar w:fldCharType="begin"/>
            </w:r>
            <w:r w:rsidRPr="00113134">
              <w:rPr>
                <w:webHidden/>
              </w:rPr>
              <w:instrText xml:space="preserve"> PAGEREF _Toc193366892 \h </w:instrText>
            </w:r>
            <w:r w:rsidRPr="00113134">
              <w:rPr>
                <w:webHidden/>
              </w:rPr>
            </w:r>
            <w:r w:rsidRPr="00113134">
              <w:rPr>
                <w:webHidden/>
              </w:rPr>
              <w:fldChar w:fldCharType="separate"/>
            </w:r>
            <w:r w:rsidRPr="00113134">
              <w:rPr>
                <w:webHidden/>
              </w:rPr>
              <w:t>6</w:t>
            </w:r>
            <w:r w:rsidRPr="00113134">
              <w:rPr>
                <w:webHidden/>
              </w:rPr>
              <w:fldChar w:fldCharType="end"/>
            </w:r>
          </w:hyperlink>
        </w:p>
        <w:p w14:paraId="5DF23283" w14:textId="04421B92" w:rsidR="00801CC5" w:rsidRPr="00113134" w:rsidRDefault="00801CC5">
          <w:pPr>
            <w:pStyle w:val="TOC3"/>
            <w:rPr>
              <w:rFonts w:eastAsiaTheme="minorEastAsia"/>
              <w:kern w:val="2"/>
              <w:sz w:val="24"/>
              <w:szCs w:val="24"/>
              <w14:ligatures w14:val="standardContextual"/>
            </w:rPr>
          </w:pPr>
          <w:hyperlink w:anchor="_Toc193366893" w:history="1">
            <w:r w:rsidRPr="00113134">
              <w:rPr>
                <w:rStyle w:val="Hyperlink"/>
                <w:rFonts w:eastAsiaTheme="majorEastAsia"/>
              </w:rPr>
              <w:t>1.3.2 Sri Lanka’s Tourism Industry: Growth, Trends, and Economic Impact</w:t>
            </w:r>
            <w:r w:rsidRPr="00113134">
              <w:rPr>
                <w:webHidden/>
              </w:rPr>
              <w:tab/>
            </w:r>
            <w:r w:rsidRPr="00113134">
              <w:rPr>
                <w:webHidden/>
              </w:rPr>
              <w:fldChar w:fldCharType="begin"/>
            </w:r>
            <w:r w:rsidRPr="00113134">
              <w:rPr>
                <w:webHidden/>
              </w:rPr>
              <w:instrText xml:space="preserve"> PAGEREF _Toc193366893 \h </w:instrText>
            </w:r>
            <w:r w:rsidRPr="00113134">
              <w:rPr>
                <w:webHidden/>
              </w:rPr>
            </w:r>
            <w:r w:rsidRPr="00113134">
              <w:rPr>
                <w:webHidden/>
              </w:rPr>
              <w:fldChar w:fldCharType="separate"/>
            </w:r>
            <w:r w:rsidRPr="00113134">
              <w:rPr>
                <w:webHidden/>
              </w:rPr>
              <w:t>9</w:t>
            </w:r>
            <w:r w:rsidRPr="00113134">
              <w:rPr>
                <w:webHidden/>
              </w:rPr>
              <w:fldChar w:fldCharType="end"/>
            </w:r>
          </w:hyperlink>
        </w:p>
        <w:p w14:paraId="2F88BF95" w14:textId="7B551B64" w:rsidR="00801CC5" w:rsidRPr="00113134" w:rsidRDefault="00801CC5">
          <w:pPr>
            <w:pStyle w:val="TOC3"/>
            <w:rPr>
              <w:rFonts w:eastAsiaTheme="minorEastAsia"/>
              <w:kern w:val="2"/>
              <w:sz w:val="24"/>
              <w:szCs w:val="24"/>
              <w14:ligatures w14:val="standardContextual"/>
            </w:rPr>
          </w:pPr>
          <w:hyperlink w:anchor="_Toc193366894" w:history="1">
            <w:r w:rsidRPr="00113134">
              <w:rPr>
                <w:rStyle w:val="Hyperlink"/>
                <w:rFonts w:eastAsiaTheme="majorEastAsia"/>
              </w:rPr>
              <w:t>1.3.3 Technology’s Role in Transforming the Tourism Industry</w:t>
            </w:r>
            <w:r w:rsidRPr="00113134">
              <w:rPr>
                <w:webHidden/>
              </w:rPr>
              <w:tab/>
            </w:r>
            <w:r w:rsidRPr="00113134">
              <w:rPr>
                <w:webHidden/>
              </w:rPr>
              <w:fldChar w:fldCharType="begin"/>
            </w:r>
            <w:r w:rsidRPr="00113134">
              <w:rPr>
                <w:webHidden/>
              </w:rPr>
              <w:instrText xml:space="preserve"> PAGEREF _Toc193366894 \h </w:instrText>
            </w:r>
            <w:r w:rsidRPr="00113134">
              <w:rPr>
                <w:webHidden/>
              </w:rPr>
            </w:r>
            <w:r w:rsidRPr="00113134">
              <w:rPr>
                <w:webHidden/>
              </w:rPr>
              <w:fldChar w:fldCharType="separate"/>
            </w:r>
            <w:r w:rsidRPr="00113134">
              <w:rPr>
                <w:webHidden/>
              </w:rPr>
              <w:t>12</w:t>
            </w:r>
            <w:r w:rsidRPr="00113134">
              <w:rPr>
                <w:webHidden/>
              </w:rPr>
              <w:fldChar w:fldCharType="end"/>
            </w:r>
          </w:hyperlink>
        </w:p>
        <w:p w14:paraId="2C2A7180" w14:textId="6AF0646A" w:rsidR="00801CC5" w:rsidRPr="00113134" w:rsidRDefault="00801CC5">
          <w:pPr>
            <w:pStyle w:val="TOC3"/>
            <w:rPr>
              <w:rFonts w:eastAsiaTheme="minorEastAsia"/>
              <w:kern w:val="2"/>
              <w:sz w:val="24"/>
              <w:szCs w:val="24"/>
              <w14:ligatures w14:val="standardContextual"/>
            </w:rPr>
          </w:pPr>
          <w:hyperlink w:anchor="_Toc193366895" w:history="1">
            <w:r w:rsidRPr="00113134">
              <w:rPr>
                <w:rStyle w:val="Hyperlink"/>
                <w:rFonts w:eastAsiaTheme="majorEastAsia"/>
              </w:rPr>
              <w:t>1.3.4 Competitor Landscape: Key Players in the Sri Lankan Tourism and Service Sector</w:t>
            </w:r>
            <w:r w:rsidRPr="00113134">
              <w:rPr>
                <w:webHidden/>
              </w:rPr>
              <w:tab/>
            </w:r>
            <w:r w:rsidRPr="00113134">
              <w:rPr>
                <w:webHidden/>
              </w:rPr>
              <w:fldChar w:fldCharType="begin"/>
            </w:r>
            <w:r w:rsidRPr="00113134">
              <w:rPr>
                <w:webHidden/>
              </w:rPr>
              <w:instrText xml:space="preserve"> PAGEREF _Toc193366895 \h </w:instrText>
            </w:r>
            <w:r w:rsidRPr="00113134">
              <w:rPr>
                <w:webHidden/>
              </w:rPr>
            </w:r>
            <w:r w:rsidRPr="00113134">
              <w:rPr>
                <w:webHidden/>
              </w:rPr>
              <w:fldChar w:fldCharType="separate"/>
            </w:r>
            <w:r w:rsidRPr="00113134">
              <w:rPr>
                <w:webHidden/>
              </w:rPr>
              <w:t>13</w:t>
            </w:r>
            <w:r w:rsidRPr="00113134">
              <w:rPr>
                <w:webHidden/>
              </w:rPr>
              <w:fldChar w:fldCharType="end"/>
            </w:r>
          </w:hyperlink>
        </w:p>
        <w:p w14:paraId="73510214" w14:textId="540E936C" w:rsidR="00801CC5" w:rsidRPr="00113134" w:rsidRDefault="00801CC5">
          <w:pPr>
            <w:pStyle w:val="TOC3"/>
            <w:rPr>
              <w:rFonts w:eastAsiaTheme="minorEastAsia"/>
              <w:kern w:val="2"/>
              <w:sz w:val="24"/>
              <w:szCs w:val="24"/>
              <w14:ligatures w14:val="standardContextual"/>
            </w:rPr>
          </w:pPr>
          <w:hyperlink w:anchor="_Toc193366896" w:history="1">
            <w:r w:rsidRPr="00113134">
              <w:rPr>
                <w:rStyle w:val="Hyperlink"/>
                <w:rFonts w:eastAsiaTheme="majorEastAsia"/>
              </w:rPr>
              <w:t>1.3.5 Consumer Behavior and Changing Preferences in Sri Lanka’s Tourism Market</w:t>
            </w:r>
            <w:r w:rsidRPr="00113134">
              <w:rPr>
                <w:webHidden/>
              </w:rPr>
              <w:tab/>
            </w:r>
            <w:r w:rsidRPr="00113134">
              <w:rPr>
                <w:webHidden/>
              </w:rPr>
              <w:fldChar w:fldCharType="begin"/>
            </w:r>
            <w:r w:rsidRPr="00113134">
              <w:rPr>
                <w:webHidden/>
              </w:rPr>
              <w:instrText xml:space="preserve"> PAGEREF _Toc193366896 \h </w:instrText>
            </w:r>
            <w:r w:rsidRPr="00113134">
              <w:rPr>
                <w:webHidden/>
              </w:rPr>
            </w:r>
            <w:r w:rsidRPr="00113134">
              <w:rPr>
                <w:webHidden/>
              </w:rPr>
              <w:fldChar w:fldCharType="separate"/>
            </w:r>
            <w:r w:rsidRPr="00113134">
              <w:rPr>
                <w:webHidden/>
              </w:rPr>
              <w:t>16</w:t>
            </w:r>
            <w:r w:rsidRPr="00113134">
              <w:rPr>
                <w:webHidden/>
              </w:rPr>
              <w:fldChar w:fldCharType="end"/>
            </w:r>
          </w:hyperlink>
        </w:p>
        <w:p w14:paraId="05C9BD85" w14:textId="4972A0AE" w:rsidR="00801CC5" w:rsidRPr="00113134" w:rsidRDefault="00801CC5">
          <w:pPr>
            <w:pStyle w:val="TOC3"/>
            <w:rPr>
              <w:rFonts w:eastAsiaTheme="minorEastAsia"/>
              <w:kern w:val="2"/>
              <w:sz w:val="24"/>
              <w:szCs w:val="24"/>
              <w14:ligatures w14:val="standardContextual"/>
            </w:rPr>
          </w:pPr>
          <w:hyperlink w:anchor="_Toc193366897"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_Toc193366897 \h </w:instrText>
            </w:r>
            <w:r w:rsidRPr="00113134">
              <w:rPr>
                <w:webHidden/>
              </w:rPr>
            </w:r>
            <w:r w:rsidRPr="00113134">
              <w:rPr>
                <w:webHidden/>
              </w:rPr>
              <w:fldChar w:fldCharType="separate"/>
            </w:r>
            <w:r w:rsidRPr="00113134">
              <w:rPr>
                <w:webHidden/>
              </w:rPr>
              <w:t>19</w:t>
            </w:r>
            <w:r w:rsidRPr="00113134">
              <w:rPr>
                <w:webHidden/>
              </w:rPr>
              <w:fldChar w:fldCharType="end"/>
            </w:r>
          </w:hyperlink>
        </w:p>
        <w:p w14:paraId="27783B5C" w14:textId="704F3567" w:rsidR="00801CC5" w:rsidRPr="00113134" w:rsidRDefault="00801CC5">
          <w:pPr>
            <w:pStyle w:val="TOC3"/>
            <w:rPr>
              <w:rFonts w:eastAsiaTheme="minorEastAsia"/>
              <w:kern w:val="2"/>
              <w:sz w:val="24"/>
              <w:szCs w:val="24"/>
              <w14:ligatures w14:val="standardContextual"/>
            </w:rPr>
          </w:pPr>
          <w:hyperlink w:anchor="_Toc193366898" w:history="1">
            <w:r w:rsidRPr="00113134">
              <w:rPr>
                <w:rStyle w:val="Hyperlink"/>
                <w:rFonts w:eastAsiaTheme="majorEastAsia"/>
              </w:rPr>
              <w:t>1.3.6 Challenges and Barriers in the Sri Lankan Tourism Market</w:t>
            </w:r>
            <w:r w:rsidRPr="00113134">
              <w:rPr>
                <w:webHidden/>
              </w:rPr>
              <w:tab/>
            </w:r>
            <w:r w:rsidRPr="00113134">
              <w:rPr>
                <w:webHidden/>
              </w:rPr>
              <w:fldChar w:fldCharType="begin"/>
            </w:r>
            <w:r w:rsidRPr="00113134">
              <w:rPr>
                <w:webHidden/>
              </w:rPr>
              <w:instrText xml:space="preserve"> PAGEREF _Toc193366898 \h </w:instrText>
            </w:r>
            <w:r w:rsidRPr="00113134">
              <w:rPr>
                <w:webHidden/>
              </w:rPr>
            </w:r>
            <w:r w:rsidRPr="00113134">
              <w:rPr>
                <w:webHidden/>
              </w:rPr>
              <w:fldChar w:fldCharType="separate"/>
            </w:r>
            <w:r w:rsidRPr="00113134">
              <w:rPr>
                <w:webHidden/>
              </w:rPr>
              <w:t>19</w:t>
            </w:r>
            <w:r w:rsidRPr="00113134">
              <w:rPr>
                <w:webHidden/>
              </w:rPr>
              <w:fldChar w:fldCharType="end"/>
            </w:r>
          </w:hyperlink>
        </w:p>
        <w:p w14:paraId="4A89FA0F" w14:textId="6431392A" w:rsidR="00801CC5" w:rsidRPr="00113134" w:rsidRDefault="00801CC5">
          <w:pPr>
            <w:pStyle w:val="TOC3"/>
            <w:rPr>
              <w:rFonts w:eastAsiaTheme="minorEastAsia"/>
              <w:kern w:val="2"/>
              <w:sz w:val="24"/>
              <w:szCs w:val="24"/>
              <w14:ligatures w14:val="standardContextual"/>
            </w:rPr>
          </w:pPr>
          <w:hyperlink w:anchor="_Toc193366899"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_Toc193366899 \h </w:instrText>
            </w:r>
            <w:r w:rsidRPr="00113134">
              <w:rPr>
                <w:webHidden/>
              </w:rPr>
            </w:r>
            <w:r w:rsidRPr="00113134">
              <w:rPr>
                <w:webHidden/>
              </w:rPr>
              <w:fldChar w:fldCharType="separate"/>
            </w:r>
            <w:r w:rsidRPr="00113134">
              <w:rPr>
                <w:webHidden/>
              </w:rPr>
              <w:t>20</w:t>
            </w:r>
            <w:r w:rsidRPr="00113134">
              <w:rPr>
                <w:webHidden/>
              </w:rPr>
              <w:fldChar w:fldCharType="end"/>
            </w:r>
          </w:hyperlink>
        </w:p>
        <w:p w14:paraId="2A4AEFC9" w14:textId="311D3174" w:rsidR="00801CC5" w:rsidRPr="00113134" w:rsidRDefault="00801CC5">
          <w:pPr>
            <w:pStyle w:val="TOC3"/>
            <w:rPr>
              <w:rFonts w:eastAsiaTheme="minorEastAsia"/>
              <w:kern w:val="2"/>
              <w:sz w:val="24"/>
              <w:szCs w:val="24"/>
              <w14:ligatures w14:val="standardContextual"/>
            </w:rPr>
          </w:pPr>
          <w:hyperlink w:anchor="_Toc193366900" w:history="1">
            <w:r w:rsidRPr="00113134">
              <w:rPr>
                <w:rStyle w:val="Hyperlink"/>
                <w:rFonts w:eastAsiaTheme="majorEastAsia"/>
              </w:rPr>
              <w:t>1.3.7 Marketing and Branding in the Digital Era</w:t>
            </w:r>
            <w:r w:rsidRPr="00113134">
              <w:rPr>
                <w:webHidden/>
              </w:rPr>
              <w:tab/>
            </w:r>
            <w:r w:rsidRPr="00113134">
              <w:rPr>
                <w:webHidden/>
              </w:rPr>
              <w:fldChar w:fldCharType="begin"/>
            </w:r>
            <w:r w:rsidRPr="00113134">
              <w:rPr>
                <w:webHidden/>
              </w:rPr>
              <w:instrText xml:space="preserve"> PAGEREF _Toc193366900 \h </w:instrText>
            </w:r>
            <w:r w:rsidRPr="00113134">
              <w:rPr>
                <w:webHidden/>
              </w:rPr>
            </w:r>
            <w:r w:rsidRPr="00113134">
              <w:rPr>
                <w:webHidden/>
              </w:rPr>
              <w:fldChar w:fldCharType="separate"/>
            </w:r>
            <w:r w:rsidRPr="00113134">
              <w:rPr>
                <w:webHidden/>
              </w:rPr>
              <w:t>21</w:t>
            </w:r>
            <w:r w:rsidRPr="00113134">
              <w:rPr>
                <w:webHidden/>
              </w:rPr>
              <w:fldChar w:fldCharType="end"/>
            </w:r>
          </w:hyperlink>
        </w:p>
        <w:p w14:paraId="17DDBFCC" w14:textId="5C732D97" w:rsidR="00801CC5" w:rsidRPr="00113134" w:rsidRDefault="00801CC5">
          <w:pPr>
            <w:pStyle w:val="TOC3"/>
            <w:rPr>
              <w:rFonts w:eastAsiaTheme="minorEastAsia"/>
              <w:kern w:val="2"/>
              <w:sz w:val="24"/>
              <w:szCs w:val="24"/>
              <w14:ligatures w14:val="standardContextual"/>
            </w:rPr>
          </w:pPr>
          <w:hyperlink w:anchor="_Toc193366901"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_Toc193366901 \h </w:instrText>
            </w:r>
            <w:r w:rsidRPr="00113134">
              <w:rPr>
                <w:webHidden/>
              </w:rPr>
            </w:r>
            <w:r w:rsidRPr="00113134">
              <w:rPr>
                <w:webHidden/>
              </w:rPr>
              <w:fldChar w:fldCharType="separate"/>
            </w:r>
            <w:r w:rsidRPr="00113134">
              <w:rPr>
                <w:webHidden/>
              </w:rPr>
              <w:t>23</w:t>
            </w:r>
            <w:r w:rsidRPr="00113134">
              <w:rPr>
                <w:webHidden/>
              </w:rPr>
              <w:fldChar w:fldCharType="end"/>
            </w:r>
          </w:hyperlink>
        </w:p>
        <w:p w14:paraId="3113BD6B" w14:textId="003C67CC" w:rsidR="00801CC5" w:rsidRPr="00113134" w:rsidRDefault="00801CC5">
          <w:pPr>
            <w:pStyle w:val="TOC3"/>
            <w:rPr>
              <w:rFonts w:eastAsiaTheme="minorEastAsia"/>
              <w:kern w:val="2"/>
              <w:sz w:val="24"/>
              <w:szCs w:val="24"/>
              <w14:ligatures w14:val="standardContextual"/>
            </w:rPr>
          </w:pPr>
          <w:hyperlink w:anchor="_Toc193366902" w:history="1">
            <w:r w:rsidRPr="00113134">
              <w:rPr>
                <w:rStyle w:val="Hyperlink"/>
                <w:rFonts w:eastAsiaTheme="majorEastAsia"/>
              </w:rPr>
              <w:t>1.3.8 The Impact of Social Media &amp; User-Generated Content</w:t>
            </w:r>
            <w:r w:rsidRPr="00113134">
              <w:rPr>
                <w:webHidden/>
              </w:rPr>
              <w:tab/>
            </w:r>
            <w:r w:rsidRPr="00113134">
              <w:rPr>
                <w:webHidden/>
              </w:rPr>
              <w:fldChar w:fldCharType="begin"/>
            </w:r>
            <w:r w:rsidRPr="00113134">
              <w:rPr>
                <w:webHidden/>
              </w:rPr>
              <w:instrText xml:space="preserve"> PAGEREF _Toc193366902 \h </w:instrText>
            </w:r>
            <w:r w:rsidRPr="00113134">
              <w:rPr>
                <w:webHidden/>
              </w:rPr>
            </w:r>
            <w:r w:rsidRPr="00113134">
              <w:rPr>
                <w:webHidden/>
              </w:rPr>
              <w:fldChar w:fldCharType="separate"/>
            </w:r>
            <w:r w:rsidRPr="00113134">
              <w:rPr>
                <w:webHidden/>
              </w:rPr>
              <w:t>23</w:t>
            </w:r>
            <w:r w:rsidRPr="00113134">
              <w:rPr>
                <w:webHidden/>
              </w:rPr>
              <w:fldChar w:fldCharType="end"/>
            </w:r>
          </w:hyperlink>
        </w:p>
        <w:p w14:paraId="5D567036" w14:textId="0154A6A8" w:rsidR="00801CC5" w:rsidRPr="00113134" w:rsidRDefault="00801CC5">
          <w:pPr>
            <w:pStyle w:val="TOC3"/>
            <w:rPr>
              <w:rFonts w:eastAsiaTheme="minorEastAsia"/>
              <w:kern w:val="2"/>
              <w:sz w:val="24"/>
              <w:szCs w:val="24"/>
              <w14:ligatures w14:val="standardContextual"/>
            </w:rPr>
          </w:pPr>
          <w:hyperlink w:anchor="_Toc193366903"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_Toc193366903 \h </w:instrText>
            </w:r>
            <w:r w:rsidRPr="00113134">
              <w:rPr>
                <w:webHidden/>
              </w:rPr>
            </w:r>
            <w:r w:rsidRPr="00113134">
              <w:rPr>
                <w:webHidden/>
              </w:rPr>
              <w:fldChar w:fldCharType="separate"/>
            </w:r>
            <w:r w:rsidRPr="00113134">
              <w:rPr>
                <w:webHidden/>
              </w:rPr>
              <w:t>26</w:t>
            </w:r>
            <w:r w:rsidRPr="00113134">
              <w:rPr>
                <w:webHidden/>
              </w:rPr>
              <w:fldChar w:fldCharType="end"/>
            </w:r>
          </w:hyperlink>
        </w:p>
        <w:p w14:paraId="581BA640" w14:textId="2D035684" w:rsidR="00801CC5" w:rsidRPr="00113134" w:rsidRDefault="00801CC5">
          <w:pPr>
            <w:pStyle w:val="TOC3"/>
            <w:rPr>
              <w:rFonts w:eastAsiaTheme="minorEastAsia"/>
              <w:kern w:val="2"/>
              <w:sz w:val="24"/>
              <w:szCs w:val="24"/>
              <w14:ligatures w14:val="standardContextual"/>
            </w:rPr>
          </w:pPr>
          <w:hyperlink w:anchor="_Toc193366904" w:history="1">
            <w:r w:rsidRPr="00113134">
              <w:rPr>
                <w:rStyle w:val="Hyperlink"/>
                <w:rFonts w:eastAsiaTheme="majorEastAsia"/>
              </w:rPr>
              <w:t>1.3.9 Opportunities for Growth in the Global Market</w:t>
            </w:r>
            <w:r w:rsidRPr="00113134">
              <w:rPr>
                <w:webHidden/>
              </w:rPr>
              <w:tab/>
            </w:r>
            <w:r w:rsidRPr="00113134">
              <w:rPr>
                <w:webHidden/>
              </w:rPr>
              <w:fldChar w:fldCharType="begin"/>
            </w:r>
            <w:r w:rsidRPr="00113134">
              <w:rPr>
                <w:webHidden/>
              </w:rPr>
              <w:instrText xml:space="preserve"> PAGEREF _Toc193366904 \h </w:instrText>
            </w:r>
            <w:r w:rsidRPr="00113134">
              <w:rPr>
                <w:webHidden/>
              </w:rPr>
            </w:r>
            <w:r w:rsidRPr="00113134">
              <w:rPr>
                <w:webHidden/>
              </w:rPr>
              <w:fldChar w:fldCharType="separate"/>
            </w:r>
            <w:r w:rsidRPr="00113134">
              <w:rPr>
                <w:webHidden/>
              </w:rPr>
              <w:t>26</w:t>
            </w:r>
            <w:r w:rsidRPr="00113134">
              <w:rPr>
                <w:webHidden/>
              </w:rPr>
              <w:fldChar w:fldCharType="end"/>
            </w:r>
          </w:hyperlink>
        </w:p>
        <w:p w14:paraId="37C5CEE6" w14:textId="3C57E828" w:rsidR="00801CC5" w:rsidRPr="00113134" w:rsidRDefault="00801CC5">
          <w:pPr>
            <w:pStyle w:val="TOC3"/>
            <w:rPr>
              <w:rFonts w:eastAsiaTheme="minorEastAsia"/>
              <w:kern w:val="2"/>
              <w:sz w:val="24"/>
              <w:szCs w:val="24"/>
              <w14:ligatures w14:val="standardContextual"/>
            </w:rPr>
          </w:pPr>
          <w:hyperlink w:anchor="_Toc193366905" w:history="1">
            <w:r w:rsidRPr="00113134">
              <w:rPr>
                <w:rStyle w:val="Hyperlink"/>
                <w:b/>
                <w:bCs/>
              </w:rPr>
              <w:t>Final Thoughts</w:t>
            </w:r>
            <w:r w:rsidRPr="00113134">
              <w:rPr>
                <w:webHidden/>
              </w:rPr>
              <w:tab/>
            </w:r>
            <w:r w:rsidRPr="00113134">
              <w:rPr>
                <w:webHidden/>
              </w:rPr>
              <w:fldChar w:fldCharType="begin"/>
            </w:r>
            <w:r w:rsidRPr="00113134">
              <w:rPr>
                <w:webHidden/>
              </w:rPr>
              <w:instrText xml:space="preserve"> PAGEREF _Toc193366905 \h </w:instrText>
            </w:r>
            <w:r w:rsidRPr="00113134">
              <w:rPr>
                <w:webHidden/>
              </w:rPr>
            </w:r>
            <w:r w:rsidRPr="00113134">
              <w:rPr>
                <w:webHidden/>
              </w:rPr>
              <w:fldChar w:fldCharType="separate"/>
            </w:r>
            <w:r w:rsidRPr="00113134">
              <w:rPr>
                <w:webHidden/>
              </w:rPr>
              <w:t>26</w:t>
            </w:r>
            <w:r w:rsidRPr="00113134">
              <w:rPr>
                <w:webHidden/>
              </w:rPr>
              <w:fldChar w:fldCharType="end"/>
            </w:r>
          </w:hyperlink>
        </w:p>
        <w:p w14:paraId="3A9F2BBD" w14:textId="11BB32F2" w:rsidR="00801CC5" w:rsidRPr="00113134" w:rsidRDefault="00801CC5">
          <w:pPr>
            <w:pStyle w:val="TOC2"/>
            <w:rPr>
              <w:rFonts w:eastAsiaTheme="minorEastAsia"/>
              <w:b w:val="0"/>
              <w:bCs w:val="0"/>
              <w:kern w:val="2"/>
              <w:sz w:val="24"/>
              <w:szCs w:val="24"/>
              <w14:ligatures w14:val="standardContextual"/>
            </w:rPr>
          </w:pPr>
          <w:hyperlink w:anchor="_Toc193366906" w:history="1">
            <w:r w:rsidRPr="00113134">
              <w:rPr>
                <w:rStyle w:val="Hyperlink"/>
                <w:rFonts w:eastAsiaTheme="majorEastAsia"/>
              </w:rPr>
              <w:t>1.4 RESEARCH GAPS &amp; OBJECTIVES</w:t>
            </w:r>
            <w:r w:rsidRPr="00113134">
              <w:rPr>
                <w:webHidden/>
              </w:rPr>
              <w:tab/>
            </w:r>
            <w:r w:rsidRPr="00113134">
              <w:rPr>
                <w:webHidden/>
              </w:rPr>
              <w:fldChar w:fldCharType="begin"/>
            </w:r>
            <w:r w:rsidRPr="00113134">
              <w:rPr>
                <w:webHidden/>
              </w:rPr>
              <w:instrText xml:space="preserve"> PAGEREF _Toc193366906 \h </w:instrText>
            </w:r>
            <w:r w:rsidRPr="00113134">
              <w:rPr>
                <w:webHidden/>
              </w:rPr>
            </w:r>
            <w:r w:rsidRPr="00113134">
              <w:rPr>
                <w:webHidden/>
              </w:rPr>
              <w:fldChar w:fldCharType="separate"/>
            </w:r>
            <w:r w:rsidRPr="00113134">
              <w:rPr>
                <w:webHidden/>
              </w:rPr>
              <w:t>27</w:t>
            </w:r>
            <w:r w:rsidRPr="00113134">
              <w:rPr>
                <w:webHidden/>
              </w:rPr>
              <w:fldChar w:fldCharType="end"/>
            </w:r>
          </w:hyperlink>
        </w:p>
        <w:p w14:paraId="075DD7DE" w14:textId="01D985C5" w:rsidR="00801CC5" w:rsidRPr="00113134" w:rsidRDefault="00801CC5">
          <w:pPr>
            <w:pStyle w:val="TOC3"/>
            <w:rPr>
              <w:rFonts w:eastAsiaTheme="minorEastAsia"/>
              <w:kern w:val="2"/>
              <w:sz w:val="24"/>
              <w:szCs w:val="24"/>
              <w14:ligatures w14:val="standardContextual"/>
            </w:rPr>
          </w:pPr>
          <w:hyperlink w:anchor="_Toc193366907" w:history="1">
            <w:r w:rsidRPr="00113134">
              <w:rPr>
                <w:rStyle w:val="Hyperlink"/>
                <w:rFonts w:eastAsiaTheme="majorEastAsia"/>
              </w:rPr>
              <w:t>1.4.1 Research Gaps for Pathfinder.lk</w:t>
            </w:r>
            <w:r w:rsidRPr="00113134">
              <w:rPr>
                <w:webHidden/>
              </w:rPr>
              <w:tab/>
            </w:r>
            <w:r w:rsidRPr="00113134">
              <w:rPr>
                <w:webHidden/>
              </w:rPr>
              <w:fldChar w:fldCharType="begin"/>
            </w:r>
            <w:r w:rsidRPr="00113134">
              <w:rPr>
                <w:webHidden/>
              </w:rPr>
              <w:instrText xml:space="preserve"> PAGEREF _Toc193366907 \h </w:instrText>
            </w:r>
            <w:r w:rsidRPr="00113134">
              <w:rPr>
                <w:webHidden/>
              </w:rPr>
            </w:r>
            <w:r w:rsidRPr="00113134">
              <w:rPr>
                <w:webHidden/>
              </w:rPr>
              <w:fldChar w:fldCharType="separate"/>
            </w:r>
            <w:r w:rsidRPr="00113134">
              <w:rPr>
                <w:webHidden/>
              </w:rPr>
              <w:t>27</w:t>
            </w:r>
            <w:r w:rsidRPr="00113134">
              <w:rPr>
                <w:webHidden/>
              </w:rPr>
              <w:fldChar w:fldCharType="end"/>
            </w:r>
          </w:hyperlink>
        </w:p>
        <w:p w14:paraId="362F09D6" w14:textId="20D4AB58" w:rsidR="00801CC5" w:rsidRPr="00113134" w:rsidRDefault="00801CC5">
          <w:pPr>
            <w:pStyle w:val="TOC3"/>
            <w:rPr>
              <w:rFonts w:eastAsiaTheme="minorEastAsia"/>
              <w:kern w:val="2"/>
              <w:sz w:val="24"/>
              <w:szCs w:val="24"/>
              <w14:ligatures w14:val="standardContextual"/>
            </w:rPr>
          </w:pPr>
          <w:hyperlink w:anchor="_Toc193366908" w:history="1">
            <w:r w:rsidRPr="00113134">
              <w:rPr>
                <w:rStyle w:val="Hyperlink"/>
                <w:rFonts w:eastAsiaTheme="majorEastAsia"/>
              </w:rPr>
              <w:t>1.4.2 Research Objectives for Pathfinder.lk</w:t>
            </w:r>
            <w:r w:rsidRPr="00113134">
              <w:rPr>
                <w:webHidden/>
              </w:rPr>
              <w:tab/>
            </w:r>
            <w:r w:rsidRPr="00113134">
              <w:rPr>
                <w:webHidden/>
              </w:rPr>
              <w:fldChar w:fldCharType="begin"/>
            </w:r>
            <w:r w:rsidRPr="00113134">
              <w:rPr>
                <w:webHidden/>
              </w:rPr>
              <w:instrText xml:space="preserve"> PAGEREF _Toc193366908 \h </w:instrText>
            </w:r>
            <w:r w:rsidRPr="00113134">
              <w:rPr>
                <w:webHidden/>
              </w:rPr>
            </w:r>
            <w:r w:rsidRPr="00113134">
              <w:rPr>
                <w:webHidden/>
              </w:rPr>
              <w:fldChar w:fldCharType="separate"/>
            </w:r>
            <w:r w:rsidRPr="00113134">
              <w:rPr>
                <w:webHidden/>
              </w:rPr>
              <w:t>28</w:t>
            </w:r>
            <w:r w:rsidRPr="00113134">
              <w:rPr>
                <w:webHidden/>
              </w:rPr>
              <w:fldChar w:fldCharType="end"/>
            </w:r>
          </w:hyperlink>
        </w:p>
        <w:p w14:paraId="45991455" w14:textId="27A7DDB7" w:rsidR="00801CC5" w:rsidRPr="00113134" w:rsidRDefault="00801CC5">
          <w:pPr>
            <w:pStyle w:val="TOC3"/>
            <w:rPr>
              <w:rFonts w:eastAsiaTheme="minorEastAsia"/>
              <w:kern w:val="2"/>
              <w:sz w:val="24"/>
              <w:szCs w:val="24"/>
              <w14:ligatures w14:val="standardContextual"/>
            </w:rPr>
          </w:pPr>
          <w:hyperlink w:anchor="_Toc193366909"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_Toc193366909 \h </w:instrText>
            </w:r>
            <w:r w:rsidRPr="00113134">
              <w:rPr>
                <w:webHidden/>
              </w:rPr>
            </w:r>
            <w:r w:rsidRPr="00113134">
              <w:rPr>
                <w:webHidden/>
              </w:rPr>
              <w:fldChar w:fldCharType="separate"/>
            </w:r>
            <w:r w:rsidRPr="00113134">
              <w:rPr>
                <w:webHidden/>
              </w:rPr>
              <w:t>30</w:t>
            </w:r>
            <w:r w:rsidRPr="00113134">
              <w:rPr>
                <w:webHidden/>
              </w:rPr>
              <w:fldChar w:fldCharType="end"/>
            </w:r>
          </w:hyperlink>
        </w:p>
        <w:p w14:paraId="1CADE68F" w14:textId="17E9E1D7" w:rsidR="00801CC5" w:rsidRPr="00113134" w:rsidRDefault="00801CC5">
          <w:pPr>
            <w:pStyle w:val="TOC2"/>
            <w:rPr>
              <w:rFonts w:eastAsiaTheme="minorEastAsia"/>
              <w:b w:val="0"/>
              <w:bCs w:val="0"/>
              <w:kern w:val="2"/>
              <w:sz w:val="24"/>
              <w:szCs w:val="24"/>
              <w14:ligatures w14:val="standardContextual"/>
            </w:rPr>
          </w:pPr>
          <w:hyperlink w:anchor="_Toc193366910" w:history="1">
            <w:r w:rsidRPr="00113134">
              <w:rPr>
                <w:rStyle w:val="Hyperlink"/>
                <w:rFonts w:eastAsiaTheme="majorEastAsia"/>
              </w:rPr>
              <w:t>1.5 PROPOSED SOLUTION</w:t>
            </w:r>
            <w:r w:rsidRPr="00113134">
              <w:rPr>
                <w:webHidden/>
              </w:rPr>
              <w:tab/>
            </w:r>
            <w:r w:rsidRPr="00113134">
              <w:rPr>
                <w:webHidden/>
              </w:rPr>
              <w:fldChar w:fldCharType="begin"/>
            </w:r>
            <w:r w:rsidRPr="00113134">
              <w:rPr>
                <w:webHidden/>
              </w:rPr>
              <w:instrText xml:space="preserve"> PAGEREF _Toc193366910 \h </w:instrText>
            </w:r>
            <w:r w:rsidRPr="00113134">
              <w:rPr>
                <w:webHidden/>
              </w:rPr>
            </w:r>
            <w:r w:rsidRPr="00113134">
              <w:rPr>
                <w:webHidden/>
              </w:rPr>
              <w:fldChar w:fldCharType="separate"/>
            </w:r>
            <w:r w:rsidRPr="00113134">
              <w:rPr>
                <w:webHidden/>
              </w:rPr>
              <w:t>30</w:t>
            </w:r>
            <w:r w:rsidRPr="00113134">
              <w:rPr>
                <w:webHidden/>
              </w:rPr>
              <w:fldChar w:fldCharType="end"/>
            </w:r>
          </w:hyperlink>
        </w:p>
        <w:p w14:paraId="5672C215" w14:textId="665F3FCA" w:rsidR="00801CC5" w:rsidRPr="00113134" w:rsidRDefault="00801CC5">
          <w:pPr>
            <w:pStyle w:val="TOC3"/>
            <w:rPr>
              <w:rFonts w:eastAsiaTheme="minorEastAsia"/>
              <w:kern w:val="2"/>
              <w:sz w:val="24"/>
              <w:szCs w:val="24"/>
              <w14:ligatures w14:val="standardContextual"/>
            </w:rPr>
          </w:pPr>
          <w:hyperlink w:anchor="_Toc193366911" w:history="1">
            <w:r w:rsidRPr="00113134">
              <w:rPr>
                <w:rStyle w:val="Hyperlink"/>
                <w:rFonts w:eastAsiaTheme="majorEastAsia"/>
              </w:rPr>
              <w:t>1.5.1 Objective:</w:t>
            </w:r>
            <w:r w:rsidRPr="00113134">
              <w:rPr>
                <w:webHidden/>
              </w:rPr>
              <w:tab/>
            </w:r>
            <w:r w:rsidRPr="00113134">
              <w:rPr>
                <w:webHidden/>
              </w:rPr>
              <w:fldChar w:fldCharType="begin"/>
            </w:r>
            <w:r w:rsidRPr="00113134">
              <w:rPr>
                <w:webHidden/>
              </w:rPr>
              <w:instrText xml:space="preserve"> PAGEREF _Toc193366911 \h </w:instrText>
            </w:r>
            <w:r w:rsidRPr="00113134">
              <w:rPr>
                <w:webHidden/>
              </w:rPr>
            </w:r>
            <w:r w:rsidRPr="00113134">
              <w:rPr>
                <w:webHidden/>
              </w:rPr>
              <w:fldChar w:fldCharType="separate"/>
            </w:r>
            <w:r w:rsidRPr="00113134">
              <w:rPr>
                <w:webHidden/>
              </w:rPr>
              <w:t>30</w:t>
            </w:r>
            <w:r w:rsidRPr="00113134">
              <w:rPr>
                <w:webHidden/>
              </w:rPr>
              <w:fldChar w:fldCharType="end"/>
            </w:r>
          </w:hyperlink>
        </w:p>
        <w:p w14:paraId="0B8C7A12" w14:textId="5EBF8AA7" w:rsidR="00801CC5" w:rsidRPr="00113134" w:rsidRDefault="00801CC5">
          <w:pPr>
            <w:pStyle w:val="TOC3"/>
            <w:rPr>
              <w:rFonts w:eastAsiaTheme="minorEastAsia"/>
              <w:kern w:val="2"/>
              <w:sz w:val="24"/>
              <w:szCs w:val="24"/>
              <w14:ligatures w14:val="standardContextual"/>
            </w:rPr>
          </w:pPr>
          <w:hyperlink w:anchor="_Toc193366912" w:history="1">
            <w:r w:rsidRPr="00113134">
              <w:rPr>
                <w:rStyle w:val="Hyperlink"/>
                <w:rFonts w:eastAsiaTheme="majorEastAsia"/>
              </w:rPr>
              <w:t>1.5.2 Technology Stack:</w:t>
            </w:r>
            <w:r w:rsidRPr="00113134">
              <w:rPr>
                <w:webHidden/>
              </w:rPr>
              <w:tab/>
            </w:r>
            <w:r w:rsidRPr="00113134">
              <w:rPr>
                <w:webHidden/>
              </w:rPr>
              <w:fldChar w:fldCharType="begin"/>
            </w:r>
            <w:r w:rsidRPr="00113134">
              <w:rPr>
                <w:webHidden/>
              </w:rPr>
              <w:instrText xml:space="preserve"> PAGEREF _Toc193366912 \h </w:instrText>
            </w:r>
            <w:r w:rsidRPr="00113134">
              <w:rPr>
                <w:webHidden/>
              </w:rPr>
            </w:r>
            <w:r w:rsidRPr="00113134">
              <w:rPr>
                <w:webHidden/>
              </w:rPr>
              <w:fldChar w:fldCharType="separate"/>
            </w:r>
            <w:r w:rsidRPr="00113134">
              <w:rPr>
                <w:webHidden/>
              </w:rPr>
              <w:t>32</w:t>
            </w:r>
            <w:r w:rsidRPr="00113134">
              <w:rPr>
                <w:webHidden/>
              </w:rPr>
              <w:fldChar w:fldCharType="end"/>
            </w:r>
          </w:hyperlink>
        </w:p>
        <w:p w14:paraId="2733C13C" w14:textId="5B682304" w:rsidR="00801CC5" w:rsidRPr="00113134" w:rsidRDefault="00801CC5">
          <w:pPr>
            <w:pStyle w:val="TOC3"/>
            <w:rPr>
              <w:rFonts w:eastAsiaTheme="minorEastAsia"/>
              <w:kern w:val="2"/>
              <w:sz w:val="24"/>
              <w:szCs w:val="24"/>
              <w14:ligatures w14:val="standardContextual"/>
            </w:rPr>
          </w:pPr>
          <w:hyperlink w:anchor="_Toc193366913" w:history="1">
            <w:r w:rsidRPr="00113134">
              <w:rPr>
                <w:rStyle w:val="Hyperlink"/>
                <w:rFonts w:eastAsiaTheme="majorEastAsia"/>
              </w:rPr>
              <w:t>1.5.3 Marketing Strategy:</w:t>
            </w:r>
            <w:r w:rsidRPr="00113134">
              <w:rPr>
                <w:webHidden/>
              </w:rPr>
              <w:tab/>
            </w:r>
            <w:r w:rsidRPr="00113134">
              <w:rPr>
                <w:webHidden/>
              </w:rPr>
              <w:fldChar w:fldCharType="begin"/>
            </w:r>
            <w:r w:rsidRPr="00113134">
              <w:rPr>
                <w:webHidden/>
              </w:rPr>
              <w:instrText xml:space="preserve"> PAGEREF _Toc193366913 \h </w:instrText>
            </w:r>
            <w:r w:rsidRPr="00113134">
              <w:rPr>
                <w:webHidden/>
              </w:rPr>
            </w:r>
            <w:r w:rsidRPr="00113134">
              <w:rPr>
                <w:webHidden/>
              </w:rPr>
              <w:fldChar w:fldCharType="separate"/>
            </w:r>
            <w:r w:rsidRPr="00113134">
              <w:rPr>
                <w:webHidden/>
              </w:rPr>
              <w:t>33</w:t>
            </w:r>
            <w:r w:rsidRPr="00113134">
              <w:rPr>
                <w:webHidden/>
              </w:rPr>
              <w:fldChar w:fldCharType="end"/>
            </w:r>
          </w:hyperlink>
        </w:p>
        <w:p w14:paraId="0788D339" w14:textId="75045776" w:rsidR="00801CC5" w:rsidRPr="00113134" w:rsidRDefault="00801CC5">
          <w:pPr>
            <w:pStyle w:val="TOC3"/>
            <w:rPr>
              <w:rFonts w:eastAsiaTheme="minorEastAsia"/>
              <w:kern w:val="2"/>
              <w:sz w:val="24"/>
              <w:szCs w:val="24"/>
              <w14:ligatures w14:val="standardContextual"/>
            </w:rPr>
          </w:pPr>
          <w:hyperlink w:anchor="_Toc193366914" w:history="1">
            <w:r w:rsidRPr="00113134">
              <w:rPr>
                <w:rStyle w:val="Hyperlink"/>
                <w:rFonts w:eastAsiaTheme="majorEastAsia"/>
              </w:rPr>
              <w:t>1.5.4 SEO &amp; Social Media Strategy:</w:t>
            </w:r>
            <w:r w:rsidRPr="00113134">
              <w:rPr>
                <w:webHidden/>
              </w:rPr>
              <w:tab/>
            </w:r>
            <w:r w:rsidRPr="00113134">
              <w:rPr>
                <w:webHidden/>
              </w:rPr>
              <w:fldChar w:fldCharType="begin"/>
            </w:r>
            <w:r w:rsidRPr="00113134">
              <w:rPr>
                <w:webHidden/>
              </w:rPr>
              <w:instrText xml:space="preserve"> PAGEREF _Toc193366914 \h </w:instrText>
            </w:r>
            <w:r w:rsidRPr="00113134">
              <w:rPr>
                <w:webHidden/>
              </w:rPr>
            </w:r>
            <w:r w:rsidRPr="00113134">
              <w:rPr>
                <w:webHidden/>
              </w:rPr>
              <w:fldChar w:fldCharType="separate"/>
            </w:r>
            <w:r w:rsidRPr="00113134">
              <w:rPr>
                <w:webHidden/>
              </w:rPr>
              <w:t>33</w:t>
            </w:r>
            <w:r w:rsidRPr="00113134">
              <w:rPr>
                <w:webHidden/>
              </w:rPr>
              <w:fldChar w:fldCharType="end"/>
            </w:r>
          </w:hyperlink>
        </w:p>
        <w:p w14:paraId="271BDC91" w14:textId="40E5D355" w:rsidR="00801CC5" w:rsidRPr="00113134" w:rsidRDefault="00801CC5">
          <w:pPr>
            <w:pStyle w:val="TOC3"/>
            <w:rPr>
              <w:rFonts w:eastAsiaTheme="minorEastAsia"/>
              <w:kern w:val="2"/>
              <w:sz w:val="24"/>
              <w:szCs w:val="24"/>
              <w14:ligatures w14:val="standardContextual"/>
            </w:rPr>
          </w:pPr>
          <w:hyperlink w:anchor="_Toc193366915" w:history="1">
            <w:r w:rsidRPr="00113134">
              <w:rPr>
                <w:rStyle w:val="Hyperlink"/>
                <w:rFonts w:eastAsiaTheme="majorEastAsia"/>
              </w:rPr>
              <w:t>1.5.5 Email Marketing:</w:t>
            </w:r>
            <w:r w:rsidRPr="00113134">
              <w:rPr>
                <w:webHidden/>
              </w:rPr>
              <w:tab/>
            </w:r>
            <w:r w:rsidRPr="00113134">
              <w:rPr>
                <w:webHidden/>
              </w:rPr>
              <w:fldChar w:fldCharType="begin"/>
            </w:r>
            <w:r w:rsidRPr="00113134">
              <w:rPr>
                <w:webHidden/>
              </w:rPr>
              <w:instrText xml:space="preserve"> PAGEREF _Toc193366915 \h </w:instrText>
            </w:r>
            <w:r w:rsidRPr="00113134">
              <w:rPr>
                <w:webHidden/>
              </w:rPr>
            </w:r>
            <w:r w:rsidRPr="00113134">
              <w:rPr>
                <w:webHidden/>
              </w:rPr>
              <w:fldChar w:fldCharType="separate"/>
            </w:r>
            <w:r w:rsidRPr="00113134">
              <w:rPr>
                <w:webHidden/>
              </w:rPr>
              <w:t>33</w:t>
            </w:r>
            <w:r w:rsidRPr="00113134">
              <w:rPr>
                <w:webHidden/>
              </w:rPr>
              <w:fldChar w:fldCharType="end"/>
            </w:r>
          </w:hyperlink>
        </w:p>
        <w:p w14:paraId="72E97C9E" w14:textId="1B81E3A8" w:rsidR="00801CC5" w:rsidRPr="00113134" w:rsidRDefault="00801CC5">
          <w:pPr>
            <w:pStyle w:val="TOC3"/>
            <w:rPr>
              <w:rFonts w:eastAsiaTheme="minorEastAsia"/>
              <w:kern w:val="2"/>
              <w:sz w:val="24"/>
              <w:szCs w:val="24"/>
              <w14:ligatures w14:val="standardContextual"/>
            </w:rPr>
          </w:pPr>
          <w:hyperlink w:anchor="_Toc193366916" w:history="1">
            <w:r w:rsidRPr="00113134">
              <w:rPr>
                <w:rStyle w:val="Hyperlink"/>
                <w:rFonts w:eastAsiaTheme="majorEastAsia"/>
              </w:rPr>
              <w:t>1.6 FUNCTIONALITIES &amp; NON-FUNCTIONALITIES OF THE SYSTEM  1.6.1 FUNCTIONALITIES OF THE SYSTEM</w:t>
            </w:r>
            <w:r w:rsidRPr="00113134">
              <w:rPr>
                <w:webHidden/>
              </w:rPr>
              <w:tab/>
            </w:r>
            <w:r w:rsidRPr="00113134">
              <w:rPr>
                <w:webHidden/>
              </w:rPr>
              <w:fldChar w:fldCharType="begin"/>
            </w:r>
            <w:r w:rsidRPr="00113134">
              <w:rPr>
                <w:webHidden/>
              </w:rPr>
              <w:instrText xml:space="preserve"> PAGEREF _Toc193366916 \h </w:instrText>
            </w:r>
            <w:r w:rsidRPr="00113134">
              <w:rPr>
                <w:webHidden/>
              </w:rPr>
            </w:r>
            <w:r w:rsidRPr="00113134">
              <w:rPr>
                <w:webHidden/>
              </w:rPr>
              <w:fldChar w:fldCharType="separate"/>
            </w:r>
            <w:r w:rsidRPr="00113134">
              <w:rPr>
                <w:webHidden/>
              </w:rPr>
              <w:t>34</w:t>
            </w:r>
            <w:r w:rsidRPr="00113134">
              <w:rPr>
                <w:webHidden/>
              </w:rPr>
              <w:fldChar w:fldCharType="end"/>
            </w:r>
          </w:hyperlink>
        </w:p>
        <w:p w14:paraId="025EA05B" w14:textId="33E21579" w:rsidR="00801CC5" w:rsidRPr="00113134" w:rsidRDefault="00801CC5">
          <w:pPr>
            <w:pStyle w:val="TOC3"/>
            <w:rPr>
              <w:rFonts w:eastAsiaTheme="minorEastAsia"/>
              <w:kern w:val="2"/>
              <w:sz w:val="24"/>
              <w:szCs w:val="24"/>
              <w14:ligatures w14:val="standardContextual"/>
            </w:rPr>
          </w:pPr>
          <w:hyperlink w:anchor="_Toc193366917" w:history="1">
            <w:r w:rsidRPr="00113134">
              <w:rPr>
                <w:rStyle w:val="Hyperlink"/>
                <w:rFonts w:eastAsiaTheme="majorEastAsia"/>
              </w:rPr>
              <w:t>1.6.2 Non-Functionalities of the System:</w:t>
            </w:r>
            <w:r w:rsidRPr="00113134">
              <w:rPr>
                <w:webHidden/>
              </w:rPr>
              <w:tab/>
            </w:r>
            <w:r w:rsidRPr="00113134">
              <w:rPr>
                <w:webHidden/>
              </w:rPr>
              <w:fldChar w:fldCharType="begin"/>
            </w:r>
            <w:r w:rsidRPr="00113134">
              <w:rPr>
                <w:webHidden/>
              </w:rPr>
              <w:instrText xml:space="preserve"> PAGEREF _Toc193366917 \h </w:instrText>
            </w:r>
            <w:r w:rsidRPr="00113134">
              <w:rPr>
                <w:webHidden/>
              </w:rPr>
            </w:r>
            <w:r w:rsidRPr="00113134">
              <w:rPr>
                <w:webHidden/>
              </w:rPr>
              <w:fldChar w:fldCharType="separate"/>
            </w:r>
            <w:r w:rsidRPr="00113134">
              <w:rPr>
                <w:webHidden/>
              </w:rPr>
              <w:t>36</w:t>
            </w:r>
            <w:r w:rsidRPr="00113134">
              <w:rPr>
                <w:webHidden/>
              </w:rPr>
              <w:fldChar w:fldCharType="end"/>
            </w:r>
          </w:hyperlink>
        </w:p>
        <w:p w14:paraId="033A665B" w14:textId="6CF7E359" w:rsidR="00801CC5" w:rsidRPr="00113134" w:rsidRDefault="00801CC5">
          <w:pPr>
            <w:pStyle w:val="TOC2"/>
            <w:rPr>
              <w:rFonts w:eastAsiaTheme="minorEastAsia"/>
              <w:b w:val="0"/>
              <w:bCs w:val="0"/>
              <w:kern w:val="2"/>
              <w:sz w:val="24"/>
              <w:szCs w:val="24"/>
              <w14:ligatures w14:val="standardContextual"/>
            </w:rPr>
          </w:pPr>
          <w:hyperlink w:anchor="_Toc193366918" w:history="1">
            <w:r w:rsidRPr="00113134">
              <w:rPr>
                <w:rStyle w:val="Hyperlink"/>
                <w:rFonts w:eastAsiaTheme="majorEastAsia"/>
              </w:rPr>
              <w:t>1.7 SOFTWARE DEVELOPMENT METHODOLOGY</w:t>
            </w:r>
            <w:r w:rsidRPr="00113134">
              <w:rPr>
                <w:webHidden/>
              </w:rPr>
              <w:tab/>
            </w:r>
            <w:r w:rsidRPr="00113134">
              <w:rPr>
                <w:webHidden/>
              </w:rPr>
              <w:fldChar w:fldCharType="begin"/>
            </w:r>
            <w:r w:rsidRPr="00113134">
              <w:rPr>
                <w:webHidden/>
              </w:rPr>
              <w:instrText xml:space="preserve"> PAGEREF _Toc193366918 \h </w:instrText>
            </w:r>
            <w:r w:rsidRPr="00113134">
              <w:rPr>
                <w:webHidden/>
              </w:rPr>
            </w:r>
            <w:r w:rsidRPr="00113134">
              <w:rPr>
                <w:webHidden/>
              </w:rPr>
              <w:fldChar w:fldCharType="separate"/>
            </w:r>
            <w:r w:rsidRPr="00113134">
              <w:rPr>
                <w:webHidden/>
              </w:rPr>
              <w:t>38</w:t>
            </w:r>
            <w:r w:rsidRPr="00113134">
              <w:rPr>
                <w:webHidden/>
              </w:rPr>
              <w:fldChar w:fldCharType="end"/>
            </w:r>
          </w:hyperlink>
        </w:p>
        <w:p w14:paraId="72755360" w14:textId="24439D07" w:rsidR="00801CC5" w:rsidRPr="00113134" w:rsidRDefault="00801CC5">
          <w:pPr>
            <w:pStyle w:val="TOC3"/>
            <w:rPr>
              <w:rFonts w:eastAsiaTheme="minorEastAsia"/>
              <w:kern w:val="2"/>
              <w:sz w:val="24"/>
              <w:szCs w:val="24"/>
              <w14:ligatures w14:val="standardContextual"/>
            </w:rPr>
          </w:pPr>
          <w:hyperlink w:anchor="_Toc193366919" w:history="1">
            <w:r w:rsidRPr="00113134">
              <w:rPr>
                <w:rStyle w:val="Hyperlink"/>
                <w:rFonts w:eastAsiaTheme="minorHAnsi"/>
              </w:rPr>
              <w:t>1.7.1 Agile Framework Overview:</w:t>
            </w:r>
            <w:r w:rsidRPr="00113134">
              <w:rPr>
                <w:webHidden/>
              </w:rPr>
              <w:tab/>
            </w:r>
            <w:r w:rsidRPr="00113134">
              <w:rPr>
                <w:webHidden/>
              </w:rPr>
              <w:fldChar w:fldCharType="begin"/>
            </w:r>
            <w:r w:rsidRPr="00113134">
              <w:rPr>
                <w:webHidden/>
              </w:rPr>
              <w:instrText xml:space="preserve"> PAGEREF _Toc193366919 \h </w:instrText>
            </w:r>
            <w:r w:rsidRPr="00113134">
              <w:rPr>
                <w:webHidden/>
              </w:rPr>
            </w:r>
            <w:r w:rsidRPr="00113134">
              <w:rPr>
                <w:webHidden/>
              </w:rPr>
              <w:fldChar w:fldCharType="separate"/>
            </w:r>
            <w:r w:rsidRPr="00113134">
              <w:rPr>
                <w:webHidden/>
              </w:rPr>
              <w:t>38</w:t>
            </w:r>
            <w:r w:rsidRPr="00113134">
              <w:rPr>
                <w:webHidden/>
              </w:rPr>
              <w:fldChar w:fldCharType="end"/>
            </w:r>
          </w:hyperlink>
        </w:p>
        <w:p w14:paraId="1A0C820F" w14:textId="3108B22B" w:rsidR="00801CC5" w:rsidRPr="00113134" w:rsidRDefault="00801CC5">
          <w:pPr>
            <w:pStyle w:val="TOC3"/>
            <w:rPr>
              <w:rFonts w:eastAsiaTheme="minorEastAsia"/>
              <w:kern w:val="2"/>
              <w:sz w:val="24"/>
              <w:szCs w:val="24"/>
              <w14:ligatures w14:val="standardContextual"/>
            </w:rPr>
          </w:pPr>
          <w:hyperlink w:anchor="_Toc193366920" w:history="1">
            <w:r w:rsidRPr="00113134">
              <w:rPr>
                <w:rStyle w:val="Hyperlink"/>
                <w:rFonts w:eastAsiaTheme="majorEastAsia"/>
              </w:rPr>
              <w:t>1.7.2 Key Agile Principles Applied to Pathfinder.lk:</w:t>
            </w:r>
            <w:r w:rsidRPr="00113134">
              <w:rPr>
                <w:webHidden/>
              </w:rPr>
              <w:tab/>
            </w:r>
            <w:r w:rsidRPr="00113134">
              <w:rPr>
                <w:webHidden/>
              </w:rPr>
              <w:fldChar w:fldCharType="begin"/>
            </w:r>
            <w:r w:rsidRPr="00113134">
              <w:rPr>
                <w:webHidden/>
              </w:rPr>
              <w:instrText xml:space="preserve"> PAGEREF _Toc193366920 \h </w:instrText>
            </w:r>
            <w:r w:rsidRPr="00113134">
              <w:rPr>
                <w:webHidden/>
              </w:rPr>
            </w:r>
            <w:r w:rsidRPr="00113134">
              <w:rPr>
                <w:webHidden/>
              </w:rPr>
              <w:fldChar w:fldCharType="separate"/>
            </w:r>
            <w:r w:rsidRPr="00113134">
              <w:rPr>
                <w:webHidden/>
              </w:rPr>
              <w:t>38</w:t>
            </w:r>
            <w:r w:rsidRPr="00113134">
              <w:rPr>
                <w:webHidden/>
              </w:rPr>
              <w:fldChar w:fldCharType="end"/>
            </w:r>
          </w:hyperlink>
        </w:p>
        <w:p w14:paraId="6CE632EB" w14:textId="63CD4C90" w:rsidR="00801CC5" w:rsidRPr="00113134" w:rsidRDefault="00801CC5">
          <w:pPr>
            <w:pStyle w:val="TOC3"/>
            <w:rPr>
              <w:rFonts w:eastAsiaTheme="minorEastAsia"/>
              <w:kern w:val="2"/>
              <w:sz w:val="24"/>
              <w:szCs w:val="24"/>
              <w14:ligatures w14:val="standardContextual"/>
            </w:rPr>
          </w:pPr>
          <w:hyperlink w:anchor="_Toc193366921" w:history="1">
            <w:r w:rsidRPr="00113134">
              <w:rPr>
                <w:rStyle w:val="Hyperlink"/>
                <w:rFonts w:eastAsiaTheme="majorEastAsia"/>
              </w:rPr>
              <w:t>1.7.3 Agile Phases for Pathfinder.lk Development:</w:t>
            </w:r>
            <w:r w:rsidRPr="00113134">
              <w:rPr>
                <w:webHidden/>
              </w:rPr>
              <w:tab/>
            </w:r>
            <w:r w:rsidRPr="00113134">
              <w:rPr>
                <w:webHidden/>
              </w:rPr>
              <w:fldChar w:fldCharType="begin"/>
            </w:r>
            <w:r w:rsidRPr="00113134">
              <w:rPr>
                <w:webHidden/>
              </w:rPr>
              <w:instrText xml:space="preserve"> PAGEREF _Toc193366921 \h </w:instrText>
            </w:r>
            <w:r w:rsidRPr="00113134">
              <w:rPr>
                <w:webHidden/>
              </w:rPr>
            </w:r>
            <w:r w:rsidRPr="00113134">
              <w:rPr>
                <w:webHidden/>
              </w:rPr>
              <w:fldChar w:fldCharType="separate"/>
            </w:r>
            <w:r w:rsidRPr="00113134">
              <w:rPr>
                <w:webHidden/>
              </w:rPr>
              <w:t>39</w:t>
            </w:r>
            <w:r w:rsidRPr="00113134">
              <w:rPr>
                <w:webHidden/>
              </w:rPr>
              <w:fldChar w:fldCharType="end"/>
            </w:r>
          </w:hyperlink>
        </w:p>
        <w:p w14:paraId="563C476C" w14:textId="67AD7F00" w:rsidR="00801CC5" w:rsidRPr="00113134" w:rsidRDefault="00801CC5">
          <w:pPr>
            <w:pStyle w:val="TOC3"/>
            <w:rPr>
              <w:rFonts w:eastAsiaTheme="minorEastAsia"/>
              <w:kern w:val="2"/>
              <w:sz w:val="24"/>
              <w:szCs w:val="24"/>
              <w14:ligatures w14:val="standardContextual"/>
            </w:rPr>
          </w:pPr>
          <w:hyperlink w:anchor="_Toc193366922" w:history="1">
            <w:r w:rsidRPr="00113134">
              <w:rPr>
                <w:rStyle w:val="Hyperlink"/>
                <w:rFonts w:eastAsiaTheme="majorEastAsia"/>
              </w:rPr>
              <w:t>1.7.4 Agile Tools:</w:t>
            </w:r>
            <w:r w:rsidRPr="00113134">
              <w:rPr>
                <w:webHidden/>
              </w:rPr>
              <w:tab/>
            </w:r>
            <w:r w:rsidRPr="00113134">
              <w:rPr>
                <w:webHidden/>
              </w:rPr>
              <w:fldChar w:fldCharType="begin"/>
            </w:r>
            <w:r w:rsidRPr="00113134">
              <w:rPr>
                <w:webHidden/>
              </w:rPr>
              <w:instrText xml:space="preserve"> PAGEREF _Toc193366922 \h </w:instrText>
            </w:r>
            <w:r w:rsidRPr="00113134">
              <w:rPr>
                <w:webHidden/>
              </w:rPr>
            </w:r>
            <w:r w:rsidRPr="00113134">
              <w:rPr>
                <w:webHidden/>
              </w:rPr>
              <w:fldChar w:fldCharType="separate"/>
            </w:r>
            <w:r w:rsidRPr="00113134">
              <w:rPr>
                <w:webHidden/>
              </w:rPr>
              <w:t>40</w:t>
            </w:r>
            <w:r w:rsidRPr="00113134">
              <w:rPr>
                <w:webHidden/>
              </w:rPr>
              <w:fldChar w:fldCharType="end"/>
            </w:r>
          </w:hyperlink>
        </w:p>
        <w:p w14:paraId="618CE35B" w14:textId="5358D024" w:rsidR="00801CC5" w:rsidRPr="00113134" w:rsidRDefault="00801CC5">
          <w:pPr>
            <w:pStyle w:val="TOC3"/>
            <w:rPr>
              <w:rFonts w:eastAsiaTheme="minorEastAsia"/>
              <w:kern w:val="2"/>
              <w:sz w:val="24"/>
              <w:szCs w:val="24"/>
              <w14:ligatures w14:val="standardContextual"/>
            </w:rPr>
          </w:pPr>
          <w:hyperlink w:anchor="_Toc193366923" w:history="1">
            <w:r w:rsidRPr="00113134">
              <w:rPr>
                <w:rStyle w:val="Hyperlink"/>
                <w:rFonts w:eastAsiaTheme="majorEastAsia"/>
              </w:rPr>
              <w:t>1.7.5 Sprint Planning and Agile Team Roles:</w:t>
            </w:r>
            <w:r w:rsidRPr="00113134">
              <w:rPr>
                <w:webHidden/>
              </w:rPr>
              <w:tab/>
            </w:r>
            <w:r w:rsidRPr="00113134">
              <w:rPr>
                <w:webHidden/>
              </w:rPr>
              <w:fldChar w:fldCharType="begin"/>
            </w:r>
            <w:r w:rsidRPr="00113134">
              <w:rPr>
                <w:webHidden/>
              </w:rPr>
              <w:instrText xml:space="preserve"> PAGEREF _Toc193366923 \h </w:instrText>
            </w:r>
            <w:r w:rsidRPr="00113134">
              <w:rPr>
                <w:webHidden/>
              </w:rPr>
            </w:r>
            <w:r w:rsidRPr="00113134">
              <w:rPr>
                <w:webHidden/>
              </w:rPr>
              <w:fldChar w:fldCharType="separate"/>
            </w:r>
            <w:r w:rsidRPr="00113134">
              <w:rPr>
                <w:webHidden/>
              </w:rPr>
              <w:t>40</w:t>
            </w:r>
            <w:r w:rsidRPr="00113134">
              <w:rPr>
                <w:webHidden/>
              </w:rPr>
              <w:fldChar w:fldCharType="end"/>
            </w:r>
          </w:hyperlink>
        </w:p>
        <w:p w14:paraId="74FB1430" w14:textId="2E9FAE9B" w:rsidR="00801CC5" w:rsidRPr="00113134" w:rsidRDefault="00801CC5">
          <w:pPr>
            <w:pStyle w:val="TOC3"/>
            <w:rPr>
              <w:rFonts w:eastAsiaTheme="minorEastAsia"/>
              <w:kern w:val="2"/>
              <w:sz w:val="24"/>
              <w:szCs w:val="24"/>
              <w14:ligatures w14:val="standardContextual"/>
            </w:rPr>
          </w:pPr>
          <w:hyperlink w:anchor="_Toc193366924"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_Toc193366924 \h </w:instrText>
            </w:r>
            <w:r w:rsidRPr="00113134">
              <w:rPr>
                <w:webHidden/>
              </w:rPr>
            </w:r>
            <w:r w:rsidRPr="00113134">
              <w:rPr>
                <w:webHidden/>
              </w:rPr>
              <w:fldChar w:fldCharType="separate"/>
            </w:r>
            <w:r w:rsidRPr="00113134">
              <w:rPr>
                <w:webHidden/>
              </w:rPr>
              <w:t>41</w:t>
            </w:r>
            <w:r w:rsidRPr="00113134">
              <w:rPr>
                <w:webHidden/>
              </w:rPr>
              <w:fldChar w:fldCharType="end"/>
            </w:r>
          </w:hyperlink>
        </w:p>
        <w:p w14:paraId="5F42787C" w14:textId="0E0E92C1" w:rsidR="00801CC5" w:rsidRPr="00113134" w:rsidRDefault="00801CC5">
          <w:pPr>
            <w:pStyle w:val="TOC1"/>
            <w:rPr>
              <w:b w:val="0"/>
              <w:bCs w:val="0"/>
              <w:kern w:val="2"/>
              <w:sz w:val="24"/>
              <w:szCs w:val="24"/>
              <w14:ligatures w14:val="standardContextual"/>
            </w:rPr>
          </w:pPr>
          <w:hyperlink w:anchor="_Toc193366925" w:history="1">
            <w:r w:rsidRPr="00113134">
              <w:rPr>
                <w:rStyle w:val="Hyperlink"/>
              </w:rPr>
              <w:t>Chapter 02</w:t>
            </w:r>
            <w:r w:rsidRPr="00113134">
              <w:rPr>
                <w:webHidden/>
              </w:rPr>
              <w:tab/>
            </w:r>
            <w:r w:rsidRPr="00113134">
              <w:rPr>
                <w:webHidden/>
              </w:rPr>
              <w:fldChar w:fldCharType="begin"/>
            </w:r>
            <w:r w:rsidRPr="00113134">
              <w:rPr>
                <w:webHidden/>
              </w:rPr>
              <w:instrText xml:space="preserve"> PAGEREF _Toc193366925 \h </w:instrText>
            </w:r>
            <w:r w:rsidRPr="00113134">
              <w:rPr>
                <w:webHidden/>
              </w:rPr>
            </w:r>
            <w:r w:rsidRPr="00113134">
              <w:rPr>
                <w:webHidden/>
              </w:rPr>
              <w:fldChar w:fldCharType="separate"/>
            </w:r>
            <w:r w:rsidRPr="00113134">
              <w:rPr>
                <w:webHidden/>
              </w:rPr>
              <w:t>41</w:t>
            </w:r>
            <w:r w:rsidRPr="00113134">
              <w:rPr>
                <w:webHidden/>
              </w:rPr>
              <w:fldChar w:fldCharType="end"/>
            </w:r>
          </w:hyperlink>
        </w:p>
        <w:p w14:paraId="1415216A" w14:textId="5B71629F" w:rsidR="00801CC5" w:rsidRPr="00113134" w:rsidRDefault="00801CC5">
          <w:pPr>
            <w:pStyle w:val="TOC3"/>
            <w:rPr>
              <w:rFonts w:eastAsiaTheme="minorEastAsia"/>
              <w:kern w:val="2"/>
              <w:sz w:val="24"/>
              <w:szCs w:val="24"/>
              <w14:ligatures w14:val="standardContextual"/>
            </w:rPr>
          </w:pPr>
          <w:hyperlink w:anchor="_Toc193366926" w:history="1">
            <w:r w:rsidRPr="00113134">
              <w:rPr>
                <w:rStyle w:val="Hyperlink"/>
                <w:rFonts w:eastAsiaTheme="majorEastAsia"/>
              </w:rPr>
              <w:t>2.1.1 Technical Feasibility</w:t>
            </w:r>
            <w:r w:rsidRPr="00113134">
              <w:rPr>
                <w:webHidden/>
              </w:rPr>
              <w:tab/>
            </w:r>
            <w:r w:rsidRPr="00113134">
              <w:rPr>
                <w:webHidden/>
              </w:rPr>
              <w:fldChar w:fldCharType="begin"/>
            </w:r>
            <w:r w:rsidRPr="00113134">
              <w:rPr>
                <w:webHidden/>
              </w:rPr>
              <w:instrText xml:space="preserve"> PAGEREF _Toc193366926 \h </w:instrText>
            </w:r>
            <w:r w:rsidRPr="00113134">
              <w:rPr>
                <w:webHidden/>
              </w:rPr>
            </w:r>
            <w:r w:rsidRPr="00113134">
              <w:rPr>
                <w:webHidden/>
              </w:rPr>
              <w:fldChar w:fldCharType="separate"/>
            </w:r>
            <w:r w:rsidRPr="00113134">
              <w:rPr>
                <w:webHidden/>
              </w:rPr>
              <w:t>41</w:t>
            </w:r>
            <w:r w:rsidRPr="00113134">
              <w:rPr>
                <w:webHidden/>
              </w:rPr>
              <w:fldChar w:fldCharType="end"/>
            </w:r>
          </w:hyperlink>
        </w:p>
        <w:p w14:paraId="09AF965C" w14:textId="655959AE" w:rsidR="00801CC5" w:rsidRPr="00113134" w:rsidRDefault="00801CC5">
          <w:pPr>
            <w:pStyle w:val="TOC3"/>
            <w:rPr>
              <w:rFonts w:eastAsiaTheme="minorEastAsia"/>
              <w:kern w:val="2"/>
              <w:sz w:val="24"/>
              <w:szCs w:val="24"/>
              <w14:ligatures w14:val="standardContextual"/>
            </w:rPr>
          </w:pPr>
          <w:hyperlink w:anchor="_Toc193366927" w:history="1">
            <w:r w:rsidRPr="00113134">
              <w:rPr>
                <w:rStyle w:val="Hyperlink"/>
                <w:rFonts w:eastAsiaTheme="majorEastAsia"/>
              </w:rPr>
              <w:t>2.1.2 Operational Feasibility</w:t>
            </w:r>
            <w:r w:rsidRPr="00113134">
              <w:rPr>
                <w:webHidden/>
              </w:rPr>
              <w:tab/>
            </w:r>
            <w:r w:rsidRPr="00113134">
              <w:rPr>
                <w:webHidden/>
              </w:rPr>
              <w:fldChar w:fldCharType="begin"/>
            </w:r>
            <w:r w:rsidRPr="00113134">
              <w:rPr>
                <w:webHidden/>
              </w:rPr>
              <w:instrText xml:space="preserve"> PAGEREF _Toc193366927 \h </w:instrText>
            </w:r>
            <w:r w:rsidRPr="00113134">
              <w:rPr>
                <w:webHidden/>
              </w:rPr>
            </w:r>
            <w:r w:rsidRPr="00113134">
              <w:rPr>
                <w:webHidden/>
              </w:rPr>
              <w:fldChar w:fldCharType="separate"/>
            </w:r>
            <w:r w:rsidRPr="00113134">
              <w:rPr>
                <w:webHidden/>
              </w:rPr>
              <w:t>42</w:t>
            </w:r>
            <w:r w:rsidRPr="00113134">
              <w:rPr>
                <w:webHidden/>
              </w:rPr>
              <w:fldChar w:fldCharType="end"/>
            </w:r>
          </w:hyperlink>
        </w:p>
        <w:p w14:paraId="3027F966" w14:textId="6023537E" w:rsidR="00801CC5" w:rsidRPr="00113134" w:rsidRDefault="00801CC5">
          <w:pPr>
            <w:pStyle w:val="TOC3"/>
            <w:rPr>
              <w:rFonts w:eastAsiaTheme="minorEastAsia"/>
              <w:kern w:val="2"/>
              <w:sz w:val="24"/>
              <w:szCs w:val="24"/>
              <w14:ligatures w14:val="standardContextual"/>
            </w:rPr>
          </w:pPr>
          <w:hyperlink w:anchor="_Toc193366928" w:history="1">
            <w:r w:rsidRPr="00113134">
              <w:rPr>
                <w:rStyle w:val="Hyperlink"/>
                <w:rFonts w:eastAsiaTheme="majorEastAsia"/>
              </w:rPr>
              <w:t>2.1.3 Economic Feasibility</w:t>
            </w:r>
            <w:r w:rsidRPr="00113134">
              <w:rPr>
                <w:webHidden/>
              </w:rPr>
              <w:tab/>
            </w:r>
            <w:r w:rsidRPr="00113134">
              <w:rPr>
                <w:webHidden/>
              </w:rPr>
              <w:fldChar w:fldCharType="begin"/>
            </w:r>
            <w:r w:rsidRPr="00113134">
              <w:rPr>
                <w:webHidden/>
              </w:rPr>
              <w:instrText xml:space="preserve"> PAGEREF _Toc193366928 \h </w:instrText>
            </w:r>
            <w:r w:rsidRPr="00113134">
              <w:rPr>
                <w:webHidden/>
              </w:rPr>
            </w:r>
            <w:r w:rsidRPr="00113134">
              <w:rPr>
                <w:webHidden/>
              </w:rPr>
              <w:fldChar w:fldCharType="separate"/>
            </w:r>
            <w:r w:rsidRPr="00113134">
              <w:rPr>
                <w:webHidden/>
              </w:rPr>
              <w:t>43</w:t>
            </w:r>
            <w:r w:rsidRPr="00113134">
              <w:rPr>
                <w:webHidden/>
              </w:rPr>
              <w:fldChar w:fldCharType="end"/>
            </w:r>
          </w:hyperlink>
        </w:p>
        <w:p w14:paraId="08979DD1" w14:textId="51431522" w:rsidR="00801CC5" w:rsidRPr="00113134" w:rsidRDefault="00801CC5">
          <w:pPr>
            <w:pStyle w:val="TOC3"/>
            <w:rPr>
              <w:rFonts w:eastAsiaTheme="minorEastAsia"/>
              <w:kern w:val="2"/>
              <w:sz w:val="24"/>
              <w:szCs w:val="24"/>
              <w14:ligatures w14:val="standardContextual"/>
            </w:rPr>
          </w:pPr>
          <w:hyperlink w:anchor="_Toc193366929" w:history="1">
            <w:r w:rsidRPr="00113134">
              <w:rPr>
                <w:rStyle w:val="Hyperlink"/>
                <w:rFonts w:eastAsiaTheme="majorEastAsia"/>
              </w:rPr>
              <w:t>2.1.4 Legal Feasibility</w:t>
            </w:r>
            <w:r w:rsidRPr="00113134">
              <w:rPr>
                <w:webHidden/>
              </w:rPr>
              <w:tab/>
            </w:r>
            <w:r w:rsidRPr="00113134">
              <w:rPr>
                <w:webHidden/>
              </w:rPr>
              <w:fldChar w:fldCharType="begin"/>
            </w:r>
            <w:r w:rsidRPr="00113134">
              <w:rPr>
                <w:webHidden/>
              </w:rPr>
              <w:instrText xml:space="preserve"> PAGEREF _Toc193366929 \h </w:instrText>
            </w:r>
            <w:r w:rsidRPr="00113134">
              <w:rPr>
                <w:webHidden/>
              </w:rPr>
            </w:r>
            <w:r w:rsidRPr="00113134">
              <w:rPr>
                <w:webHidden/>
              </w:rPr>
              <w:fldChar w:fldCharType="separate"/>
            </w:r>
            <w:r w:rsidRPr="00113134">
              <w:rPr>
                <w:webHidden/>
              </w:rPr>
              <w:t>43</w:t>
            </w:r>
            <w:r w:rsidRPr="00113134">
              <w:rPr>
                <w:webHidden/>
              </w:rPr>
              <w:fldChar w:fldCharType="end"/>
            </w:r>
          </w:hyperlink>
        </w:p>
        <w:p w14:paraId="3B8E13A6" w14:textId="2036E03C" w:rsidR="00801CC5" w:rsidRPr="00113134" w:rsidRDefault="00801CC5">
          <w:pPr>
            <w:pStyle w:val="TOC2"/>
            <w:rPr>
              <w:rFonts w:eastAsiaTheme="minorEastAsia"/>
              <w:b w:val="0"/>
              <w:bCs w:val="0"/>
              <w:kern w:val="2"/>
              <w:sz w:val="24"/>
              <w:szCs w:val="24"/>
              <w14:ligatures w14:val="standardContextual"/>
            </w:rPr>
          </w:pPr>
          <w:hyperlink w:anchor="_Toc193366930" w:history="1">
            <w:r w:rsidRPr="00113134">
              <w:rPr>
                <w:rStyle w:val="Hyperlink"/>
                <w:rFonts w:eastAsiaTheme="majorEastAsia"/>
              </w:rPr>
              <w:t>2.2 Requirement Gathering for Pathfinder.lk</w:t>
            </w:r>
            <w:r w:rsidRPr="00113134">
              <w:rPr>
                <w:webHidden/>
              </w:rPr>
              <w:tab/>
            </w:r>
            <w:r w:rsidRPr="00113134">
              <w:rPr>
                <w:webHidden/>
              </w:rPr>
              <w:fldChar w:fldCharType="begin"/>
            </w:r>
            <w:r w:rsidRPr="00113134">
              <w:rPr>
                <w:webHidden/>
              </w:rPr>
              <w:instrText xml:space="preserve"> PAGEREF _Toc193366930 \h </w:instrText>
            </w:r>
            <w:r w:rsidRPr="00113134">
              <w:rPr>
                <w:webHidden/>
              </w:rPr>
            </w:r>
            <w:r w:rsidRPr="00113134">
              <w:rPr>
                <w:webHidden/>
              </w:rPr>
              <w:fldChar w:fldCharType="separate"/>
            </w:r>
            <w:r w:rsidRPr="00113134">
              <w:rPr>
                <w:webHidden/>
              </w:rPr>
              <w:t>45</w:t>
            </w:r>
            <w:r w:rsidRPr="00113134">
              <w:rPr>
                <w:webHidden/>
              </w:rPr>
              <w:fldChar w:fldCharType="end"/>
            </w:r>
          </w:hyperlink>
        </w:p>
        <w:p w14:paraId="54948E09" w14:textId="25D1063E" w:rsidR="00801CC5" w:rsidRPr="00113134" w:rsidRDefault="00801CC5">
          <w:pPr>
            <w:pStyle w:val="TOC3"/>
            <w:rPr>
              <w:rFonts w:eastAsiaTheme="minorEastAsia"/>
              <w:kern w:val="2"/>
              <w:sz w:val="24"/>
              <w:szCs w:val="24"/>
              <w14:ligatures w14:val="standardContextual"/>
            </w:rPr>
          </w:pPr>
          <w:hyperlink w:anchor="_Toc193366931" w:history="1">
            <w:r w:rsidRPr="00113134">
              <w:rPr>
                <w:rStyle w:val="Hyperlink"/>
                <w:rFonts w:eastAsiaTheme="majorEastAsia"/>
              </w:rPr>
              <w:t>2.2.1 Stakeholder Identification</w:t>
            </w:r>
            <w:r w:rsidRPr="00113134">
              <w:rPr>
                <w:webHidden/>
              </w:rPr>
              <w:tab/>
            </w:r>
            <w:r w:rsidRPr="00113134">
              <w:rPr>
                <w:webHidden/>
              </w:rPr>
              <w:fldChar w:fldCharType="begin"/>
            </w:r>
            <w:r w:rsidRPr="00113134">
              <w:rPr>
                <w:webHidden/>
              </w:rPr>
              <w:instrText xml:space="preserve"> PAGEREF _Toc193366931 \h </w:instrText>
            </w:r>
            <w:r w:rsidRPr="00113134">
              <w:rPr>
                <w:webHidden/>
              </w:rPr>
            </w:r>
            <w:r w:rsidRPr="00113134">
              <w:rPr>
                <w:webHidden/>
              </w:rPr>
              <w:fldChar w:fldCharType="separate"/>
            </w:r>
            <w:r w:rsidRPr="00113134">
              <w:rPr>
                <w:webHidden/>
              </w:rPr>
              <w:t>45</w:t>
            </w:r>
            <w:r w:rsidRPr="00113134">
              <w:rPr>
                <w:webHidden/>
              </w:rPr>
              <w:fldChar w:fldCharType="end"/>
            </w:r>
          </w:hyperlink>
        </w:p>
        <w:p w14:paraId="6219DB17" w14:textId="013A9C4F" w:rsidR="00801CC5" w:rsidRPr="00113134" w:rsidRDefault="00801CC5">
          <w:pPr>
            <w:pStyle w:val="TOC3"/>
            <w:rPr>
              <w:rFonts w:eastAsiaTheme="minorEastAsia"/>
              <w:kern w:val="2"/>
              <w:sz w:val="24"/>
              <w:szCs w:val="24"/>
              <w14:ligatures w14:val="standardContextual"/>
            </w:rPr>
          </w:pPr>
          <w:hyperlink w:anchor="_Toc193366932" w:history="1">
            <w:r w:rsidRPr="00113134">
              <w:rPr>
                <w:rStyle w:val="Hyperlink"/>
                <w:rFonts w:eastAsiaTheme="majorEastAsia"/>
              </w:rPr>
              <w:t>2.2.2 Functional Requirements</w:t>
            </w:r>
            <w:r w:rsidRPr="00113134">
              <w:rPr>
                <w:webHidden/>
              </w:rPr>
              <w:tab/>
            </w:r>
            <w:r w:rsidRPr="00113134">
              <w:rPr>
                <w:webHidden/>
              </w:rPr>
              <w:fldChar w:fldCharType="begin"/>
            </w:r>
            <w:r w:rsidRPr="00113134">
              <w:rPr>
                <w:webHidden/>
              </w:rPr>
              <w:instrText xml:space="preserve"> PAGEREF _Toc193366932 \h </w:instrText>
            </w:r>
            <w:r w:rsidRPr="00113134">
              <w:rPr>
                <w:webHidden/>
              </w:rPr>
            </w:r>
            <w:r w:rsidRPr="00113134">
              <w:rPr>
                <w:webHidden/>
              </w:rPr>
              <w:fldChar w:fldCharType="separate"/>
            </w:r>
            <w:r w:rsidRPr="00113134">
              <w:rPr>
                <w:webHidden/>
              </w:rPr>
              <w:t>46</w:t>
            </w:r>
            <w:r w:rsidRPr="00113134">
              <w:rPr>
                <w:webHidden/>
              </w:rPr>
              <w:fldChar w:fldCharType="end"/>
            </w:r>
          </w:hyperlink>
        </w:p>
        <w:p w14:paraId="14F6E9CF" w14:textId="189B3EBD" w:rsidR="00801CC5" w:rsidRPr="00113134" w:rsidRDefault="00801CC5">
          <w:pPr>
            <w:pStyle w:val="TOC3"/>
            <w:rPr>
              <w:rFonts w:eastAsiaTheme="minorEastAsia"/>
              <w:kern w:val="2"/>
              <w:sz w:val="24"/>
              <w:szCs w:val="24"/>
              <w14:ligatures w14:val="standardContextual"/>
            </w:rPr>
          </w:pPr>
          <w:hyperlink w:anchor="_Toc193366933" w:history="1">
            <w:r w:rsidRPr="00113134">
              <w:rPr>
                <w:rStyle w:val="Hyperlink"/>
                <w:rFonts w:eastAsiaTheme="majorEastAsia"/>
              </w:rPr>
              <w:t>2.2.3 Non-Functional Requirements</w:t>
            </w:r>
            <w:r w:rsidRPr="00113134">
              <w:rPr>
                <w:webHidden/>
              </w:rPr>
              <w:tab/>
            </w:r>
            <w:r w:rsidRPr="00113134">
              <w:rPr>
                <w:webHidden/>
              </w:rPr>
              <w:fldChar w:fldCharType="begin"/>
            </w:r>
            <w:r w:rsidRPr="00113134">
              <w:rPr>
                <w:webHidden/>
              </w:rPr>
              <w:instrText xml:space="preserve"> PAGEREF _Toc193366933 \h </w:instrText>
            </w:r>
            <w:r w:rsidRPr="00113134">
              <w:rPr>
                <w:webHidden/>
              </w:rPr>
            </w:r>
            <w:r w:rsidRPr="00113134">
              <w:rPr>
                <w:webHidden/>
              </w:rPr>
              <w:fldChar w:fldCharType="separate"/>
            </w:r>
            <w:r w:rsidRPr="00113134">
              <w:rPr>
                <w:webHidden/>
              </w:rPr>
              <w:t>48</w:t>
            </w:r>
            <w:r w:rsidRPr="00113134">
              <w:rPr>
                <w:webHidden/>
              </w:rPr>
              <w:fldChar w:fldCharType="end"/>
            </w:r>
          </w:hyperlink>
        </w:p>
        <w:p w14:paraId="5F74659E" w14:textId="40998052" w:rsidR="00801CC5" w:rsidRPr="00113134" w:rsidRDefault="00801CC5">
          <w:pPr>
            <w:pStyle w:val="TOC3"/>
            <w:rPr>
              <w:rFonts w:eastAsiaTheme="minorEastAsia"/>
              <w:kern w:val="2"/>
              <w:sz w:val="24"/>
              <w:szCs w:val="24"/>
              <w14:ligatures w14:val="standardContextual"/>
            </w:rPr>
          </w:pPr>
          <w:hyperlink w:anchor="_Toc193366934" w:history="1">
            <w:r w:rsidRPr="00113134">
              <w:rPr>
                <w:rStyle w:val="Hyperlink"/>
                <w:rFonts w:eastAsiaTheme="majorEastAsia"/>
              </w:rPr>
              <w:t>2.2.4 User Requirements</w:t>
            </w:r>
            <w:r w:rsidRPr="00113134">
              <w:rPr>
                <w:webHidden/>
              </w:rPr>
              <w:tab/>
            </w:r>
            <w:r w:rsidRPr="00113134">
              <w:rPr>
                <w:webHidden/>
              </w:rPr>
              <w:fldChar w:fldCharType="begin"/>
            </w:r>
            <w:r w:rsidRPr="00113134">
              <w:rPr>
                <w:webHidden/>
              </w:rPr>
              <w:instrText xml:space="preserve"> PAGEREF _Toc193366934 \h </w:instrText>
            </w:r>
            <w:r w:rsidRPr="00113134">
              <w:rPr>
                <w:webHidden/>
              </w:rPr>
            </w:r>
            <w:r w:rsidRPr="00113134">
              <w:rPr>
                <w:webHidden/>
              </w:rPr>
              <w:fldChar w:fldCharType="separate"/>
            </w:r>
            <w:r w:rsidRPr="00113134">
              <w:rPr>
                <w:webHidden/>
              </w:rPr>
              <w:t>48</w:t>
            </w:r>
            <w:r w:rsidRPr="00113134">
              <w:rPr>
                <w:webHidden/>
              </w:rPr>
              <w:fldChar w:fldCharType="end"/>
            </w:r>
          </w:hyperlink>
        </w:p>
        <w:p w14:paraId="0F6B39D0" w14:textId="4069F714" w:rsidR="00801CC5" w:rsidRPr="00113134" w:rsidRDefault="00801CC5">
          <w:pPr>
            <w:pStyle w:val="TOC3"/>
            <w:rPr>
              <w:rFonts w:eastAsiaTheme="minorEastAsia"/>
              <w:kern w:val="2"/>
              <w:sz w:val="24"/>
              <w:szCs w:val="24"/>
              <w14:ligatures w14:val="standardContextual"/>
            </w:rPr>
          </w:pPr>
          <w:hyperlink w:anchor="_Toc193366935" w:history="1">
            <w:r w:rsidRPr="00113134">
              <w:rPr>
                <w:rStyle w:val="Hyperlink"/>
                <w:rFonts w:eastAsiaTheme="majorEastAsia"/>
              </w:rPr>
              <w:t>2.2.5 System Requirements</w:t>
            </w:r>
            <w:r w:rsidRPr="00113134">
              <w:rPr>
                <w:webHidden/>
              </w:rPr>
              <w:tab/>
            </w:r>
            <w:r w:rsidRPr="00113134">
              <w:rPr>
                <w:webHidden/>
              </w:rPr>
              <w:fldChar w:fldCharType="begin"/>
            </w:r>
            <w:r w:rsidRPr="00113134">
              <w:rPr>
                <w:webHidden/>
              </w:rPr>
              <w:instrText xml:space="preserve"> PAGEREF _Toc193366935 \h </w:instrText>
            </w:r>
            <w:r w:rsidRPr="00113134">
              <w:rPr>
                <w:webHidden/>
              </w:rPr>
            </w:r>
            <w:r w:rsidRPr="00113134">
              <w:rPr>
                <w:webHidden/>
              </w:rPr>
              <w:fldChar w:fldCharType="separate"/>
            </w:r>
            <w:r w:rsidRPr="00113134">
              <w:rPr>
                <w:webHidden/>
              </w:rPr>
              <w:t>49</w:t>
            </w:r>
            <w:r w:rsidRPr="00113134">
              <w:rPr>
                <w:webHidden/>
              </w:rPr>
              <w:fldChar w:fldCharType="end"/>
            </w:r>
          </w:hyperlink>
        </w:p>
        <w:p w14:paraId="1F95AB1E" w14:textId="0C0BD304" w:rsidR="00801CC5" w:rsidRPr="00113134" w:rsidRDefault="00801CC5">
          <w:pPr>
            <w:pStyle w:val="TOC3"/>
            <w:rPr>
              <w:rFonts w:eastAsiaTheme="minorEastAsia"/>
              <w:kern w:val="2"/>
              <w:sz w:val="24"/>
              <w:szCs w:val="24"/>
              <w14:ligatures w14:val="standardContextual"/>
            </w:rPr>
          </w:pPr>
          <w:hyperlink w:anchor="_Toc193366936" w:history="1">
            <w:r w:rsidRPr="00113134">
              <w:rPr>
                <w:rStyle w:val="Hyperlink"/>
                <w:rFonts w:eastAsiaTheme="majorEastAsia"/>
              </w:rPr>
              <w:t>2.2.6 Functional and Non-Functional Requirement Prioritization</w:t>
            </w:r>
            <w:r w:rsidRPr="00113134">
              <w:rPr>
                <w:webHidden/>
              </w:rPr>
              <w:tab/>
            </w:r>
            <w:r w:rsidRPr="00113134">
              <w:rPr>
                <w:webHidden/>
              </w:rPr>
              <w:fldChar w:fldCharType="begin"/>
            </w:r>
            <w:r w:rsidRPr="00113134">
              <w:rPr>
                <w:webHidden/>
              </w:rPr>
              <w:instrText xml:space="preserve"> PAGEREF _Toc193366936 \h </w:instrText>
            </w:r>
            <w:r w:rsidRPr="00113134">
              <w:rPr>
                <w:webHidden/>
              </w:rPr>
            </w:r>
            <w:r w:rsidRPr="00113134">
              <w:rPr>
                <w:webHidden/>
              </w:rPr>
              <w:fldChar w:fldCharType="separate"/>
            </w:r>
            <w:r w:rsidRPr="00113134">
              <w:rPr>
                <w:webHidden/>
              </w:rPr>
              <w:t>49</w:t>
            </w:r>
            <w:r w:rsidRPr="00113134">
              <w:rPr>
                <w:webHidden/>
              </w:rPr>
              <w:fldChar w:fldCharType="end"/>
            </w:r>
          </w:hyperlink>
        </w:p>
        <w:p w14:paraId="4BD26D79" w14:textId="349AF165" w:rsidR="00801CC5" w:rsidRPr="00113134" w:rsidRDefault="00801CC5">
          <w:pPr>
            <w:pStyle w:val="TOC3"/>
            <w:rPr>
              <w:rFonts w:eastAsiaTheme="minorEastAsia"/>
              <w:kern w:val="2"/>
              <w:sz w:val="24"/>
              <w:szCs w:val="24"/>
              <w14:ligatures w14:val="standardContextual"/>
            </w:rPr>
          </w:pPr>
          <w:hyperlink w:anchor="_Toc193366937" w:history="1">
            <w:r w:rsidRPr="00113134">
              <w:rPr>
                <w:rStyle w:val="Hyperlink"/>
                <w:rFonts w:eastAsiaTheme="majorEastAsia"/>
              </w:rPr>
              <w:t>2.2.7 Stakeholder Feedback &amp; Iteration</w:t>
            </w:r>
            <w:r w:rsidRPr="00113134">
              <w:rPr>
                <w:webHidden/>
              </w:rPr>
              <w:tab/>
            </w:r>
            <w:r w:rsidRPr="00113134">
              <w:rPr>
                <w:webHidden/>
              </w:rPr>
              <w:fldChar w:fldCharType="begin"/>
            </w:r>
            <w:r w:rsidRPr="00113134">
              <w:rPr>
                <w:webHidden/>
              </w:rPr>
              <w:instrText xml:space="preserve"> PAGEREF _Toc193366937 \h </w:instrText>
            </w:r>
            <w:r w:rsidRPr="00113134">
              <w:rPr>
                <w:webHidden/>
              </w:rPr>
            </w:r>
            <w:r w:rsidRPr="00113134">
              <w:rPr>
                <w:webHidden/>
              </w:rPr>
              <w:fldChar w:fldCharType="separate"/>
            </w:r>
            <w:r w:rsidRPr="00113134">
              <w:rPr>
                <w:webHidden/>
              </w:rPr>
              <w:t>50</w:t>
            </w:r>
            <w:r w:rsidRPr="00113134">
              <w:rPr>
                <w:webHidden/>
              </w:rPr>
              <w:fldChar w:fldCharType="end"/>
            </w:r>
          </w:hyperlink>
        </w:p>
        <w:p w14:paraId="62BE910C" w14:textId="0E5C46CF" w:rsidR="00801CC5" w:rsidRPr="00113134" w:rsidRDefault="00801CC5">
          <w:pPr>
            <w:pStyle w:val="TOC3"/>
            <w:rPr>
              <w:rFonts w:eastAsiaTheme="minorEastAsia"/>
              <w:kern w:val="2"/>
              <w:sz w:val="24"/>
              <w:szCs w:val="24"/>
              <w14:ligatures w14:val="standardContextual"/>
            </w:rPr>
          </w:pPr>
          <w:hyperlink w:anchor="_Toc193366938" w:history="1">
            <w:r w:rsidRPr="00113134">
              <w:rPr>
                <w:rStyle w:val="Hyperlink"/>
                <w:rFonts w:eastAsiaTheme="majorEastAsia"/>
              </w:rPr>
              <w:t>2.2.8 Conclusion</w:t>
            </w:r>
            <w:r w:rsidRPr="00113134">
              <w:rPr>
                <w:webHidden/>
              </w:rPr>
              <w:tab/>
            </w:r>
            <w:r w:rsidRPr="00113134">
              <w:rPr>
                <w:webHidden/>
              </w:rPr>
              <w:fldChar w:fldCharType="begin"/>
            </w:r>
            <w:r w:rsidRPr="00113134">
              <w:rPr>
                <w:webHidden/>
              </w:rPr>
              <w:instrText xml:space="preserve"> PAGEREF _Toc193366938 \h </w:instrText>
            </w:r>
            <w:r w:rsidRPr="00113134">
              <w:rPr>
                <w:webHidden/>
              </w:rPr>
            </w:r>
            <w:r w:rsidRPr="00113134">
              <w:rPr>
                <w:webHidden/>
              </w:rPr>
              <w:fldChar w:fldCharType="separate"/>
            </w:r>
            <w:r w:rsidRPr="00113134">
              <w:rPr>
                <w:webHidden/>
              </w:rPr>
              <w:t>50</w:t>
            </w:r>
            <w:r w:rsidRPr="00113134">
              <w:rPr>
                <w:webHidden/>
              </w:rPr>
              <w:fldChar w:fldCharType="end"/>
            </w:r>
          </w:hyperlink>
        </w:p>
        <w:p w14:paraId="43CF6E3F" w14:textId="79CAC570" w:rsidR="00801CC5" w:rsidRPr="00113134" w:rsidRDefault="00801CC5">
          <w:pPr>
            <w:pStyle w:val="TOC2"/>
            <w:rPr>
              <w:rFonts w:eastAsiaTheme="minorEastAsia"/>
              <w:b w:val="0"/>
              <w:bCs w:val="0"/>
              <w:kern w:val="2"/>
              <w:sz w:val="24"/>
              <w:szCs w:val="24"/>
              <w14:ligatures w14:val="standardContextual"/>
            </w:rPr>
          </w:pPr>
          <w:hyperlink w:anchor="_Toc193366939" w:history="1">
            <w:r w:rsidRPr="00113134">
              <w:rPr>
                <w:rStyle w:val="Hyperlink"/>
                <w:rFonts w:eastAsiaTheme="majorEastAsia"/>
              </w:rPr>
              <w:t>2.3 Refined Resource Identification for Pathfinder.lk</w:t>
            </w:r>
            <w:r w:rsidRPr="00113134">
              <w:rPr>
                <w:webHidden/>
              </w:rPr>
              <w:tab/>
            </w:r>
            <w:r w:rsidRPr="00113134">
              <w:rPr>
                <w:webHidden/>
              </w:rPr>
              <w:fldChar w:fldCharType="begin"/>
            </w:r>
            <w:r w:rsidRPr="00113134">
              <w:rPr>
                <w:webHidden/>
              </w:rPr>
              <w:instrText xml:space="preserve"> PAGEREF _Toc193366939 \h </w:instrText>
            </w:r>
            <w:r w:rsidRPr="00113134">
              <w:rPr>
                <w:webHidden/>
              </w:rPr>
            </w:r>
            <w:r w:rsidRPr="00113134">
              <w:rPr>
                <w:webHidden/>
              </w:rPr>
              <w:fldChar w:fldCharType="separate"/>
            </w:r>
            <w:r w:rsidRPr="00113134">
              <w:rPr>
                <w:webHidden/>
              </w:rPr>
              <w:t>50</w:t>
            </w:r>
            <w:r w:rsidRPr="00113134">
              <w:rPr>
                <w:webHidden/>
              </w:rPr>
              <w:fldChar w:fldCharType="end"/>
            </w:r>
          </w:hyperlink>
        </w:p>
        <w:p w14:paraId="07C54E84" w14:textId="5884E076" w:rsidR="00801CC5" w:rsidRPr="00113134" w:rsidRDefault="00801CC5">
          <w:pPr>
            <w:pStyle w:val="TOC3"/>
            <w:rPr>
              <w:rFonts w:eastAsiaTheme="minorEastAsia"/>
              <w:kern w:val="2"/>
              <w:sz w:val="24"/>
              <w:szCs w:val="24"/>
              <w14:ligatures w14:val="standardContextual"/>
            </w:rPr>
          </w:pPr>
          <w:hyperlink w:anchor="_Toc193366940" w:history="1">
            <w:r w:rsidRPr="00113134">
              <w:rPr>
                <w:rStyle w:val="Hyperlink"/>
                <w:rFonts w:eastAsiaTheme="majorEastAsia"/>
              </w:rPr>
              <w:t>2.3.1 The development of Pathfinder.lk, a web-based platform, will be handled by a focused team consisting of the following roles:</w:t>
            </w:r>
            <w:r w:rsidRPr="00113134">
              <w:rPr>
                <w:webHidden/>
              </w:rPr>
              <w:tab/>
            </w:r>
            <w:r w:rsidRPr="00113134">
              <w:rPr>
                <w:webHidden/>
              </w:rPr>
              <w:fldChar w:fldCharType="begin"/>
            </w:r>
            <w:r w:rsidRPr="00113134">
              <w:rPr>
                <w:webHidden/>
              </w:rPr>
              <w:instrText xml:space="preserve"> PAGEREF _Toc193366940 \h </w:instrText>
            </w:r>
            <w:r w:rsidRPr="00113134">
              <w:rPr>
                <w:webHidden/>
              </w:rPr>
            </w:r>
            <w:r w:rsidRPr="00113134">
              <w:rPr>
                <w:webHidden/>
              </w:rPr>
              <w:fldChar w:fldCharType="separate"/>
            </w:r>
            <w:r w:rsidRPr="00113134">
              <w:rPr>
                <w:webHidden/>
              </w:rPr>
              <w:t>50</w:t>
            </w:r>
            <w:r w:rsidRPr="00113134">
              <w:rPr>
                <w:webHidden/>
              </w:rPr>
              <w:fldChar w:fldCharType="end"/>
            </w:r>
          </w:hyperlink>
        </w:p>
        <w:p w14:paraId="3761D972" w14:textId="1E3338FD" w:rsidR="00801CC5" w:rsidRPr="00113134" w:rsidRDefault="00801CC5">
          <w:pPr>
            <w:pStyle w:val="TOC3"/>
            <w:rPr>
              <w:rFonts w:eastAsiaTheme="minorEastAsia"/>
              <w:kern w:val="2"/>
              <w:sz w:val="24"/>
              <w:szCs w:val="24"/>
              <w14:ligatures w14:val="standardContextual"/>
            </w:rPr>
          </w:pPr>
          <w:hyperlink w:anchor="_Toc193366941" w:history="1">
            <w:r w:rsidRPr="00113134">
              <w:rPr>
                <w:rStyle w:val="Hyperlink"/>
                <w:rFonts w:eastAsiaTheme="majorEastAsia"/>
              </w:rPr>
              <w:t>2.3.2 Technological Resources</w:t>
            </w:r>
            <w:r w:rsidRPr="00113134">
              <w:rPr>
                <w:webHidden/>
              </w:rPr>
              <w:tab/>
            </w:r>
            <w:r w:rsidRPr="00113134">
              <w:rPr>
                <w:webHidden/>
              </w:rPr>
              <w:fldChar w:fldCharType="begin"/>
            </w:r>
            <w:r w:rsidRPr="00113134">
              <w:rPr>
                <w:webHidden/>
              </w:rPr>
              <w:instrText xml:space="preserve"> PAGEREF _Toc193366941 \h </w:instrText>
            </w:r>
            <w:r w:rsidRPr="00113134">
              <w:rPr>
                <w:webHidden/>
              </w:rPr>
            </w:r>
            <w:r w:rsidRPr="00113134">
              <w:rPr>
                <w:webHidden/>
              </w:rPr>
              <w:fldChar w:fldCharType="separate"/>
            </w:r>
            <w:r w:rsidRPr="00113134">
              <w:rPr>
                <w:webHidden/>
              </w:rPr>
              <w:t>52</w:t>
            </w:r>
            <w:r w:rsidRPr="00113134">
              <w:rPr>
                <w:webHidden/>
              </w:rPr>
              <w:fldChar w:fldCharType="end"/>
            </w:r>
          </w:hyperlink>
        </w:p>
        <w:p w14:paraId="3FDFCCCC" w14:textId="3C795202" w:rsidR="00801CC5" w:rsidRPr="00113134" w:rsidRDefault="00801CC5">
          <w:pPr>
            <w:pStyle w:val="TOC3"/>
            <w:rPr>
              <w:rFonts w:eastAsiaTheme="minorEastAsia"/>
              <w:kern w:val="2"/>
              <w:sz w:val="24"/>
              <w:szCs w:val="24"/>
              <w14:ligatures w14:val="standardContextual"/>
            </w:rPr>
          </w:pPr>
          <w:hyperlink w:anchor="_Toc193366942" w:history="1">
            <w:r w:rsidRPr="00113134">
              <w:rPr>
                <w:rStyle w:val="Hyperlink"/>
                <w:rFonts w:eastAsiaTheme="majorEastAsia"/>
              </w:rPr>
              <w:t>2.3.3 Financial Resources</w:t>
            </w:r>
            <w:r w:rsidRPr="00113134">
              <w:rPr>
                <w:webHidden/>
              </w:rPr>
              <w:tab/>
            </w:r>
            <w:r w:rsidRPr="00113134">
              <w:rPr>
                <w:webHidden/>
              </w:rPr>
              <w:fldChar w:fldCharType="begin"/>
            </w:r>
            <w:r w:rsidRPr="00113134">
              <w:rPr>
                <w:webHidden/>
              </w:rPr>
              <w:instrText xml:space="preserve"> PAGEREF _Toc193366942 \h </w:instrText>
            </w:r>
            <w:r w:rsidRPr="00113134">
              <w:rPr>
                <w:webHidden/>
              </w:rPr>
            </w:r>
            <w:r w:rsidRPr="00113134">
              <w:rPr>
                <w:webHidden/>
              </w:rPr>
              <w:fldChar w:fldCharType="separate"/>
            </w:r>
            <w:r w:rsidRPr="00113134">
              <w:rPr>
                <w:webHidden/>
              </w:rPr>
              <w:t>53</w:t>
            </w:r>
            <w:r w:rsidRPr="00113134">
              <w:rPr>
                <w:webHidden/>
              </w:rPr>
              <w:fldChar w:fldCharType="end"/>
            </w:r>
          </w:hyperlink>
        </w:p>
        <w:p w14:paraId="07C0748C" w14:textId="509917A1" w:rsidR="00801CC5" w:rsidRPr="00113134" w:rsidRDefault="00801CC5">
          <w:pPr>
            <w:pStyle w:val="TOC2"/>
            <w:rPr>
              <w:rFonts w:eastAsiaTheme="minorEastAsia"/>
              <w:b w:val="0"/>
              <w:bCs w:val="0"/>
              <w:kern w:val="2"/>
              <w:sz w:val="24"/>
              <w:szCs w:val="24"/>
              <w14:ligatures w14:val="standardContextual"/>
            </w:rPr>
          </w:pPr>
          <w:hyperlink w:anchor="_Toc193366943" w:history="1">
            <w:r w:rsidRPr="00113134">
              <w:rPr>
                <w:rStyle w:val="Hyperlink"/>
                <w:rFonts w:eastAsiaTheme="majorEastAsia"/>
              </w:rPr>
              <w:t>2.4 Work Breakdown Structure (WBS) for Pathfinder.lk</w:t>
            </w:r>
            <w:r w:rsidRPr="00113134">
              <w:rPr>
                <w:webHidden/>
              </w:rPr>
              <w:tab/>
            </w:r>
            <w:r w:rsidRPr="00113134">
              <w:rPr>
                <w:webHidden/>
              </w:rPr>
              <w:fldChar w:fldCharType="begin"/>
            </w:r>
            <w:r w:rsidRPr="00113134">
              <w:rPr>
                <w:webHidden/>
              </w:rPr>
              <w:instrText xml:space="preserve"> PAGEREF _Toc193366943 \h </w:instrText>
            </w:r>
            <w:r w:rsidRPr="00113134">
              <w:rPr>
                <w:webHidden/>
              </w:rPr>
            </w:r>
            <w:r w:rsidRPr="00113134">
              <w:rPr>
                <w:webHidden/>
              </w:rPr>
              <w:fldChar w:fldCharType="separate"/>
            </w:r>
            <w:r w:rsidRPr="00113134">
              <w:rPr>
                <w:webHidden/>
              </w:rPr>
              <w:t>55</w:t>
            </w:r>
            <w:r w:rsidRPr="00113134">
              <w:rPr>
                <w:webHidden/>
              </w:rPr>
              <w:fldChar w:fldCharType="end"/>
            </w:r>
          </w:hyperlink>
        </w:p>
        <w:p w14:paraId="7D43C871" w14:textId="1A717E52" w:rsidR="00801CC5" w:rsidRPr="00113134" w:rsidRDefault="00801CC5">
          <w:pPr>
            <w:pStyle w:val="TOC3"/>
            <w:rPr>
              <w:rFonts w:eastAsiaTheme="minorEastAsia"/>
              <w:kern w:val="2"/>
              <w:sz w:val="24"/>
              <w:szCs w:val="24"/>
              <w14:ligatures w14:val="standardContextual"/>
            </w:rPr>
          </w:pPr>
          <w:hyperlink w:anchor="_Toc193366944" w:history="1">
            <w:r w:rsidRPr="00113134">
              <w:rPr>
                <w:rStyle w:val="Hyperlink"/>
                <w:rFonts w:eastAsiaTheme="majorEastAsia"/>
              </w:rPr>
              <w:t>2.4.1 Project Management</w:t>
            </w:r>
            <w:r w:rsidRPr="00113134">
              <w:rPr>
                <w:webHidden/>
              </w:rPr>
              <w:tab/>
            </w:r>
            <w:r w:rsidRPr="00113134">
              <w:rPr>
                <w:webHidden/>
              </w:rPr>
              <w:fldChar w:fldCharType="begin"/>
            </w:r>
            <w:r w:rsidRPr="00113134">
              <w:rPr>
                <w:webHidden/>
              </w:rPr>
              <w:instrText xml:space="preserve"> PAGEREF _Toc193366944 \h </w:instrText>
            </w:r>
            <w:r w:rsidRPr="00113134">
              <w:rPr>
                <w:webHidden/>
              </w:rPr>
            </w:r>
            <w:r w:rsidRPr="00113134">
              <w:rPr>
                <w:webHidden/>
              </w:rPr>
              <w:fldChar w:fldCharType="separate"/>
            </w:r>
            <w:r w:rsidRPr="00113134">
              <w:rPr>
                <w:webHidden/>
              </w:rPr>
              <w:t>55</w:t>
            </w:r>
            <w:r w:rsidRPr="00113134">
              <w:rPr>
                <w:webHidden/>
              </w:rPr>
              <w:fldChar w:fldCharType="end"/>
            </w:r>
          </w:hyperlink>
        </w:p>
        <w:p w14:paraId="2C6D8FFD" w14:textId="220AD4A8" w:rsidR="00801CC5" w:rsidRPr="00113134" w:rsidRDefault="00801CC5">
          <w:pPr>
            <w:pStyle w:val="TOC3"/>
            <w:rPr>
              <w:rFonts w:eastAsiaTheme="minorEastAsia"/>
              <w:kern w:val="2"/>
              <w:sz w:val="24"/>
              <w:szCs w:val="24"/>
              <w14:ligatures w14:val="standardContextual"/>
            </w:rPr>
          </w:pPr>
          <w:hyperlink w:anchor="_Toc193366945" w:history="1">
            <w:r w:rsidRPr="00113134">
              <w:rPr>
                <w:rStyle w:val="Hyperlink"/>
                <w:rFonts w:eastAsiaTheme="majorEastAsia"/>
              </w:rPr>
              <w:t>2.4.2 Requirements &amp; Analysis</w:t>
            </w:r>
            <w:r w:rsidRPr="00113134">
              <w:rPr>
                <w:webHidden/>
              </w:rPr>
              <w:tab/>
            </w:r>
            <w:r w:rsidRPr="00113134">
              <w:rPr>
                <w:webHidden/>
              </w:rPr>
              <w:fldChar w:fldCharType="begin"/>
            </w:r>
            <w:r w:rsidRPr="00113134">
              <w:rPr>
                <w:webHidden/>
              </w:rPr>
              <w:instrText xml:space="preserve"> PAGEREF _Toc193366945 \h </w:instrText>
            </w:r>
            <w:r w:rsidRPr="00113134">
              <w:rPr>
                <w:webHidden/>
              </w:rPr>
            </w:r>
            <w:r w:rsidRPr="00113134">
              <w:rPr>
                <w:webHidden/>
              </w:rPr>
              <w:fldChar w:fldCharType="separate"/>
            </w:r>
            <w:r w:rsidRPr="00113134">
              <w:rPr>
                <w:webHidden/>
              </w:rPr>
              <w:t>55</w:t>
            </w:r>
            <w:r w:rsidRPr="00113134">
              <w:rPr>
                <w:webHidden/>
              </w:rPr>
              <w:fldChar w:fldCharType="end"/>
            </w:r>
          </w:hyperlink>
        </w:p>
        <w:p w14:paraId="023996FC" w14:textId="5A244CC9" w:rsidR="00801CC5" w:rsidRPr="00113134" w:rsidRDefault="00801CC5">
          <w:pPr>
            <w:pStyle w:val="TOC3"/>
            <w:rPr>
              <w:rFonts w:eastAsiaTheme="minorEastAsia"/>
              <w:kern w:val="2"/>
              <w:sz w:val="24"/>
              <w:szCs w:val="24"/>
              <w14:ligatures w14:val="standardContextual"/>
            </w:rPr>
          </w:pPr>
          <w:hyperlink w:anchor="_Toc193366946" w:history="1">
            <w:r w:rsidRPr="00113134">
              <w:rPr>
                <w:rStyle w:val="Hyperlink"/>
                <w:rFonts w:eastAsiaTheme="majorEastAsia"/>
              </w:rPr>
              <w:t>2.4.3 Design &amp; Prototyping</w:t>
            </w:r>
            <w:r w:rsidRPr="00113134">
              <w:rPr>
                <w:webHidden/>
              </w:rPr>
              <w:tab/>
            </w:r>
            <w:r w:rsidRPr="00113134">
              <w:rPr>
                <w:webHidden/>
              </w:rPr>
              <w:fldChar w:fldCharType="begin"/>
            </w:r>
            <w:r w:rsidRPr="00113134">
              <w:rPr>
                <w:webHidden/>
              </w:rPr>
              <w:instrText xml:space="preserve"> PAGEREF _Toc193366946 \h </w:instrText>
            </w:r>
            <w:r w:rsidRPr="00113134">
              <w:rPr>
                <w:webHidden/>
              </w:rPr>
            </w:r>
            <w:r w:rsidRPr="00113134">
              <w:rPr>
                <w:webHidden/>
              </w:rPr>
              <w:fldChar w:fldCharType="separate"/>
            </w:r>
            <w:r w:rsidRPr="00113134">
              <w:rPr>
                <w:webHidden/>
              </w:rPr>
              <w:t>55</w:t>
            </w:r>
            <w:r w:rsidRPr="00113134">
              <w:rPr>
                <w:webHidden/>
              </w:rPr>
              <w:fldChar w:fldCharType="end"/>
            </w:r>
          </w:hyperlink>
        </w:p>
        <w:p w14:paraId="7661EC41" w14:textId="636B582A" w:rsidR="00801CC5" w:rsidRPr="00113134" w:rsidRDefault="00801CC5">
          <w:pPr>
            <w:pStyle w:val="TOC3"/>
            <w:rPr>
              <w:rFonts w:eastAsiaTheme="minorEastAsia"/>
              <w:kern w:val="2"/>
              <w:sz w:val="24"/>
              <w:szCs w:val="24"/>
              <w14:ligatures w14:val="standardContextual"/>
            </w:rPr>
          </w:pPr>
          <w:hyperlink w:anchor="_Toc193366947" w:history="1">
            <w:r w:rsidRPr="00113134">
              <w:rPr>
                <w:rStyle w:val="Hyperlink"/>
                <w:rFonts w:eastAsiaTheme="majorEastAsia"/>
              </w:rPr>
              <w:t>2.4.4 Development</w:t>
            </w:r>
            <w:r w:rsidRPr="00113134">
              <w:rPr>
                <w:webHidden/>
              </w:rPr>
              <w:tab/>
            </w:r>
            <w:r w:rsidRPr="00113134">
              <w:rPr>
                <w:webHidden/>
              </w:rPr>
              <w:fldChar w:fldCharType="begin"/>
            </w:r>
            <w:r w:rsidRPr="00113134">
              <w:rPr>
                <w:webHidden/>
              </w:rPr>
              <w:instrText xml:space="preserve"> PAGEREF _Toc193366947 \h </w:instrText>
            </w:r>
            <w:r w:rsidRPr="00113134">
              <w:rPr>
                <w:webHidden/>
              </w:rPr>
            </w:r>
            <w:r w:rsidRPr="00113134">
              <w:rPr>
                <w:webHidden/>
              </w:rPr>
              <w:fldChar w:fldCharType="separate"/>
            </w:r>
            <w:r w:rsidRPr="00113134">
              <w:rPr>
                <w:webHidden/>
              </w:rPr>
              <w:t>56</w:t>
            </w:r>
            <w:r w:rsidRPr="00113134">
              <w:rPr>
                <w:webHidden/>
              </w:rPr>
              <w:fldChar w:fldCharType="end"/>
            </w:r>
          </w:hyperlink>
        </w:p>
        <w:p w14:paraId="25B167FD" w14:textId="57A48EC8" w:rsidR="00801CC5" w:rsidRPr="00113134" w:rsidRDefault="00801CC5">
          <w:pPr>
            <w:pStyle w:val="TOC3"/>
            <w:rPr>
              <w:rFonts w:eastAsiaTheme="minorEastAsia"/>
              <w:kern w:val="2"/>
              <w:sz w:val="24"/>
              <w:szCs w:val="24"/>
              <w14:ligatures w14:val="standardContextual"/>
            </w:rPr>
          </w:pPr>
          <w:hyperlink w:anchor="_Toc193366948" w:history="1">
            <w:r w:rsidRPr="00113134">
              <w:rPr>
                <w:rStyle w:val="Hyperlink"/>
                <w:rFonts w:eastAsiaTheme="majorEastAsia"/>
              </w:rPr>
              <w:t>2.4.5. Testing &amp; Quality Assurance</w:t>
            </w:r>
            <w:r w:rsidRPr="00113134">
              <w:rPr>
                <w:webHidden/>
              </w:rPr>
              <w:tab/>
            </w:r>
            <w:r w:rsidRPr="00113134">
              <w:rPr>
                <w:webHidden/>
              </w:rPr>
              <w:fldChar w:fldCharType="begin"/>
            </w:r>
            <w:r w:rsidRPr="00113134">
              <w:rPr>
                <w:webHidden/>
              </w:rPr>
              <w:instrText xml:space="preserve"> PAGEREF _Toc193366948 \h </w:instrText>
            </w:r>
            <w:r w:rsidRPr="00113134">
              <w:rPr>
                <w:webHidden/>
              </w:rPr>
            </w:r>
            <w:r w:rsidRPr="00113134">
              <w:rPr>
                <w:webHidden/>
              </w:rPr>
              <w:fldChar w:fldCharType="separate"/>
            </w:r>
            <w:r w:rsidRPr="00113134">
              <w:rPr>
                <w:webHidden/>
              </w:rPr>
              <w:t>56</w:t>
            </w:r>
            <w:r w:rsidRPr="00113134">
              <w:rPr>
                <w:webHidden/>
              </w:rPr>
              <w:fldChar w:fldCharType="end"/>
            </w:r>
          </w:hyperlink>
        </w:p>
        <w:p w14:paraId="21EF0E62" w14:textId="441D6BDF" w:rsidR="00801CC5" w:rsidRPr="00113134" w:rsidRDefault="00801CC5">
          <w:pPr>
            <w:pStyle w:val="TOC3"/>
            <w:rPr>
              <w:rFonts w:eastAsiaTheme="minorEastAsia"/>
              <w:kern w:val="2"/>
              <w:sz w:val="24"/>
              <w:szCs w:val="24"/>
              <w14:ligatures w14:val="standardContextual"/>
            </w:rPr>
          </w:pPr>
          <w:hyperlink w:anchor="_Toc193366949" w:history="1">
            <w:r w:rsidRPr="00113134">
              <w:rPr>
                <w:rStyle w:val="Hyperlink"/>
                <w:rFonts w:eastAsiaTheme="majorEastAsia"/>
              </w:rPr>
              <w:t>2.4.6. Deployment &amp; Launch</w:t>
            </w:r>
            <w:r w:rsidRPr="00113134">
              <w:rPr>
                <w:webHidden/>
              </w:rPr>
              <w:tab/>
            </w:r>
            <w:r w:rsidRPr="00113134">
              <w:rPr>
                <w:webHidden/>
              </w:rPr>
              <w:fldChar w:fldCharType="begin"/>
            </w:r>
            <w:r w:rsidRPr="00113134">
              <w:rPr>
                <w:webHidden/>
              </w:rPr>
              <w:instrText xml:space="preserve"> PAGEREF _Toc193366949 \h </w:instrText>
            </w:r>
            <w:r w:rsidRPr="00113134">
              <w:rPr>
                <w:webHidden/>
              </w:rPr>
            </w:r>
            <w:r w:rsidRPr="00113134">
              <w:rPr>
                <w:webHidden/>
              </w:rPr>
              <w:fldChar w:fldCharType="separate"/>
            </w:r>
            <w:r w:rsidRPr="00113134">
              <w:rPr>
                <w:webHidden/>
              </w:rPr>
              <w:t>56</w:t>
            </w:r>
            <w:r w:rsidRPr="00113134">
              <w:rPr>
                <w:webHidden/>
              </w:rPr>
              <w:fldChar w:fldCharType="end"/>
            </w:r>
          </w:hyperlink>
        </w:p>
        <w:p w14:paraId="6B07854A" w14:textId="6DEED965" w:rsidR="00801CC5" w:rsidRPr="00113134" w:rsidRDefault="00801CC5">
          <w:pPr>
            <w:pStyle w:val="TOC3"/>
            <w:rPr>
              <w:rFonts w:eastAsiaTheme="minorEastAsia"/>
              <w:kern w:val="2"/>
              <w:sz w:val="24"/>
              <w:szCs w:val="24"/>
              <w14:ligatures w14:val="standardContextual"/>
            </w:rPr>
          </w:pPr>
          <w:hyperlink w:anchor="_Toc193366950" w:history="1">
            <w:r w:rsidRPr="00113134">
              <w:rPr>
                <w:rStyle w:val="Hyperlink"/>
                <w:rFonts w:eastAsiaTheme="majorEastAsia"/>
              </w:rPr>
              <w:t>2.4.7 Post-Launch &amp; Maintenance</w:t>
            </w:r>
            <w:r w:rsidRPr="00113134">
              <w:rPr>
                <w:webHidden/>
              </w:rPr>
              <w:tab/>
            </w:r>
            <w:r w:rsidRPr="00113134">
              <w:rPr>
                <w:webHidden/>
              </w:rPr>
              <w:fldChar w:fldCharType="begin"/>
            </w:r>
            <w:r w:rsidRPr="00113134">
              <w:rPr>
                <w:webHidden/>
              </w:rPr>
              <w:instrText xml:space="preserve"> PAGEREF _Toc193366950 \h </w:instrText>
            </w:r>
            <w:r w:rsidRPr="00113134">
              <w:rPr>
                <w:webHidden/>
              </w:rPr>
            </w:r>
            <w:r w:rsidRPr="00113134">
              <w:rPr>
                <w:webHidden/>
              </w:rPr>
              <w:fldChar w:fldCharType="separate"/>
            </w:r>
            <w:r w:rsidRPr="00113134">
              <w:rPr>
                <w:webHidden/>
              </w:rPr>
              <w:t>57</w:t>
            </w:r>
            <w:r w:rsidRPr="00113134">
              <w:rPr>
                <w:webHidden/>
              </w:rPr>
              <w:fldChar w:fldCharType="end"/>
            </w:r>
          </w:hyperlink>
        </w:p>
        <w:p w14:paraId="1A9150DC" w14:textId="0ABE095F" w:rsidR="00801CC5" w:rsidRPr="00113134" w:rsidRDefault="00801CC5">
          <w:pPr>
            <w:pStyle w:val="TOC3"/>
            <w:rPr>
              <w:rFonts w:eastAsiaTheme="minorEastAsia"/>
              <w:kern w:val="2"/>
              <w:sz w:val="24"/>
              <w:szCs w:val="24"/>
              <w14:ligatures w14:val="standardContextual"/>
            </w:rPr>
          </w:pPr>
          <w:hyperlink w:anchor="_Toc193366951" w:history="1">
            <w:r w:rsidRPr="00113134">
              <w:rPr>
                <w:rStyle w:val="Hyperlink"/>
                <w:b/>
                <w:bCs/>
              </w:rPr>
              <w:t>Summary of WBS for Pathfinder.lk:</w:t>
            </w:r>
            <w:r w:rsidRPr="00113134">
              <w:rPr>
                <w:webHidden/>
              </w:rPr>
              <w:tab/>
            </w:r>
            <w:r w:rsidRPr="00113134">
              <w:rPr>
                <w:webHidden/>
              </w:rPr>
              <w:fldChar w:fldCharType="begin"/>
            </w:r>
            <w:r w:rsidRPr="00113134">
              <w:rPr>
                <w:webHidden/>
              </w:rPr>
              <w:instrText xml:space="preserve"> PAGEREF _Toc193366951 \h </w:instrText>
            </w:r>
            <w:r w:rsidRPr="00113134">
              <w:rPr>
                <w:webHidden/>
              </w:rPr>
            </w:r>
            <w:r w:rsidRPr="00113134">
              <w:rPr>
                <w:webHidden/>
              </w:rPr>
              <w:fldChar w:fldCharType="separate"/>
            </w:r>
            <w:r w:rsidRPr="00113134">
              <w:rPr>
                <w:webHidden/>
              </w:rPr>
              <w:t>57</w:t>
            </w:r>
            <w:r w:rsidRPr="00113134">
              <w:rPr>
                <w:webHidden/>
              </w:rPr>
              <w:fldChar w:fldCharType="end"/>
            </w:r>
          </w:hyperlink>
        </w:p>
        <w:p w14:paraId="53D7CDD4" w14:textId="7049DF10" w:rsidR="00801CC5" w:rsidRPr="00113134" w:rsidRDefault="00801CC5">
          <w:pPr>
            <w:pStyle w:val="TOC2"/>
            <w:rPr>
              <w:rFonts w:eastAsiaTheme="minorEastAsia"/>
              <w:b w:val="0"/>
              <w:bCs w:val="0"/>
              <w:kern w:val="2"/>
              <w:sz w:val="24"/>
              <w:szCs w:val="24"/>
              <w14:ligatures w14:val="standardContextual"/>
            </w:rPr>
          </w:pPr>
          <w:hyperlink w:anchor="_Toc193366952" w:history="1">
            <w:r w:rsidRPr="00113134">
              <w:rPr>
                <w:rStyle w:val="Hyperlink"/>
                <w:rFonts w:eastAsiaTheme="majorEastAsia"/>
              </w:rPr>
              <w:t>2.5 Risk Analysis for Pathfinder.lk</w:t>
            </w:r>
            <w:r w:rsidRPr="00113134">
              <w:rPr>
                <w:webHidden/>
              </w:rPr>
              <w:tab/>
            </w:r>
            <w:r w:rsidRPr="00113134">
              <w:rPr>
                <w:webHidden/>
              </w:rPr>
              <w:fldChar w:fldCharType="begin"/>
            </w:r>
            <w:r w:rsidRPr="00113134">
              <w:rPr>
                <w:webHidden/>
              </w:rPr>
              <w:instrText xml:space="preserve"> PAGEREF _Toc193366952 \h </w:instrText>
            </w:r>
            <w:r w:rsidRPr="00113134">
              <w:rPr>
                <w:webHidden/>
              </w:rPr>
            </w:r>
            <w:r w:rsidRPr="00113134">
              <w:rPr>
                <w:webHidden/>
              </w:rPr>
              <w:fldChar w:fldCharType="separate"/>
            </w:r>
            <w:r w:rsidRPr="00113134">
              <w:rPr>
                <w:webHidden/>
              </w:rPr>
              <w:t>57</w:t>
            </w:r>
            <w:r w:rsidRPr="00113134">
              <w:rPr>
                <w:webHidden/>
              </w:rPr>
              <w:fldChar w:fldCharType="end"/>
            </w:r>
          </w:hyperlink>
        </w:p>
        <w:p w14:paraId="190029EA" w14:textId="4F626091" w:rsidR="00801CC5" w:rsidRPr="00113134" w:rsidRDefault="00801CC5">
          <w:pPr>
            <w:pStyle w:val="TOC3"/>
            <w:rPr>
              <w:rFonts w:eastAsiaTheme="minorEastAsia"/>
              <w:kern w:val="2"/>
              <w:sz w:val="24"/>
              <w:szCs w:val="24"/>
              <w14:ligatures w14:val="standardContextual"/>
            </w:rPr>
          </w:pPr>
          <w:hyperlink w:anchor="_Toc193366953" w:history="1">
            <w:r w:rsidRPr="00113134">
              <w:rPr>
                <w:rStyle w:val="Hyperlink"/>
                <w:rFonts w:eastAsiaTheme="majorEastAsia"/>
              </w:rPr>
              <w:t>2.5.1 Technical Risks</w:t>
            </w:r>
            <w:r w:rsidRPr="00113134">
              <w:rPr>
                <w:webHidden/>
              </w:rPr>
              <w:tab/>
            </w:r>
            <w:r w:rsidRPr="00113134">
              <w:rPr>
                <w:webHidden/>
              </w:rPr>
              <w:fldChar w:fldCharType="begin"/>
            </w:r>
            <w:r w:rsidRPr="00113134">
              <w:rPr>
                <w:webHidden/>
              </w:rPr>
              <w:instrText xml:space="preserve"> PAGEREF _Toc193366953 \h </w:instrText>
            </w:r>
            <w:r w:rsidRPr="00113134">
              <w:rPr>
                <w:webHidden/>
              </w:rPr>
            </w:r>
            <w:r w:rsidRPr="00113134">
              <w:rPr>
                <w:webHidden/>
              </w:rPr>
              <w:fldChar w:fldCharType="separate"/>
            </w:r>
            <w:r w:rsidRPr="00113134">
              <w:rPr>
                <w:webHidden/>
              </w:rPr>
              <w:t>57</w:t>
            </w:r>
            <w:r w:rsidRPr="00113134">
              <w:rPr>
                <w:webHidden/>
              </w:rPr>
              <w:fldChar w:fldCharType="end"/>
            </w:r>
          </w:hyperlink>
        </w:p>
        <w:p w14:paraId="3654BF10" w14:textId="0A60E9EC" w:rsidR="00801CC5" w:rsidRPr="00113134" w:rsidRDefault="00801CC5">
          <w:pPr>
            <w:pStyle w:val="TOC3"/>
            <w:rPr>
              <w:rFonts w:eastAsiaTheme="minorEastAsia"/>
              <w:kern w:val="2"/>
              <w:sz w:val="24"/>
              <w:szCs w:val="24"/>
              <w14:ligatures w14:val="standardContextual"/>
            </w:rPr>
          </w:pPr>
          <w:hyperlink w:anchor="_Toc193366954" w:history="1">
            <w:r w:rsidRPr="00113134">
              <w:rPr>
                <w:rStyle w:val="Hyperlink"/>
                <w:rFonts w:eastAsiaTheme="majorEastAsia"/>
              </w:rPr>
              <w:t>2.5.2 Operational Risks</w:t>
            </w:r>
            <w:r w:rsidRPr="00113134">
              <w:rPr>
                <w:webHidden/>
              </w:rPr>
              <w:tab/>
            </w:r>
            <w:r w:rsidRPr="00113134">
              <w:rPr>
                <w:webHidden/>
              </w:rPr>
              <w:fldChar w:fldCharType="begin"/>
            </w:r>
            <w:r w:rsidRPr="00113134">
              <w:rPr>
                <w:webHidden/>
              </w:rPr>
              <w:instrText xml:space="preserve"> PAGEREF _Toc193366954 \h </w:instrText>
            </w:r>
            <w:r w:rsidRPr="00113134">
              <w:rPr>
                <w:webHidden/>
              </w:rPr>
            </w:r>
            <w:r w:rsidRPr="00113134">
              <w:rPr>
                <w:webHidden/>
              </w:rPr>
              <w:fldChar w:fldCharType="separate"/>
            </w:r>
            <w:r w:rsidRPr="00113134">
              <w:rPr>
                <w:webHidden/>
              </w:rPr>
              <w:t>58</w:t>
            </w:r>
            <w:r w:rsidRPr="00113134">
              <w:rPr>
                <w:webHidden/>
              </w:rPr>
              <w:fldChar w:fldCharType="end"/>
            </w:r>
          </w:hyperlink>
        </w:p>
        <w:p w14:paraId="6C32A678" w14:textId="13694942" w:rsidR="00801CC5" w:rsidRPr="00113134" w:rsidRDefault="00801CC5">
          <w:pPr>
            <w:pStyle w:val="TOC3"/>
            <w:rPr>
              <w:rFonts w:eastAsiaTheme="minorEastAsia"/>
              <w:kern w:val="2"/>
              <w:sz w:val="24"/>
              <w:szCs w:val="24"/>
              <w14:ligatures w14:val="standardContextual"/>
            </w:rPr>
          </w:pPr>
          <w:hyperlink w:anchor="_Toc193366955" w:history="1">
            <w:r w:rsidRPr="00113134">
              <w:rPr>
                <w:rStyle w:val="Hyperlink"/>
                <w:rFonts w:eastAsiaTheme="majorEastAsia"/>
              </w:rPr>
              <w:t>2.5.3 Business Risks</w:t>
            </w:r>
            <w:r w:rsidRPr="00113134">
              <w:rPr>
                <w:webHidden/>
              </w:rPr>
              <w:tab/>
            </w:r>
            <w:r w:rsidRPr="00113134">
              <w:rPr>
                <w:webHidden/>
              </w:rPr>
              <w:fldChar w:fldCharType="begin"/>
            </w:r>
            <w:r w:rsidRPr="00113134">
              <w:rPr>
                <w:webHidden/>
              </w:rPr>
              <w:instrText xml:space="preserve"> PAGEREF _Toc193366955 \h </w:instrText>
            </w:r>
            <w:r w:rsidRPr="00113134">
              <w:rPr>
                <w:webHidden/>
              </w:rPr>
            </w:r>
            <w:r w:rsidRPr="00113134">
              <w:rPr>
                <w:webHidden/>
              </w:rPr>
              <w:fldChar w:fldCharType="separate"/>
            </w:r>
            <w:r w:rsidRPr="00113134">
              <w:rPr>
                <w:webHidden/>
              </w:rPr>
              <w:t>59</w:t>
            </w:r>
            <w:r w:rsidRPr="00113134">
              <w:rPr>
                <w:webHidden/>
              </w:rPr>
              <w:fldChar w:fldCharType="end"/>
            </w:r>
          </w:hyperlink>
        </w:p>
        <w:p w14:paraId="6E294BBE" w14:textId="66D138D3" w:rsidR="00801CC5" w:rsidRPr="00113134" w:rsidRDefault="00801CC5">
          <w:pPr>
            <w:pStyle w:val="TOC3"/>
            <w:rPr>
              <w:rFonts w:eastAsiaTheme="minorEastAsia"/>
              <w:kern w:val="2"/>
              <w:sz w:val="24"/>
              <w:szCs w:val="24"/>
              <w14:ligatures w14:val="standardContextual"/>
            </w:rPr>
          </w:pPr>
          <w:hyperlink w:anchor="_Toc193366956" w:history="1">
            <w:r w:rsidRPr="00113134">
              <w:rPr>
                <w:rStyle w:val="Hyperlink"/>
                <w:rFonts w:eastAsiaTheme="majorEastAsia"/>
              </w:rPr>
              <w:t>2.5.4 External Risks</w:t>
            </w:r>
            <w:r w:rsidRPr="00113134">
              <w:rPr>
                <w:webHidden/>
              </w:rPr>
              <w:tab/>
            </w:r>
            <w:r w:rsidRPr="00113134">
              <w:rPr>
                <w:webHidden/>
              </w:rPr>
              <w:fldChar w:fldCharType="begin"/>
            </w:r>
            <w:r w:rsidRPr="00113134">
              <w:rPr>
                <w:webHidden/>
              </w:rPr>
              <w:instrText xml:space="preserve"> PAGEREF _Toc193366956 \h </w:instrText>
            </w:r>
            <w:r w:rsidRPr="00113134">
              <w:rPr>
                <w:webHidden/>
              </w:rPr>
            </w:r>
            <w:r w:rsidRPr="00113134">
              <w:rPr>
                <w:webHidden/>
              </w:rPr>
              <w:fldChar w:fldCharType="separate"/>
            </w:r>
            <w:r w:rsidRPr="00113134">
              <w:rPr>
                <w:webHidden/>
              </w:rPr>
              <w:t>60</w:t>
            </w:r>
            <w:r w:rsidRPr="00113134">
              <w:rPr>
                <w:webHidden/>
              </w:rPr>
              <w:fldChar w:fldCharType="end"/>
            </w:r>
          </w:hyperlink>
        </w:p>
        <w:p w14:paraId="414BA57E" w14:textId="07BD6526" w:rsidR="00801CC5" w:rsidRPr="00113134" w:rsidRDefault="00801CC5">
          <w:pPr>
            <w:pStyle w:val="TOC3"/>
            <w:rPr>
              <w:rFonts w:eastAsiaTheme="minorEastAsia"/>
              <w:kern w:val="2"/>
              <w:sz w:val="24"/>
              <w:szCs w:val="24"/>
              <w14:ligatures w14:val="standardContextual"/>
            </w:rPr>
          </w:pPr>
          <w:hyperlink w:anchor="_Toc193366957" w:history="1">
            <w:r w:rsidRPr="00113134">
              <w:rPr>
                <w:rStyle w:val="Hyperlink"/>
                <w:b/>
                <w:bCs/>
              </w:rPr>
              <w:t>Conclusion</w:t>
            </w:r>
            <w:r w:rsidRPr="00113134">
              <w:rPr>
                <w:webHidden/>
              </w:rPr>
              <w:tab/>
            </w:r>
            <w:r w:rsidRPr="00113134">
              <w:rPr>
                <w:webHidden/>
              </w:rPr>
              <w:fldChar w:fldCharType="begin"/>
            </w:r>
            <w:r w:rsidRPr="00113134">
              <w:rPr>
                <w:webHidden/>
              </w:rPr>
              <w:instrText xml:space="preserve"> PAGEREF _Toc193366957 \h </w:instrText>
            </w:r>
            <w:r w:rsidRPr="00113134">
              <w:rPr>
                <w:webHidden/>
              </w:rPr>
            </w:r>
            <w:r w:rsidRPr="00113134">
              <w:rPr>
                <w:webHidden/>
              </w:rPr>
              <w:fldChar w:fldCharType="separate"/>
            </w:r>
            <w:r w:rsidRPr="00113134">
              <w:rPr>
                <w:webHidden/>
              </w:rPr>
              <w:t>61</w:t>
            </w:r>
            <w:r w:rsidRPr="00113134">
              <w:rPr>
                <w:webHidden/>
              </w:rPr>
              <w:fldChar w:fldCharType="end"/>
            </w:r>
          </w:hyperlink>
        </w:p>
        <w:p w14:paraId="0E18BB27" w14:textId="58375AFE" w:rsidR="00801CC5" w:rsidRPr="00113134" w:rsidRDefault="00801CC5">
          <w:pPr>
            <w:pStyle w:val="TOC1"/>
            <w:rPr>
              <w:b w:val="0"/>
              <w:bCs w:val="0"/>
              <w:kern w:val="2"/>
              <w:sz w:val="24"/>
              <w:szCs w:val="24"/>
              <w14:ligatures w14:val="standardContextual"/>
            </w:rPr>
          </w:pPr>
          <w:hyperlink w:anchor="_Toc193366958" w:history="1">
            <w:r w:rsidRPr="00113134">
              <w:rPr>
                <w:rStyle w:val="Hyperlink"/>
                <w:i/>
                <w:iCs/>
              </w:rPr>
              <w:t>Chapter 03</w:t>
            </w:r>
            <w:r w:rsidRPr="00113134">
              <w:rPr>
                <w:webHidden/>
              </w:rPr>
              <w:tab/>
            </w:r>
            <w:r w:rsidRPr="00113134">
              <w:rPr>
                <w:webHidden/>
              </w:rPr>
              <w:fldChar w:fldCharType="begin"/>
            </w:r>
            <w:r w:rsidRPr="00113134">
              <w:rPr>
                <w:webHidden/>
              </w:rPr>
              <w:instrText xml:space="preserve"> PAGEREF _Toc193366958 \h </w:instrText>
            </w:r>
            <w:r w:rsidRPr="00113134">
              <w:rPr>
                <w:webHidden/>
              </w:rPr>
            </w:r>
            <w:r w:rsidRPr="00113134">
              <w:rPr>
                <w:webHidden/>
              </w:rPr>
              <w:fldChar w:fldCharType="separate"/>
            </w:r>
            <w:r w:rsidRPr="00113134">
              <w:rPr>
                <w:webHidden/>
              </w:rPr>
              <w:t>62</w:t>
            </w:r>
            <w:r w:rsidRPr="00113134">
              <w:rPr>
                <w:webHidden/>
              </w:rPr>
              <w:fldChar w:fldCharType="end"/>
            </w:r>
          </w:hyperlink>
        </w:p>
        <w:p w14:paraId="65D07B9E" w14:textId="1F322B79" w:rsidR="00801CC5" w:rsidRPr="00113134" w:rsidRDefault="00801CC5">
          <w:pPr>
            <w:pStyle w:val="TOC2"/>
            <w:rPr>
              <w:rFonts w:eastAsiaTheme="minorEastAsia"/>
              <w:b w:val="0"/>
              <w:bCs w:val="0"/>
              <w:kern w:val="2"/>
              <w:sz w:val="24"/>
              <w:szCs w:val="24"/>
              <w14:ligatures w14:val="standardContextual"/>
            </w:rPr>
          </w:pPr>
          <w:hyperlink w:anchor="_Toc193366959" w:history="1">
            <w:r w:rsidRPr="00113134">
              <w:rPr>
                <w:rStyle w:val="Hyperlink"/>
                <w:rFonts w:eastAsiaTheme="majorEastAsia"/>
                <w:i/>
                <w:iCs/>
              </w:rPr>
              <w:t>Design of the system</w:t>
            </w:r>
            <w:r w:rsidRPr="00113134">
              <w:rPr>
                <w:webHidden/>
              </w:rPr>
              <w:tab/>
            </w:r>
            <w:r w:rsidRPr="00113134">
              <w:rPr>
                <w:webHidden/>
              </w:rPr>
              <w:fldChar w:fldCharType="begin"/>
            </w:r>
            <w:r w:rsidRPr="00113134">
              <w:rPr>
                <w:webHidden/>
              </w:rPr>
              <w:instrText xml:space="preserve"> PAGEREF _Toc193366959 \h </w:instrText>
            </w:r>
            <w:r w:rsidRPr="00113134">
              <w:rPr>
                <w:webHidden/>
              </w:rPr>
            </w:r>
            <w:r w:rsidRPr="00113134">
              <w:rPr>
                <w:webHidden/>
              </w:rPr>
              <w:fldChar w:fldCharType="separate"/>
            </w:r>
            <w:r w:rsidRPr="00113134">
              <w:rPr>
                <w:webHidden/>
              </w:rPr>
              <w:t>62</w:t>
            </w:r>
            <w:r w:rsidRPr="00113134">
              <w:rPr>
                <w:webHidden/>
              </w:rPr>
              <w:fldChar w:fldCharType="end"/>
            </w:r>
          </w:hyperlink>
        </w:p>
        <w:p w14:paraId="0A233BF0" w14:textId="6C7AA40A" w:rsidR="00801CC5" w:rsidRPr="00113134" w:rsidRDefault="00801CC5">
          <w:pPr>
            <w:pStyle w:val="TOC2"/>
            <w:rPr>
              <w:rFonts w:eastAsiaTheme="minorEastAsia"/>
              <w:b w:val="0"/>
              <w:bCs w:val="0"/>
              <w:kern w:val="2"/>
              <w:sz w:val="24"/>
              <w:szCs w:val="24"/>
              <w14:ligatures w14:val="standardContextual"/>
            </w:rPr>
          </w:pPr>
          <w:hyperlink w:anchor="_Toc193366960" w:history="1">
            <w:r w:rsidRPr="00113134">
              <w:rPr>
                <w:rStyle w:val="Hyperlink"/>
                <w:rFonts w:eastAsiaTheme="majorEastAsia"/>
                <w:i/>
                <w:iCs/>
              </w:rPr>
              <w:t>System Design</w:t>
            </w:r>
            <w:r w:rsidRPr="00113134">
              <w:rPr>
                <w:webHidden/>
              </w:rPr>
              <w:tab/>
            </w:r>
            <w:r w:rsidRPr="00113134">
              <w:rPr>
                <w:webHidden/>
              </w:rPr>
              <w:fldChar w:fldCharType="begin"/>
            </w:r>
            <w:r w:rsidRPr="00113134">
              <w:rPr>
                <w:webHidden/>
              </w:rPr>
              <w:instrText xml:space="preserve"> PAGEREF _Toc193366960 \h </w:instrText>
            </w:r>
            <w:r w:rsidRPr="00113134">
              <w:rPr>
                <w:webHidden/>
              </w:rPr>
            </w:r>
            <w:r w:rsidRPr="00113134">
              <w:rPr>
                <w:webHidden/>
              </w:rPr>
              <w:fldChar w:fldCharType="separate"/>
            </w:r>
            <w:r w:rsidRPr="00113134">
              <w:rPr>
                <w:webHidden/>
              </w:rPr>
              <w:t>66</w:t>
            </w:r>
            <w:r w:rsidRPr="00113134">
              <w:rPr>
                <w:webHidden/>
              </w:rPr>
              <w:fldChar w:fldCharType="end"/>
            </w:r>
          </w:hyperlink>
        </w:p>
        <w:p w14:paraId="04BF0A02" w14:textId="473077AF" w:rsidR="00801CC5" w:rsidRPr="00113134" w:rsidRDefault="00801CC5">
          <w:pPr>
            <w:pStyle w:val="TOC2"/>
            <w:rPr>
              <w:rFonts w:eastAsiaTheme="minorEastAsia"/>
              <w:kern w:val="2"/>
              <w:sz w:val="24"/>
              <w:szCs w:val="24"/>
              <w14:ligatures w14:val="standardContextual"/>
            </w:rPr>
          </w:pPr>
          <w:hyperlink w:anchor="_Toc193366961" w:history="1">
            <w:r w:rsidRPr="00113134">
              <w:rPr>
                <w:rStyle w:val="Hyperlink"/>
                <w:rFonts w:eastAsiaTheme="majorEastAsia"/>
                <w:i/>
                <w:iCs/>
              </w:rPr>
              <w:t xml:space="preserve">User interfaces/ Navigations  </w:t>
            </w:r>
            <w:r w:rsidRPr="00113134">
              <w:rPr>
                <w:webHidden/>
              </w:rPr>
              <w:tab/>
            </w:r>
            <w:r w:rsidRPr="00113134">
              <w:rPr>
                <w:webHidden/>
              </w:rPr>
              <w:fldChar w:fldCharType="begin"/>
            </w:r>
            <w:r w:rsidRPr="00113134">
              <w:rPr>
                <w:webHidden/>
              </w:rPr>
              <w:instrText xml:space="preserve"> PAGEREF _Toc193366961 \h </w:instrText>
            </w:r>
            <w:r w:rsidRPr="00113134">
              <w:rPr>
                <w:webHidden/>
              </w:rPr>
            </w:r>
            <w:r w:rsidRPr="00113134">
              <w:rPr>
                <w:webHidden/>
              </w:rPr>
              <w:fldChar w:fldCharType="separate"/>
            </w:r>
            <w:r w:rsidRPr="00113134">
              <w:rPr>
                <w:webHidden/>
              </w:rPr>
              <w:t>71</w:t>
            </w:r>
            <w:r w:rsidRPr="00113134">
              <w:rPr>
                <w:webHidden/>
              </w:rPr>
              <w:fldChar w:fldCharType="end"/>
            </w:r>
          </w:hyperlink>
          <w:r w:rsidRPr="00113134">
            <w:rPr>
              <w:rStyle w:val="Hyperlink"/>
              <w:rFonts w:eastAsiaTheme="majorEastAsia"/>
            </w:rPr>
            <w:br/>
          </w:r>
        </w:p>
        <w:p w14:paraId="2FEF9B76" w14:textId="250791C9" w:rsidR="00801CC5" w:rsidRPr="00113134" w:rsidRDefault="00801CC5">
          <w:pPr>
            <w:pStyle w:val="TOC1"/>
            <w:rPr>
              <w:b w:val="0"/>
              <w:bCs w:val="0"/>
              <w:kern w:val="2"/>
              <w:sz w:val="24"/>
              <w:szCs w:val="24"/>
              <w14:ligatures w14:val="standardContextual"/>
            </w:rPr>
          </w:pPr>
          <w:hyperlink w:anchor="_Toc193366962" w:history="1">
            <w:r w:rsidRPr="00113134">
              <w:rPr>
                <w:rStyle w:val="Hyperlink"/>
                <w:i/>
                <w:iCs/>
              </w:rPr>
              <w:t>Chapter 04</w:t>
            </w:r>
            <w:r w:rsidRPr="00113134">
              <w:rPr>
                <w:webHidden/>
              </w:rPr>
              <w:tab/>
            </w:r>
            <w:r w:rsidRPr="00113134">
              <w:rPr>
                <w:webHidden/>
              </w:rPr>
              <w:fldChar w:fldCharType="begin"/>
            </w:r>
            <w:r w:rsidRPr="00113134">
              <w:rPr>
                <w:webHidden/>
              </w:rPr>
              <w:instrText xml:space="preserve"> PAGEREF _Toc193366962 \h </w:instrText>
            </w:r>
            <w:r w:rsidRPr="00113134">
              <w:rPr>
                <w:webHidden/>
              </w:rPr>
            </w:r>
            <w:r w:rsidRPr="00113134">
              <w:rPr>
                <w:webHidden/>
              </w:rPr>
              <w:fldChar w:fldCharType="separate"/>
            </w:r>
            <w:r w:rsidRPr="00113134">
              <w:rPr>
                <w:webHidden/>
              </w:rPr>
              <w:t>79</w:t>
            </w:r>
            <w:r w:rsidRPr="00113134">
              <w:rPr>
                <w:webHidden/>
              </w:rPr>
              <w:fldChar w:fldCharType="end"/>
            </w:r>
          </w:hyperlink>
        </w:p>
        <w:p w14:paraId="162BC234" w14:textId="3C6A9A46" w:rsidR="00801CC5" w:rsidRPr="00113134" w:rsidRDefault="00801CC5">
          <w:pPr>
            <w:pStyle w:val="TOC2"/>
            <w:rPr>
              <w:rFonts w:eastAsiaTheme="minorEastAsia"/>
              <w:b w:val="0"/>
              <w:bCs w:val="0"/>
              <w:kern w:val="2"/>
              <w:sz w:val="24"/>
              <w:szCs w:val="24"/>
              <w14:ligatures w14:val="standardContextual"/>
            </w:rPr>
          </w:pPr>
          <w:hyperlink w:anchor="_Toc193366963" w:history="1">
            <w:r w:rsidRPr="00113134">
              <w:rPr>
                <w:rStyle w:val="Hyperlink"/>
                <w:rFonts w:eastAsiaTheme="majorEastAsia"/>
              </w:rPr>
              <w:t>User Manual</w:t>
            </w:r>
            <w:r w:rsidRPr="00113134">
              <w:rPr>
                <w:webHidden/>
              </w:rPr>
              <w:tab/>
            </w:r>
            <w:r w:rsidRPr="00113134">
              <w:rPr>
                <w:webHidden/>
              </w:rPr>
              <w:fldChar w:fldCharType="begin"/>
            </w:r>
            <w:r w:rsidRPr="00113134">
              <w:rPr>
                <w:webHidden/>
              </w:rPr>
              <w:instrText xml:space="preserve"> PAGEREF _Toc193366963 \h </w:instrText>
            </w:r>
            <w:r w:rsidRPr="00113134">
              <w:rPr>
                <w:webHidden/>
              </w:rPr>
            </w:r>
            <w:r w:rsidRPr="00113134">
              <w:rPr>
                <w:webHidden/>
              </w:rPr>
              <w:fldChar w:fldCharType="separate"/>
            </w:r>
            <w:r w:rsidRPr="00113134">
              <w:rPr>
                <w:webHidden/>
              </w:rPr>
              <w:t>109</w:t>
            </w:r>
            <w:r w:rsidRPr="00113134">
              <w:rPr>
                <w:webHidden/>
              </w:rPr>
              <w:fldChar w:fldCharType="end"/>
            </w:r>
          </w:hyperlink>
          <w:r w:rsidR="00804335" w:rsidRPr="00113134">
            <w:rPr>
              <w:rStyle w:val="Hyperlink"/>
              <w:rFonts w:eastAsiaTheme="majorEastAsia"/>
            </w:rPr>
            <w:br/>
          </w:r>
          <w:r w:rsidR="00804335" w:rsidRPr="00113134">
            <w:rPr>
              <w:rStyle w:val="Hyperlink"/>
              <w:rFonts w:eastAsiaTheme="majorEastAsia"/>
              <w:i/>
              <w:iCs/>
              <w:color w:val="auto"/>
              <w:u w:val="none"/>
            </w:rPr>
            <w:t>Chapter 05……………………………………………………………………………………………..89</w:t>
          </w:r>
        </w:p>
        <w:p w14:paraId="27C6118B" w14:textId="136A57BE" w:rsidR="00801CC5" w:rsidRPr="00113134" w:rsidRDefault="00801CC5">
          <w:pPr>
            <w:pStyle w:val="TOC1"/>
            <w:rPr>
              <w:b w:val="0"/>
              <w:bCs w:val="0"/>
              <w:kern w:val="2"/>
              <w:sz w:val="24"/>
              <w:szCs w:val="24"/>
              <w14:ligatures w14:val="standardContextual"/>
            </w:rPr>
          </w:pPr>
          <w:hyperlink w:anchor="_Toc193366964" w:history="1">
            <w:r w:rsidRPr="00113134">
              <w:rPr>
                <w:rStyle w:val="Hyperlink"/>
              </w:rPr>
              <w:t>Chapter 06</w:t>
            </w:r>
            <w:r w:rsidRPr="00113134">
              <w:rPr>
                <w:webHidden/>
              </w:rPr>
              <w:tab/>
            </w:r>
            <w:r w:rsidRPr="00113134">
              <w:rPr>
                <w:webHidden/>
              </w:rPr>
              <w:fldChar w:fldCharType="begin"/>
            </w:r>
            <w:r w:rsidRPr="00113134">
              <w:rPr>
                <w:webHidden/>
              </w:rPr>
              <w:instrText xml:space="preserve"> PAGEREF _Toc193366964 \h </w:instrText>
            </w:r>
            <w:r w:rsidRPr="00113134">
              <w:rPr>
                <w:webHidden/>
              </w:rPr>
            </w:r>
            <w:r w:rsidRPr="00113134">
              <w:rPr>
                <w:webHidden/>
              </w:rPr>
              <w:fldChar w:fldCharType="separate"/>
            </w:r>
            <w:r w:rsidRPr="00113134">
              <w:rPr>
                <w:webHidden/>
              </w:rPr>
              <w:t>113</w:t>
            </w:r>
            <w:r w:rsidRPr="00113134">
              <w:rPr>
                <w:webHidden/>
              </w:rPr>
              <w:fldChar w:fldCharType="end"/>
            </w:r>
          </w:hyperlink>
        </w:p>
        <w:p w14:paraId="749BD45D" w14:textId="56A9FAF7" w:rsidR="00801CC5" w:rsidRPr="00113134" w:rsidRDefault="00801CC5">
          <w:pPr>
            <w:pStyle w:val="TOC2"/>
            <w:rPr>
              <w:rFonts w:eastAsiaTheme="minorEastAsia"/>
              <w:b w:val="0"/>
              <w:bCs w:val="0"/>
              <w:kern w:val="2"/>
              <w:sz w:val="24"/>
              <w:szCs w:val="24"/>
              <w14:ligatures w14:val="standardContextual"/>
            </w:rPr>
          </w:pPr>
          <w:hyperlink w:anchor="_Toc193366965" w:history="1">
            <w:r w:rsidRPr="00113134">
              <w:rPr>
                <w:rStyle w:val="Hyperlink"/>
                <w:rFonts w:eastAsiaTheme="majorEastAsia"/>
              </w:rPr>
              <w:t>6.1 Limitations of the Project</w:t>
            </w:r>
            <w:r w:rsidRPr="00113134">
              <w:rPr>
                <w:webHidden/>
              </w:rPr>
              <w:tab/>
            </w:r>
            <w:r w:rsidRPr="00113134">
              <w:rPr>
                <w:webHidden/>
              </w:rPr>
              <w:fldChar w:fldCharType="begin"/>
            </w:r>
            <w:r w:rsidRPr="00113134">
              <w:rPr>
                <w:webHidden/>
              </w:rPr>
              <w:instrText xml:space="preserve"> PAGEREF _Toc193366965 \h </w:instrText>
            </w:r>
            <w:r w:rsidRPr="00113134">
              <w:rPr>
                <w:webHidden/>
              </w:rPr>
            </w:r>
            <w:r w:rsidRPr="00113134">
              <w:rPr>
                <w:webHidden/>
              </w:rPr>
              <w:fldChar w:fldCharType="separate"/>
            </w:r>
            <w:r w:rsidRPr="00113134">
              <w:rPr>
                <w:webHidden/>
              </w:rPr>
              <w:t>114</w:t>
            </w:r>
            <w:r w:rsidRPr="00113134">
              <w:rPr>
                <w:webHidden/>
              </w:rPr>
              <w:fldChar w:fldCharType="end"/>
            </w:r>
          </w:hyperlink>
        </w:p>
        <w:p w14:paraId="192EEFF2" w14:textId="155BAF50" w:rsidR="00801CC5" w:rsidRPr="00113134" w:rsidRDefault="00801CC5">
          <w:pPr>
            <w:pStyle w:val="TOC2"/>
            <w:rPr>
              <w:rFonts w:eastAsiaTheme="minorEastAsia"/>
              <w:b w:val="0"/>
              <w:bCs w:val="0"/>
              <w:kern w:val="2"/>
              <w:sz w:val="24"/>
              <w:szCs w:val="24"/>
              <w14:ligatures w14:val="standardContextual"/>
            </w:rPr>
          </w:pPr>
          <w:hyperlink w:anchor="_Toc193366966" w:history="1">
            <w:r w:rsidRPr="00113134">
              <w:rPr>
                <w:rStyle w:val="Hyperlink"/>
                <w:rFonts w:eastAsiaTheme="majorEastAsia"/>
              </w:rPr>
              <w:t>6.2 Lessons Learned</w:t>
            </w:r>
            <w:r w:rsidRPr="00113134">
              <w:rPr>
                <w:webHidden/>
              </w:rPr>
              <w:tab/>
            </w:r>
            <w:r w:rsidRPr="00113134">
              <w:rPr>
                <w:webHidden/>
              </w:rPr>
              <w:fldChar w:fldCharType="begin"/>
            </w:r>
            <w:r w:rsidRPr="00113134">
              <w:rPr>
                <w:webHidden/>
              </w:rPr>
              <w:instrText xml:space="preserve"> PAGEREF _Toc193366966 \h </w:instrText>
            </w:r>
            <w:r w:rsidRPr="00113134">
              <w:rPr>
                <w:webHidden/>
              </w:rPr>
            </w:r>
            <w:r w:rsidRPr="00113134">
              <w:rPr>
                <w:webHidden/>
              </w:rPr>
              <w:fldChar w:fldCharType="separate"/>
            </w:r>
            <w:r w:rsidRPr="00113134">
              <w:rPr>
                <w:webHidden/>
              </w:rPr>
              <w:t>117</w:t>
            </w:r>
            <w:r w:rsidRPr="00113134">
              <w:rPr>
                <w:webHidden/>
              </w:rPr>
              <w:fldChar w:fldCharType="end"/>
            </w:r>
          </w:hyperlink>
        </w:p>
        <w:p w14:paraId="38B7C9A4" w14:textId="17B90B51" w:rsidR="00801CC5" w:rsidRPr="00113134" w:rsidRDefault="00801CC5">
          <w:pPr>
            <w:pStyle w:val="TOC2"/>
            <w:rPr>
              <w:rFonts w:eastAsiaTheme="minorEastAsia"/>
              <w:b w:val="0"/>
              <w:bCs w:val="0"/>
              <w:kern w:val="2"/>
              <w:sz w:val="24"/>
              <w:szCs w:val="24"/>
              <w14:ligatures w14:val="standardContextual"/>
            </w:rPr>
          </w:pPr>
          <w:hyperlink w:anchor="_Toc193366967" w:history="1">
            <w:r w:rsidRPr="00113134">
              <w:rPr>
                <w:rStyle w:val="Hyperlink"/>
                <w:rFonts w:eastAsiaTheme="majorEastAsia"/>
              </w:rPr>
              <w:t>6.3 Future Recommendations</w:t>
            </w:r>
            <w:r w:rsidRPr="00113134">
              <w:rPr>
                <w:webHidden/>
              </w:rPr>
              <w:tab/>
            </w:r>
            <w:r w:rsidRPr="00113134">
              <w:rPr>
                <w:webHidden/>
              </w:rPr>
              <w:fldChar w:fldCharType="begin"/>
            </w:r>
            <w:r w:rsidRPr="00113134">
              <w:rPr>
                <w:webHidden/>
              </w:rPr>
              <w:instrText xml:space="preserve"> PAGEREF _Toc193366967 \h </w:instrText>
            </w:r>
            <w:r w:rsidRPr="00113134">
              <w:rPr>
                <w:webHidden/>
              </w:rPr>
            </w:r>
            <w:r w:rsidRPr="00113134">
              <w:rPr>
                <w:webHidden/>
              </w:rPr>
              <w:fldChar w:fldCharType="separate"/>
            </w:r>
            <w:r w:rsidRPr="00113134">
              <w:rPr>
                <w:webHidden/>
              </w:rPr>
              <w:t>118</w:t>
            </w:r>
            <w:r w:rsidRPr="00113134">
              <w:rPr>
                <w:webHidden/>
              </w:rPr>
              <w:fldChar w:fldCharType="end"/>
            </w:r>
          </w:hyperlink>
        </w:p>
        <w:p w14:paraId="7DBF714A" w14:textId="0D94C58D" w:rsidR="00801CC5" w:rsidRPr="00113134" w:rsidRDefault="00801CC5">
          <w:pPr>
            <w:pStyle w:val="TOC1"/>
            <w:rPr>
              <w:b w:val="0"/>
              <w:bCs w:val="0"/>
              <w:kern w:val="2"/>
              <w:sz w:val="24"/>
              <w:szCs w:val="24"/>
              <w14:ligatures w14:val="standardContextual"/>
            </w:rPr>
          </w:pPr>
          <w:hyperlink w:anchor="_Toc193366968" w:history="1">
            <w:r w:rsidRPr="00113134">
              <w:rPr>
                <w:rStyle w:val="Hyperlink"/>
              </w:rPr>
              <w:t>References:</w:t>
            </w:r>
            <w:r w:rsidRPr="00113134">
              <w:rPr>
                <w:webHidden/>
              </w:rPr>
              <w:tab/>
            </w:r>
            <w:r w:rsidRPr="00113134">
              <w:rPr>
                <w:webHidden/>
              </w:rPr>
              <w:fldChar w:fldCharType="begin"/>
            </w:r>
            <w:r w:rsidRPr="00113134">
              <w:rPr>
                <w:webHidden/>
              </w:rPr>
              <w:instrText xml:space="preserve"> PAGEREF _Toc193366968 \h </w:instrText>
            </w:r>
            <w:r w:rsidRPr="00113134">
              <w:rPr>
                <w:webHidden/>
              </w:rPr>
            </w:r>
            <w:r w:rsidRPr="00113134">
              <w:rPr>
                <w:webHidden/>
              </w:rPr>
              <w:fldChar w:fldCharType="separate"/>
            </w:r>
            <w:r w:rsidRPr="00113134">
              <w:rPr>
                <w:webHidden/>
              </w:rPr>
              <w:t>120</w:t>
            </w:r>
            <w:r w:rsidRPr="00113134">
              <w:rPr>
                <w:webHidden/>
              </w:rPr>
              <w:fldChar w:fldCharType="end"/>
            </w:r>
          </w:hyperlink>
        </w:p>
        <w:p w14:paraId="346A267C" w14:textId="267F50DD" w:rsidR="00801CC5" w:rsidRPr="00113134" w:rsidRDefault="00801CC5">
          <w:pPr>
            <w:pStyle w:val="TOC1"/>
            <w:rPr>
              <w:b w:val="0"/>
              <w:bCs w:val="0"/>
              <w:kern w:val="2"/>
              <w:sz w:val="24"/>
              <w:szCs w:val="24"/>
              <w14:ligatures w14:val="standardContextual"/>
            </w:rPr>
          </w:pPr>
          <w:hyperlink w:anchor="_Toc193366969" w:history="1">
            <w:r w:rsidRPr="00113134">
              <w:rPr>
                <w:rStyle w:val="Hyperlink"/>
              </w:rPr>
              <w:t>Appendix</w:t>
            </w:r>
            <w:r w:rsidRPr="00113134">
              <w:rPr>
                <w:webHidden/>
              </w:rPr>
              <w:tab/>
            </w:r>
            <w:r w:rsidRPr="00113134">
              <w:rPr>
                <w:webHidden/>
              </w:rPr>
              <w:fldChar w:fldCharType="begin"/>
            </w:r>
            <w:r w:rsidRPr="00113134">
              <w:rPr>
                <w:webHidden/>
              </w:rPr>
              <w:instrText xml:space="preserve"> PAGEREF _Toc193366969 \h </w:instrText>
            </w:r>
            <w:r w:rsidRPr="00113134">
              <w:rPr>
                <w:webHidden/>
              </w:rPr>
            </w:r>
            <w:r w:rsidRPr="00113134">
              <w:rPr>
                <w:webHidden/>
              </w:rPr>
              <w:fldChar w:fldCharType="separate"/>
            </w:r>
            <w:r w:rsidRPr="00113134">
              <w:rPr>
                <w:webHidden/>
              </w:rPr>
              <w:t>122</w:t>
            </w:r>
            <w:r w:rsidRPr="00113134">
              <w:rPr>
                <w:webHidden/>
              </w:rPr>
              <w:fldChar w:fldCharType="end"/>
            </w:r>
          </w:hyperlink>
        </w:p>
        <w:p w14:paraId="67532D99" w14:textId="7E821C04" w:rsidR="00801CC5" w:rsidRPr="00113134" w:rsidRDefault="00801CC5">
          <w:pPr>
            <w:pStyle w:val="TOC2"/>
            <w:rPr>
              <w:rFonts w:eastAsiaTheme="minorEastAsia"/>
              <w:b w:val="0"/>
              <w:bCs w:val="0"/>
              <w:kern w:val="2"/>
              <w:sz w:val="24"/>
              <w:szCs w:val="24"/>
              <w14:ligatures w14:val="standardContextual"/>
            </w:rPr>
          </w:pPr>
          <w:hyperlink w:anchor="_Toc193366970" w:history="1">
            <w:r w:rsidRPr="00113134">
              <w:rPr>
                <w:rStyle w:val="Hyperlink"/>
                <w:rFonts w:eastAsiaTheme="majorEastAsia"/>
              </w:rPr>
              <w:t>Supervisor log sheets</w:t>
            </w:r>
            <w:r w:rsidRPr="00113134">
              <w:rPr>
                <w:webHidden/>
              </w:rPr>
              <w:tab/>
            </w:r>
            <w:r w:rsidRPr="00113134">
              <w:rPr>
                <w:webHidden/>
              </w:rPr>
              <w:fldChar w:fldCharType="begin"/>
            </w:r>
            <w:r w:rsidRPr="00113134">
              <w:rPr>
                <w:webHidden/>
              </w:rPr>
              <w:instrText xml:space="preserve"> PAGEREF _Toc193366970 \h </w:instrText>
            </w:r>
            <w:r w:rsidRPr="00113134">
              <w:rPr>
                <w:webHidden/>
              </w:rPr>
            </w:r>
            <w:r w:rsidRPr="00113134">
              <w:rPr>
                <w:webHidden/>
              </w:rPr>
              <w:fldChar w:fldCharType="separate"/>
            </w:r>
            <w:r w:rsidRPr="00113134">
              <w:rPr>
                <w:webHidden/>
              </w:rPr>
              <w:t>126</w:t>
            </w:r>
            <w:r w:rsidRPr="00113134">
              <w:rPr>
                <w:webHidden/>
              </w:rPr>
              <w:fldChar w:fldCharType="end"/>
            </w:r>
          </w:hyperlink>
        </w:p>
        <w:p w14:paraId="7D093C84" w14:textId="034486A4" w:rsidR="00801CC5" w:rsidRPr="00113134" w:rsidRDefault="00801CC5">
          <w:pPr>
            <w:pStyle w:val="TOC2"/>
            <w:rPr>
              <w:rFonts w:eastAsiaTheme="minorEastAsia"/>
              <w:b w:val="0"/>
              <w:bCs w:val="0"/>
              <w:kern w:val="2"/>
              <w:sz w:val="24"/>
              <w:szCs w:val="24"/>
              <w14:ligatures w14:val="standardContextual"/>
            </w:rPr>
          </w:pPr>
          <w:hyperlink w:anchor="_Toc193366971" w:history="1">
            <w:r w:rsidRPr="00113134">
              <w:rPr>
                <w:rStyle w:val="Hyperlink"/>
                <w:rFonts w:eastAsiaTheme="majorEastAsia"/>
              </w:rPr>
              <w:t>Other Documents</w:t>
            </w:r>
            <w:r w:rsidRPr="00113134">
              <w:rPr>
                <w:webHidden/>
              </w:rPr>
              <w:tab/>
            </w:r>
            <w:r w:rsidRPr="00113134">
              <w:rPr>
                <w:webHidden/>
              </w:rPr>
              <w:fldChar w:fldCharType="begin"/>
            </w:r>
            <w:r w:rsidRPr="00113134">
              <w:rPr>
                <w:webHidden/>
              </w:rPr>
              <w:instrText xml:space="preserve"> PAGEREF _Toc193366971 \h </w:instrText>
            </w:r>
            <w:r w:rsidRPr="00113134">
              <w:rPr>
                <w:webHidden/>
              </w:rPr>
            </w:r>
            <w:r w:rsidRPr="00113134">
              <w:rPr>
                <w:webHidden/>
              </w:rPr>
              <w:fldChar w:fldCharType="separate"/>
            </w:r>
            <w:r w:rsidRPr="00113134">
              <w:rPr>
                <w:webHidden/>
              </w:rPr>
              <w:t>126</w:t>
            </w:r>
            <w:r w:rsidRPr="00113134">
              <w:rPr>
                <w:webHidden/>
              </w:rPr>
              <w:fldChar w:fldCharType="end"/>
            </w:r>
          </w:hyperlink>
        </w:p>
        <w:p w14:paraId="690D9720" w14:textId="76EE0263" w:rsidR="00801CC5" w:rsidRPr="00113134" w:rsidRDefault="00801CC5">
          <w:pPr>
            <w:rPr>
              <w:rFonts w:ascii="Times New Roman" w:hAnsi="Times New Roman" w:cs="Times New Roman"/>
            </w:rPr>
          </w:pPr>
          <w:r w:rsidRPr="00113134">
            <w:rPr>
              <w:rFonts w:ascii="Times New Roman" w:hAnsi="Times New Roman" w:cs="Times New Roman"/>
              <w:b/>
              <w:bCs/>
              <w:noProof/>
            </w:rPr>
            <w:fldChar w:fldCharType="end"/>
          </w:r>
        </w:p>
      </w:sdtContent>
    </w:sdt>
    <w:p w14:paraId="5658E183" w14:textId="53260158" w:rsidR="008F74A3" w:rsidRPr="00113134" w:rsidRDefault="00801CC5" w:rsidP="008F74A3">
      <w:pPr>
        <w:pStyle w:val="NormalWeb"/>
        <w:rPr>
          <w:b/>
          <w:bCs/>
          <w:color w:val="000000" w:themeColor="text1"/>
          <w:sz w:val="28"/>
          <w:szCs w:val="28"/>
        </w:rPr>
      </w:pPr>
      <w:r w:rsidRPr="00113134">
        <w:rPr>
          <w:b/>
          <w:bCs/>
          <w:color w:val="000000" w:themeColor="text1"/>
          <w:sz w:val="28"/>
          <w:szCs w:val="28"/>
        </w:rPr>
        <w:br/>
      </w:r>
    </w:p>
    <w:p w14:paraId="250E9EEE" w14:textId="2A714551" w:rsidR="008F74A3" w:rsidRPr="00113134" w:rsidRDefault="008F74A3" w:rsidP="008F74A3">
      <w:pPr>
        <w:pStyle w:val="NormalWeb"/>
        <w:rPr>
          <w:b/>
          <w:bCs/>
          <w:color w:val="000000" w:themeColor="text1"/>
          <w:sz w:val="28"/>
          <w:szCs w:val="28"/>
        </w:rPr>
      </w:pPr>
    </w:p>
    <w:p w14:paraId="72FAAE74" w14:textId="521EE7E5" w:rsidR="008F74A3" w:rsidRPr="00113134" w:rsidRDefault="008F74A3" w:rsidP="008F74A3">
      <w:pPr>
        <w:pStyle w:val="NormalWeb"/>
        <w:rPr>
          <w:b/>
          <w:bCs/>
          <w:color w:val="000000" w:themeColor="text1"/>
          <w:sz w:val="28"/>
          <w:szCs w:val="28"/>
        </w:rPr>
      </w:pPr>
    </w:p>
    <w:p w14:paraId="22B33CD2" w14:textId="77777777" w:rsidR="008F74A3" w:rsidRPr="00113134" w:rsidRDefault="008F74A3" w:rsidP="008F74A3">
      <w:pPr>
        <w:pStyle w:val="NormalWeb"/>
        <w:rPr>
          <w:b/>
          <w:bCs/>
          <w:color w:val="000000" w:themeColor="text1"/>
          <w:sz w:val="28"/>
          <w:szCs w:val="28"/>
        </w:rPr>
      </w:pPr>
    </w:p>
    <w:p w14:paraId="62EADA57" w14:textId="77777777" w:rsidR="008F74A3" w:rsidRPr="00113134" w:rsidRDefault="008F74A3" w:rsidP="008F74A3">
      <w:pPr>
        <w:pStyle w:val="NormalWeb"/>
        <w:rPr>
          <w:b/>
          <w:bCs/>
          <w:color w:val="000000" w:themeColor="text1"/>
          <w:sz w:val="28"/>
          <w:szCs w:val="28"/>
        </w:rPr>
      </w:pPr>
    </w:p>
    <w:p w14:paraId="1D81ADE2" w14:textId="44F4505C" w:rsidR="00A42D9D" w:rsidRPr="00113134" w:rsidRDefault="00716F1D" w:rsidP="006A26B3">
      <w:pPr>
        <w:pStyle w:val="Heading1"/>
        <w:rPr>
          <w:rFonts w:ascii="Times New Roman" w:hAnsi="Times New Roman" w:cs="Times New Roman"/>
        </w:rPr>
      </w:pPr>
      <w:bookmarkStart w:id="2" w:name="_Toc193366885"/>
      <w:r w:rsidRPr="00113134">
        <w:rPr>
          <w:rFonts w:ascii="Times New Roman" w:hAnsi="Times New Roman" w:cs="Times New Roman"/>
        </w:rPr>
        <w:lastRenderedPageBreak/>
        <w:t>CHAPTER 01</w:t>
      </w:r>
      <w:bookmarkEnd w:id="1"/>
      <w:bookmarkEnd w:id="2"/>
      <w:r w:rsidR="004970DA" w:rsidRPr="00113134">
        <w:rPr>
          <w:rFonts w:ascii="Times New Roman" w:hAnsi="Times New Roman" w:cs="Times New Roman"/>
        </w:rPr>
        <w:br/>
      </w:r>
    </w:p>
    <w:p w14:paraId="4E6B0220" w14:textId="6C5F0ADF" w:rsidR="00C82419" w:rsidRPr="00113134" w:rsidRDefault="00A47FC8" w:rsidP="006A26B3">
      <w:pPr>
        <w:pStyle w:val="Heading2"/>
        <w:rPr>
          <w:rFonts w:ascii="Times New Roman" w:hAnsi="Times New Roman" w:cs="Times New Roman"/>
        </w:rPr>
      </w:pPr>
      <w:bookmarkStart w:id="3" w:name="_Toc190468653"/>
      <w:bookmarkStart w:id="4" w:name="_Toc192716382"/>
      <w:bookmarkStart w:id="5" w:name="_Toc193366886"/>
      <w:r w:rsidRPr="00113134">
        <w:rPr>
          <w:rFonts w:ascii="Times New Roman" w:hAnsi="Times New Roman" w:cs="Times New Roman"/>
        </w:rPr>
        <w:t xml:space="preserve">1.1 </w:t>
      </w:r>
      <w:r w:rsidR="00C82419" w:rsidRPr="00113134">
        <w:rPr>
          <w:rFonts w:ascii="Times New Roman" w:hAnsi="Times New Roman" w:cs="Times New Roman"/>
        </w:rPr>
        <w:t>INTRODUCTION</w:t>
      </w:r>
      <w:bookmarkEnd w:id="3"/>
      <w:bookmarkEnd w:id="4"/>
      <w:bookmarkEnd w:id="5"/>
      <w:r w:rsidR="00C34406" w:rsidRPr="00113134">
        <w:rPr>
          <w:rFonts w:ascii="Times New Roman" w:hAnsi="Times New Roman" w:cs="Times New Roman"/>
        </w:rPr>
        <w:br/>
      </w:r>
    </w:p>
    <w:p w14:paraId="7D2435F3" w14:textId="77777777" w:rsidR="00C34406" w:rsidRPr="00113134" w:rsidRDefault="00C34406" w:rsidP="00C34406">
      <w:pPr>
        <w:rPr>
          <w:rFonts w:ascii="Times New Roman" w:hAnsi="Times New Roman" w:cs="Times New Roman"/>
        </w:rPr>
      </w:pPr>
      <w:r w:rsidRPr="00113134">
        <w:rPr>
          <w:rFonts w:ascii="Times New Roman" w:hAnsi="Times New Roman" w:cs="Times New Roman"/>
        </w:rPr>
        <w:t>Traveling has always been a rewarding experience, allowing individuals to discover new places, engage with diverse cultures, and create cherished memories. However, the methods of planning and experiencing travel have dramatically evolved in the 21st century due to rapid technological advancements. The internet has become a cornerstone in providing travelers with tools and resources to organize their journeys efficiently. From researching destinations to comparing prices and booking accommodations, technology has made travel planning more streamlined and accessible. Despite these innovations, modern travelers still face significant hurdles in organizing their trips.</w:t>
      </w:r>
    </w:p>
    <w:p w14:paraId="7136A1D0" w14:textId="77777777" w:rsidR="00C34406" w:rsidRPr="00113134" w:rsidRDefault="00C34406" w:rsidP="00C34406">
      <w:pPr>
        <w:spacing w:line="278" w:lineRule="auto"/>
        <w:rPr>
          <w:rFonts w:ascii="Times New Roman" w:hAnsi="Times New Roman" w:cs="Times New Roman"/>
        </w:rPr>
      </w:pPr>
      <w:r w:rsidRPr="00113134">
        <w:rPr>
          <w:rFonts w:ascii="Times New Roman" w:hAnsi="Times New Roman" w:cs="Times New Roman"/>
        </w:rPr>
        <w:t>Many travelers encounter difficulties in crafting effective itineraries, managing their budgets, and selecting the best travel options. Navigating unfamiliar destinations can be overwhelming due to limited knowledge about local attractions, transportation systems, and cultural norms. Solo travelers, in particular, may struggle to find companions or arrange group activities, which can deter them from pursuing their travel goals. While traditional travel agents provide assistance, their services are often costly, and many mobile applications fail to offer comprehensive solutions. This is where Pathfinder.lk emerges as an innovative platform designed to simplify the travel planning process.</w:t>
      </w:r>
    </w:p>
    <w:p w14:paraId="57EA9030" w14:textId="77777777" w:rsidR="00C34406" w:rsidRPr="00113134" w:rsidRDefault="00C34406" w:rsidP="00C34406">
      <w:pPr>
        <w:spacing w:line="278" w:lineRule="auto"/>
        <w:rPr>
          <w:rFonts w:ascii="Times New Roman" w:hAnsi="Times New Roman" w:cs="Times New Roman"/>
        </w:rPr>
      </w:pPr>
      <w:r w:rsidRPr="00113134">
        <w:rPr>
          <w:rFonts w:ascii="Times New Roman" w:hAnsi="Times New Roman" w:cs="Times New Roman"/>
        </w:rPr>
        <w:t>Pathfinder.lk is a web-based travel planning tool developed to cater to both local and international travelers. Unlike many mobile applications, Pathfinder.lk prioritizes accessibility and affordability through its web platform, allowing users to plan their trips from any device with ease. The platform includes a range of features, such as automated itinerary generation, cost estimation, and personalized destination recommendations. These tools empower travelers to make informed decisions and create seamless travel experiences tailored to their preferences and budgets. Pathfinder.lk goes beyond conventional travel planning tools by offering solutions that are both practical and forward-thinking.</w:t>
      </w:r>
    </w:p>
    <w:p w14:paraId="5CAA635E" w14:textId="77777777" w:rsidR="00C34406" w:rsidRPr="00113134" w:rsidRDefault="00C34406" w:rsidP="00C34406">
      <w:pPr>
        <w:spacing w:line="278" w:lineRule="auto"/>
        <w:rPr>
          <w:rFonts w:ascii="Times New Roman" w:hAnsi="Times New Roman" w:cs="Times New Roman"/>
        </w:rPr>
      </w:pPr>
      <w:r w:rsidRPr="00113134">
        <w:rPr>
          <w:rFonts w:ascii="Times New Roman" w:hAnsi="Times New Roman" w:cs="Times New Roman"/>
        </w:rPr>
        <w:t>A key highlight of the platform is its ability to deliver personalized suggestions based on user preferences. Whether travelers seek adventure, cultural immersion, or relaxation, Pathfinder.lk ensures their itineraries align with their interests. The platform also addresses the needs of solo travelers by facilitating shared travel opportunities, allowing users to connect with like-minded individuals for group experiences. This feature not only enhances the social aspect of travel but also makes trips more cost-effective and enjoyable. Furthermore, Pathfinder.lk emphasizes simplicity and affordability, making it an ideal choice for travelers looking for convenient, budget-friendly solutions.</w:t>
      </w:r>
    </w:p>
    <w:p w14:paraId="0FB2F680" w14:textId="77777777" w:rsidR="00C34406" w:rsidRPr="00113134" w:rsidRDefault="00C34406" w:rsidP="00C34406">
      <w:pPr>
        <w:spacing w:line="278" w:lineRule="auto"/>
        <w:rPr>
          <w:rFonts w:ascii="Times New Roman" w:hAnsi="Times New Roman" w:cs="Times New Roman"/>
        </w:rPr>
      </w:pPr>
      <w:r w:rsidRPr="00113134">
        <w:rPr>
          <w:rFonts w:ascii="Times New Roman" w:hAnsi="Times New Roman" w:cs="Times New Roman"/>
        </w:rPr>
        <w:t>Pathfinder.lk is also committed to supporting Sri Lanka’s tourism industry, a crucial pillar of the nation's economy. By providing a platform that simplifies travel planning for both locals and international visitors, Pathfinder.lk helps promote Sri Lanka as a premier travel destination. The platform’s user-friendly interface and practical features ensure that users can effortlessly plan their journeys, making it a reliable companion for their adventures. From discovering nearby attractions to managing expenses and itineraries, Pathfinder.lk serves as a comprehensive travel guide, encouraging users to explore Sri Lanka and beyond.</w:t>
      </w:r>
    </w:p>
    <w:p w14:paraId="5FA74ECF" w14:textId="77777777" w:rsidR="00C34406" w:rsidRPr="00113134" w:rsidRDefault="00C34406" w:rsidP="00C34406">
      <w:pPr>
        <w:rPr>
          <w:rFonts w:ascii="Times New Roman" w:hAnsi="Times New Roman" w:cs="Times New Roman"/>
        </w:rPr>
      </w:pPr>
      <w:r w:rsidRPr="00113134">
        <w:rPr>
          <w:rFonts w:ascii="Times New Roman" w:hAnsi="Times New Roman" w:cs="Times New Roman"/>
        </w:rPr>
        <w:t xml:space="preserve">In summary, Pathfinder.lk is more than just a travel planning platform; it is a comprehensive solution designed to address the challenges faced by today’s travelers. By integrating advanced technology with </w:t>
      </w:r>
      <w:r w:rsidRPr="00113134">
        <w:rPr>
          <w:rFonts w:ascii="Times New Roman" w:hAnsi="Times New Roman" w:cs="Times New Roman"/>
        </w:rPr>
        <w:lastRenderedPageBreak/>
        <w:t>intuitive features, the platform simplifies the complexities of trip planning, making travel more accessible, enjoyable, and efficient. Pathfinder.lk exemplifies the transformative potential of digital innovation in the travel industry, offering a forward-thinking solution for travelers seeking unforgettable experiences.</w:t>
      </w:r>
    </w:p>
    <w:p w14:paraId="5FF0E36C" w14:textId="0E0740E6" w:rsidR="00205D48" w:rsidRPr="00113134" w:rsidRDefault="00A47FC8" w:rsidP="00A47FC8">
      <w:pPr>
        <w:pStyle w:val="NormalWeb"/>
      </w:pPr>
      <w:bookmarkStart w:id="6" w:name="_Toc190468654"/>
      <w:bookmarkStart w:id="7" w:name="_Toc192716383"/>
      <w:bookmarkStart w:id="8" w:name="_Toc193366887"/>
      <w:r w:rsidRPr="00113134">
        <w:rPr>
          <w:rStyle w:val="Heading2Char"/>
          <w:rFonts w:ascii="Times New Roman" w:hAnsi="Times New Roman" w:cs="Times New Roman"/>
        </w:rPr>
        <w:t xml:space="preserve">1.2 </w:t>
      </w:r>
      <w:r w:rsidR="00DE565C" w:rsidRPr="00113134">
        <w:rPr>
          <w:rStyle w:val="Heading2Char"/>
          <w:rFonts w:ascii="Times New Roman" w:hAnsi="Times New Roman" w:cs="Times New Roman"/>
        </w:rPr>
        <w:t>PROBLEM STATEMENT</w:t>
      </w:r>
      <w:bookmarkEnd w:id="6"/>
      <w:bookmarkEnd w:id="7"/>
      <w:bookmarkEnd w:id="8"/>
      <w:r w:rsidR="00DE565C" w:rsidRPr="00113134">
        <w:rPr>
          <w:b/>
          <w:bCs/>
          <w:sz w:val="32"/>
          <w:szCs w:val="32"/>
        </w:rPr>
        <w:br/>
      </w:r>
      <w:r w:rsidR="00DE565C" w:rsidRPr="00113134">
        <w:rPr>
          <w:b/>
          <w:bCs/>
          <w:sz w:val="32"/>
          <w:szCs w:val="32"/>
        </w:rPr>
        <w:br/>
      </w:r>
      <w:r w:rsidR="00205D48" w:rsidRPr="00113134">
        <w:t>Traveling has always been an exhilarating pursuit, offering individuals a unique opportunity to explore diverse destinations, immerse themselves in unfamiliar cultures, and create cherished memories. However, the evolution of travel planning has not kept pace with the increasing demands and expectations of modern travelers. While technology has revolutionized various industries, the travel sector still faces critical gaps that hinder seamless trip planning and execution. Travelers are often left juggling multiple platforms and applications to organize their journeys, leading to fragmented experiences and unnecessary frustration. Pathfinder.lk emerges as a groundbreaking solution to these challenges, addressing the core pain points identified through extensive research and industry analysis.</w:t>
      </w:r>
    </w:p>
    <w:p w14:paraId="375180F9" w14:textId="77777777" w:rsidR="00205D48" w:rsidRPr="00113134" w:rsidRDefault="00205D48" w:rsidP="00205D48">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190468655"/>
      <w:bookmarkStart w:id="10" w:name="_Toc192716384"/>
      <w:bookmarkStart w:id="11" w:name="_Toc193366888"/>
      <w:r w:rsidRPr="00113134">
        <w:rPr>
          <w:rFonts w:ascii="Times New Roman" w:eastAsia="Times New Roman" w:hAnsi="Times New Roman" w:cs="Times New Roman"/>
          <w:b/>
          <w:bCs/>
          <w:sz w:val="27"/>
          <w:szCs w:val="27"/>
        </w:rPr>
        <w:t xml:space="preserve">Gaps Identified in Travel Planning Platforms and </w:t>
      </w:r>
      <w:proofErr w:type="spellStart"/>
      <w:r w:rsidRPr="00113134">
        <w:rPr>
          <w:rFonts w:ascii="Times New Roman" w:eastAsia="Times New Roman" w:hAnsi="Times New Roman" w:cs="Times New Roman"/>
          <w:b/>
          <w:bCs/>
          <w:sz w:val="27"/>
          <w:szCs w:val="27"/>
        </w:rPr>
        <w:t>Pathfinder.lk's</w:t>
      </w:r>
      <w:proofErr w:type="spellEnd"/>
      <w:r w:rsidRPr="00113134">
        <w:rPr>
          <w:rFonts w:ascii="Times New Roman" w:eastAsia="Times New Roman" w:hAnsi="Times New Roman" w:cs="Times New Roman"/>
          <w:b/>
          <w:bCs/>
          <w:sz w:val="27"/>
          <w:szCs w:val="27"/>
        </w:rPr>
        <w:t xml:space="preserve"> Solutions</w:t>
      </w:r>
      <w:bookmarkEnd w:id="9"/>
      <w:bookmarkEnd w:id="10"/>
      <w:bookmarkEnd w:id="11"/>
    </w:p>
    <w:p w14:paraId="4CCDA906" w14:textId="2B64474B" w:rsidR="00205D48" w:rsidRPr="00113134" w:rsidRDefault="00205D48" w:rsidP="00003F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Gap in Collaborative Travel Planning</w:t>
      </w:r>
      <w:r w:rsidR="00FC0CD6" w:rsidRPr="00113134">
        <w:rPr>
          <w:rFonts w:ascii="Times New Roman" w:eastAsia="Times New Roman" w:hAnsi="Times New Roman" w:cs="Times New Roman"/>
          <w:b/>
          <w:bCs/>
          <w:sz w:val="24"/>
          <w:szCs w:val="24"/>
        </w:rPr>
        <w:t xml:space="preserve"> (Private/ Public choosing option)</w:t>
      </w:r>
    </w:p>
    <w:p w14:paraId="630AD7A9" w14:textId="3C9F7DC6" w:rsidR="002C513B" w:rsidRPr="00113134" w:rsidRDefault="00205D48" w:rsidP="00205D48">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Research has highlighted a significant deficiency in collaborative tools for group travel planning. The study, "Structure of Travel Planning Processes and Information Use Patterns," points out that current platforms lack real-time collaboration features essential for group travel. Pathfinder.lk directly addresses this gap by introducing an innovative team collaboration feature. This enables users to co-plan itineraries, share ideas, and coordinate effectively with their travel companions in real-time, fostering seamless group travel experiences.</w:t>
      </w:r>
    </w:p>
    <w:p w14:paraId="532A3193" w14:textId="77777777" w:rsidR="002C513B" w:rsidRPr="00113134" w:rsidRDefault="002C513B" w:rsidP="00205D48">
      <w:pPr>
        <w:spacing w:before="100" w:beforeAutospacing="1" w:after="100" w:afterAutospacing="1" w:line="240" w:lineRule="auto"/>
        <w:rPr>
          <w:rFonts w:ascii="Times New Roman" w:eastAsia="Times New Roman" w:hAnsi="Times New Roman" w:cs="Times New Roman"/>
          <w:sz w:val="24"/>
          <w:szCs w:val="24"/>
        </w:rPr>
      </w:pPr>
    </w:p>
    <w:p w14:paraId="32105668" w14:textId="77777777" w:rsidR="00205D48" w:rsidRPr="00113134" w:rsidRDefault="00205D48" w:rsidP="00003F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Gap in Integrating Budget Tracking and Financial Management</w:t>
      </w:r>
    </w:p>
    <w:p w14:paraId="37CF9BA3" w14:textId="77777777" w:rsidR="00205D48" w:rsidRPr="00113134" w:rsidRDefault="00205D48" w:rsidP="00205D48">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research paper, "On the Need for Configurable Travel Recommender Systems: A Systematic Mapping Study," underscores the absence of robust budget tracking tools in existing platforms. Managing travel expenses is a critical aspect of trip planning, yet travelers often face difficulties in staying within their financial limits. Pathfinder.lk incorporates an intuitive budget tracker that not only monitors expenses but also provides real-time financial insights, ensuring users can plan trips within their budgets and avoid overspending.</w:t>
      </w:r>
    </w:p>
    <w:p w14:paraId="0D53BBA9" w14:textId="77777777" w:rsidR="00205D48" w:rsidRPr="00113134" w:rsidRDefault="00205D48" w:rsidP="00003F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Gap in Capturing and Analyzing Feedback for Future Trips</w:t>
      </w:r>
    </w:p>
    <w:p w14:paraId="605307DA" w14:textId="77777777" w:rsidR="00205D48" w:rsidRPr="00113134" w:rsidRDefault="00205D48" w:rsidP="00205D48">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 feedback is a valuable resource for refining travel planning experiences, yet it is often overlooked by existing platforms. The research paper "On the Need for Configurable Travel Recommender Systems: A Systematic Mapping Study" identifies this gap, emphasizing the need for systems that use feedback to enhance future recommendations. Pathfinder.lk introduces a comprehensive feedback system, allowing users to review their experiences and contribute to improving the platform’s recommendations for others.</w:t>
      </w:r>
    </w:p>
    <w:p w14:paraId="6C611EA5" w14:textId="77777777" w:rsidR="00205D48" w:rsidRPr="00113134" w:rsidRDefault="00205D48" w:rsidP="00003F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190468656"/>
      <w:bookmarkStart w:id="13" w:name="_Toc192716385"/>
      <w:bookmarkStart w:id="14" w:name="_Toc193366889"/>
      <w:r w:rsidRPr="00113134">
        <w:rPr>
          <w:rFonts w:ascii="Times New Roman" w:eastAsia="Times New Roman" w:hAnsi="Times New Roman" w:cs="Times New Roman"/>
          <w:b/>
          <w:bCs/>
          <w:sz w:val="27"/>
          <w:szCs w:val="27"/>
        </w:rPr>
        <w:lastRenderedPageBreak/>
        <w:t>The Growing Complexity of Travel Planning</w:t>
      </w:r>
      <w:bookmarkEnd w:id="12"/>
      <w:bookmarkEnd w:id="13"/>
      <w:bookmarkEnd w:id="14"/>
    </w:p>
    <w:p w14:paraId="64E181B9" w14:textId="77777777" w:rsidR="00205D48" w:rsidRPr="00113134" w:rsidRDefault="00205D48" w:rsidP="00205D48">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travel planning process has become increasingly complex, requiring travelers to navigate multiple stages:</w:t>
      </w:r>
    </w:p>
    <w:p w14:paraId="3A3A71B2" w14:textId="77777777" w:rsidR="00205D48" w:rsidRPr="00113134" w:rsidRDefault="00205D48" w:rsidP="00205D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Pre-Trip:</w:t>
      </w:r>
      <w:r w:rsidRPr="00113134">
        <w:rPr>
          <w:rFonts w:ascii="Times New Roman" w:eastAsia="Times New Roman" w:hAnsi="Times New Roman" w:cs="Times New Roman"/>
          <w:sz w:val="24"/>
          <w:szCs w:val="24"/>
        </w:rPr>
        <w:t xml:space="preserve"> Researching destinations, booking accommodations, and creating detailed itineraries.</w:t>
      </w:r>
    </w:p>
    <w:p w14:paraId="6F288B2F" w14:textId="77777777" w:rsidR="00205D48" w:rsidRPr="00113134" w:rsidRDefault="00205D48" w:rsidP="00205D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Mid-Trip:</w:t>
      </w:r>
      <w:r w:rsidRPr="00113134">
        <w:rPr>
          <w:rFonts w:ascii="Times New Roman" w:eastAsia="Times New Roman" w:hAnsi="Times New Roman" w:cs="Times New Roman"/>
          <w:sz w:val="24"/>
          <w:szCs w:val="24"/>
        </w:rPr>
        <w:t xml:space="preserve"> Coordinating transportation, navigating unfamiliar locations, organizing activities, and accessing on-ground support.</w:t>
      </w:r>
    </w:p>
    <w:p w14:paraId="01707BE5" w14:textId="77777777" w:rsidR="00205D48" w:rsidRPr="00113134" w:rsidRDefault="00205D48" w:rsidP="00205D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Post-Trip:</w:t>
      </w:r>
      <w:r w:rsidRPr="00113134">
        <w:rPr>
          <w:rFonts w:ascii="Times New Roman" w:eastAsia="Times New Roman" w:hAnsi="Times New Roman" w:cs="Times New Roman"/>
          <w:sz w:val="24"/>
          <w:szCs w:val="24"/>
        </w:rPr>
        <w:t xml:space="preserve"> Reviewing experiences, sharing memories, and conducting post-travel analysis.</w:t>
      </w:r>
    </w:p>
    <w:p w14:paraId="534DB05F" w14:textId="77777777" w:rsidR="00205D48" w:rsidRPr="00113134" w:rsidRDefault="00205D48" w:rsidP="00205D48">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Current solutions often rely on disconnected tools and services for each stage, leading to fragmented and inefficient experiences. Pathfinder.lk consolidates these stages into a unified platform, simplifying the journey for travelers.</w:t>
      </w:r>
    </w:p>
    <w:p w14:paraId="1607E8B3" w14:textId="77777777" w:rsidR="00205D48" w:rsidRPr="00113134" w:rsidRDefault="00205D48" w:rsidP="00205D48">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190468657"/>
      <w:bookmarkStart w:id="16" w:name="_Toc192716386"/>
      <w:bookmarkStart w:id="17" w:name="_Toc193366890"/>
      <w:r w:rsidRPr="00113134">
        <w:rPr>
          <w:rFonts w:ascii="Times New Roman" w:eastAsia="Times New Roman" w:hAnsi="Times New Roman" w:cs="Times New Roman"/>
          <w:b/>
          <w:bCs/>
          <w:sz w:val="27"/>
          <w:szCs w:val="27"/>
        </w:rPr>
        <w:t>Conclusion</w:t>
      </w:r>
      <w:bookmarkEnd w:id="15"/>
      <w:bookmarkEnd w:id="16"/>
      <w:bookmarkEnd w:id="17"/>
    </w:p>
    <w:p w14:paraId="1B4F259F" w14:textId="79027340" w:rsidR="008761EB" w:rsidRPr="00113134" w:rsidRDefault="00205D48" w:rsidP="00C9581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Pathfinder.lk represents a paradigm shift in travel planning, addressing the long-standing gaps in existing solutions. By combining innovative technology with practical, user-focused features, the platform simplifies the complexities of trip planning, making travel more accessible, enjoyable, and efficient. Whether it’s for solo adventurers or group travelers, Pathfinder.lk empowers users to create seamless, memorable journeys, redefining the way we experience the world.</w:t>
      </w:r>
    </w:p>
    <w:p w14:paraId="691A42D1" w14:textId="42DB43E4" w:rsidR="00FB2F3D" w:rsidRPr="00113134" w:rsidRDefault="00805F4E" w:rsidP="006A26B3">
      <w:pPr>
        <w:pStyle w:val="Heading2"/>
        <w:rPr>
          <w:rFonts w:ascii="Times New Roman" w:hAnsi="Times New Roman" w:cs="Times New Roman"/>
        </w:rPr>
      </w:pP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bookmarkStart w:id="18" w:name="_Toc190468658"/>
      <w:bookmarkStart w:id="19" w:name="_Toc192716387"/>
      <w:bookmarkStart w:id="20" w:name="_Toc193366891"/>
      <w:r w:rsidR="008761EB" w:rsidRPr="00113134">
        <w:rPr>
          <w:rFonts w:ascii="Times New Roman" w:hAnsi="Times New Roman" w:cs="Times New Roman"/>
        </w:rPr>
        <w:t xml:space="preserve">1.3 </w:t>
      </w:r>
      <w:r w:rsidR="00FB2F3D" w:rsidRPr="00113134">
        <w:rPr>
          <w:rFonts w:ascii="Times New Roman" w:hAnsi="Times New Roman" w:cs="Times New Roman"/>
        </w:rPr>
        <w:t>LITERATURE REVIEW</w:t>
      </w:r>
      <w:bookmarkEnd w:id="18"/>
      <w:bookmarkEnd w:id="19"/>
      <w:bookmarkEnd w:id="20"/>
      <w:r w:rsidR="003B7ECB" w:rsidRPr="00113134">
        <w:rPr>
          <w:rFonts w:ascii="Times New Roman" w:hAnsi="Times New Roman" w:cs="Times New Roman"/>
        </w:rPr>
        <w:br/>
      </w:r>
      <w:r w:rsidR="007027E4" w:rsidRPr="00113134">
        <w:rPr>
          <w:rFonts w:ascii="Times New Roman" w:hAnsi="Times New Roman" w:cs="Times New Roman"/>
        </w:rPr>
        <w:br/>
      </w:r>
    </w:p>
    <w:p w14:paraId="6D56FA96" w14:textId="6CCA3C0B" w:rsidR="001312A0" w:rsidRPr="00113134" w:rsidRDefault="008761EB" w:rsidP="006A26B3">
      <w:pPr>
        <w:pStyle w:val="Heading3"/>
      </w:pPr>
      <w:bookmarkStart w:id="21" w:name="_Toc190468659"/>
      <w:bookmarkStart w:id="22" w:name="_Toc192716388"/>
      <w:bookmarkStart w:id="23" w:name="_Toc193366892"/>
      <w:r w:rsidRPr="00113134">
        <w:t>1.3.1</w:t>
      </w:r>
      <w:r w:rsidR="002D7F5F" w:rsidRPr="00113134">
        <w:t xml:space="preserve"> </w:t>
      </w:r>
      <w:r w:rsidR="001312A0" w:rsidRPr="00113134">
        <w:t>Introduction: Overview of the Tourism &amp; Service-Based Business Landscape in Sri Lanka</w:t>
      </w:r>
      <w:bookmarkEnd w:id="21"/>
      <w:bookmarkEnd w:id="22"/>
      <w:bookmarkEnd w:id="23"/>
    </w:p>
    <w:p w14:paraId="3CD844FA"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Sri Lanka, often called the </w:t>
      </w:r>
      <w:r w:rsidRPr="00113134">
        <w:rPr>
          <w:rFonts w:ascii="Times New Roman" w:eastAsia="Times New Roman" w:hAnsi="Times New Roman" w:cs="Times New Roman"/>
          <w:i/>
          <w:iCs/>
          <w:sz w:val="24"/>
          <w:szCs w:val="24"/>
        </w:rPr>
        <w:t>Pearl of the Indian Ocean</w:t>
      </w:r>
      <w:r w:rsidRPr="00113134">
        <w:rPr>
          <w:rFonts w:ascii="Times New Roman" w:eastAsia="Times New Roman" w:hAnsi="Times New Roman" w:cs="Times New Roman"/>
          <w:sz w:val="24"/>
          <w:szCs w:val="24"/>
        </w:rPr>
        <w:t>, has long been recognized for its immense natural beauty, rich culture, and diverse ecosystems. From pristine beaches to historical temples, the island has been a favored destination for travelers from across the globe. Its blend of scenic landscapes, rich cultural heritage, and warm hospitality has helped position Sri Lanka as a prominent player in the global tourism market.</w:t>
      </w:r>
    </w:p>
    <w:p w14:paraId="4FDB07A8"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Tourism in Sri Lanka: The Renaissance Post-Pandemic</w:t>
      </w:r>
    </w:p>
    <w:p w14:paraId="20C193E5"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global pandemic, while it disrupted global economies, also transformed the tourism sector, with travelers shifting their preferences and priorities. In the wake of the pandemic, Sri Lanka's tourism industry is undergoing a revival as the country gradually reopens to international </w:t>
      </w:r>
      <w:r w:rsidRPr="00113134">
        <w:rPr>
          <w:rFonts w:ascii="Times New Roman" w:eastAsia="Times New Roman" w:hAnsi="Times New Roman" w:cs="Times New Roman"/>
          <w:sz w:val="24"/>
          <w:szCs w:val="24"/>
        </w:rPr>
        <w:lastRenderedPageBreak/>
        <w:t>visitors. The resurgence of tourism has been somewhat slow but steady, and industry experts predict that the tourism market will grow significantly in the next decade.</w:t>
      </w:r>
    </w:p>
    <w:p w14:paraId="3D538631"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Sri Lanka, once known for its traditional appeal as a beach destination, is now increasingly becoming a hotspot for </w:t>
      </w:r>
      <w:r w:rsidRPr="00113134">
        <w:rPr>
          <w:rFonts w:ascii="Times New Roman" w:eastAsia="Times New Roman" w:hAnsi="Times New Roman" w:cs="Times New Roman"/>
          <w:b/>
          <w:bCs/>
          <w:sz w:val="24"/>
          <w:szCs w:val="24"/>
        </w:rPr>
        <w:t>experiential tourism</w:t>
      </w:r>
      <w:r w:rsidRPr="00113134">
        <w:rPr>
          <w:rFonts w:ascii="Times New Roman" w:eastAsia="Times New Roman" w:hAnsi="Times New Roman" w:cs="Times New Roman"/>
          <w:sz w:val="24"/>
          <w:szCs w:val="24"/>
        </w:rPr>
        <w:t xml:space="preserve">, which includes niche travel segments like wellness tourism, adventure tourism, and cultural tourism. According to the Sri Lanka Tourism Development Authority (SLTDA), Sri Lanka is expected to see up to a </w:t>
      </w:r>
      <w:r w:rsidRPr="00113134">
        <w:rPr>
          <w:rFonts w:ascii="Times New Roman" w:eastAsia="Times New Roman" w:hAnsi="Times New Roman" w:cs="Times New Roman"/>
          <w:b/>
          <w:bCs/>
          <w:sz w:val="24"/>
          <w:szCs w:val="24"/>
        </w:rPr>
        <w:t>7% growth rate in tourist arrivals</w:t>
      </w:r>
      <w:r w:rsidRPr="00113134">
        <w:rPr>
          <w:rFonts w:ascii="Times New Roman" w:eastAsia="Times New Roman" w:hAnsi="Times New Roman" w:cs="Times New Roman"/>
          <w:sz w:val="24"/>
          <w:szCs w:val="24"/>
        </w:rPr>
        <w:t xml:space="preserve"> annually over the next five years.</w:t>
      </w:r>
    </w:p>
    <w:p w14:paraId="484FE303"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This presents a unique opportunity for service-based businesses, particularly those that can provide unique, personalized, and culturally immersive experiences for tourists.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seize this opportunity by offering tailored services that cater to the evolving needs of tourists, particularly as travel behaviors shift.</w:t>
      </w:r>
    </w:p>
    <w:p w14:paraId="3BC4C26E" w14:textId="72FAE39A" w:rsidR="001312A0" w:rsidRPr="00113134" w:rsidRDefault="008761EB" w:rsidP="006A26B3">
      <w:pPr>
        <w:pStyle w:val="Heading4"/>
      </w:pPr>
      <w:r w:rsidRPr="00113134">
        <w:t>1.3.1.1</w:t>
      </w:r>
      <w:r w:rsidR="001312A0" w:rsidRPr="00113134">
        <w:t xml:space="preserve"> The Diverse Appeal of Sri Lanka’s Tourism Sector</w:t>
      </w:r>
    </w:p>
    <w:p w14:paraId="0663D5B9"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Sri Lanka’s tourism sector is broad and multifaceted, offering a variety of experiences that cater to all kinds of travelers. Some of the key categories within Sri Lanka’s tourism market include:</w:t>
      </w:r>
    </w:p>
    <w:p w14:paraId="3F0AD2EE" w14:textId="77777777" w:rsidR="001312A0" w:rsidRPr="00113134" w:rsidRDefault="001312A0" w:rsidP="00003F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Cultural Tourism</w:t>
      </w:r>
      <w:r w:rsidRPr="00113134">
        <w:rPr>
          <w:rFonts w:ascii="Times New Roman" w:eastAsia="Times New Roman" w:hAnsi="Times New Roman" w:cs="Times New Roman"/>
          <w:sz w:val="24"/>
          <w:szCs w:val="24"/>
        </w:rPr>
        <w:t>: Sri Lanka is home to a rich historical and cultural heritage, with ancient cities, sacred temples, and UNESCO World Heritage sites. This attracts tourists interested in history, archaeology, and religious experiences.</w:t>
      </w:r>
    </w:p>
    <w:p w14:paraId="1D4ABB32" w14:textId="77777777" w:rsidR="001312A0" w:rsidRPr="00113134" w:rsidRDefault="001312A0" w:rsidP="00003F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Eco-Tourism &amp; Nature Tours</w:t>
      </w:r>
      <w:r w:rsidRPr="00113134">
        <w:rPr>
          <w:rFonts w:ascii="Times New Roman" w:eastAsia="Times New Roman" w:hAnsi="Times New Roman" w:cs="Times New Roman"/>
          <w:sz w:val="24"/>
          <w:szCs w:val="24"/>
        </w:rPr>
        <w:t xml:space="preserve">: The island's varied ecosystems—from the rainforests of </w:t>
      </w:r>
      <w:proofErr w:type="spellStart"/>
      <w:r w:rsidRPr="00113134">
        <w:rPr>
          <w:rFonts w:ascii="Times New Roman" w:eastAsia="Times New Roman" w:hAnsi="Times New Roman" w:cs="Times New Roman"/>
          <w:sz w:val="24"/>
          <w:szCs w:val="24"/>
        </w:rPr>
        <w:t>Sinharaja</w:t>
      </w:r>
      <w:proofErr w:type="spellEnd"/>
      <w:r w:rsidRPr="00113134">
        <w:rPr>
          <w:rFonts w:ascii="Times New Roman" w:eastAsia="Times New Roman" w:hAnsi="Times New Roman" w:cs="Times New Roman"/>
          <w:sz w:val="24"/>
          <w:szCs w:val="24"/>
        </w:rPr>
        <w:t xml:space="preserve"> to the dry zone in the north—attract eco-conscious travelers. Sri Lanka is one of the most biodiverse countries in Asia, home to unique flora and fauna, including leopards, elephants, and exotic birds.</w:t>
      </w:r>
    </w:p>
    <w:p w14:paraId="56FC329F" w14:textId="77777777" w:rsidR="001312A0" w:rsidRPr="00113134" w:rsidRDefault="001312A0" w:rsidP="00003F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Wellness &amp; Ayurveda</w:t>
      </w:r>
      <w:r w:rsidRPr="00113134">
        <w:rPr>
          <w:rFonts w:ascii="Times New Roman" w:eastAsia="Times New Roman" w:hAnsi="Times New Roman" w:cs="Times New Roman"/>
          <w:sz w:val="24"/>
          <w:szCs w:val="24"/>
        </w:rPr>
        <w:t>: Sri Lanka’s wellness tourism sector has grown, with many seeking traditional Ayurvedic healing, yoga retreats, and spa experiences. This niche market is ideal for businesses that can blend health and relaxation experiences into travel packages.</w:t>
      </w:r>
    </w:p>
    <w:p w14:paraId="242EE637" w14:textId="77777777" w:rsidR="001312A0" w:rsidRPr="00113134" w:rsidRDefault="001312A0" w:rsidP="00003F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Adventure Tourism</w:t>
      </w:r>
      <w:r w:rsidRPr="00113134">
        <w:rPr>
          <w:rFonts w:ascii="Times New Roman" w:eastAsia="Times New Roman" w:hAnsi="Times New Roman" w:cs="Times New Roman"/>
          <w:sz w:val="24"/>
          <w:szCs w:val="24"/>
        </w:rPr>
        <w:t>: Sri Lanka is emerging as an adventure tourism destination, with opportunities for trekking, hiking, water sports, and safaris. The country's diverse terrain offers the perfect backdrop for those seeking adrenaline-pumping experiences.</w:t>
      </w:r>
    </w:p>
    <w:p w14:paraId="36428766" w14:textId="77777777" w:rsidR="001312A0" w:rsidRPr="00113134" w:rsidRDefault="001312A0" w:rsidP="00003F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Luxury &amp; Exclusive Experiences</w:t>
      </w:r>
      <w:r w:rsidRPr="00113134">
        <w:rPr>
          <w:rFonts w:ascii="Times New Roman" w:eastAsia="Times New Roman" w:hAnsi="Times New Roman" w:cs="Times New Roman"/>
          <w:sz w:val="24"/>
          <w:szCs w:val="24"/>
        </w:rPr>
        <w:t>: Sri Lanka also offers high-end resorts and boutique hotels, catering to those looking for luxurious getaways. Exclusive culinary experiences, private yacht charters, and luxury safaris are also in high demand.</w:t>
      </w:r>
    </w:p>
    <w:p w14:paraId="31512F78" w14:textId="27D0FA1B" w:rsidR="001312A0" w:rsidRPr="00113134" w:rsidRDefault="008761EB" w:rsidP="006A26B3">
      <w:pPr>
        <w:pStyle w:val="Heading4"/>
      </w:pPr>
      <w:r w:rsidRPr="00113134">
        <w:t>1.3.1.2</w:t>
      </w:r>
      <w:r w:rsidR="001312A0" w:rsidRPr="00113134">
        <w:t xml:space="preserve"> The Demand for Personalized Travel Experiences</w:t>
      </w:r>
    </w:p>
    <w:p w14:paraId="1296D927"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trend towards </w:t>
      </w:r>
      <w:r w:rsidRPr="00113134">
        <w:rPr>
          <w:rFonts w:ascii="Times New Roman" w:eastAsia="Times New Roman" w:hAnsi="Times New Roman" w:cs="Times New Roman"/>
          <w:b/>
          <w:bCs/>
          <w:sz w:val="24"/>
          <w:szCs w:val="24"/>
        </w:rPr>
        <w:t>personalized travel</w:t>
      </w:r>
      <w:r w:rsidRPr="00113134">
        <w:rPr>
          <w:rFonts w:ascii="Times New Roman" w:eastAsia="Times New Roman" w:hAnsi="Times New Roman" w:cs="Times New Roman"/>
          <w:sz w:val="24"/>
          <w:szCs w:val="24"/>
        </w:rPr>
        <w:t xml:space="preserve"> is one of the most prominent shifts in the tourism industry today. Independent travelers, especially younger generations such as </w:t>
      </w:r>
      <w:r w:rsidRPr="00113134">
        <w:rPr>
          <w:rFonts w:ascii="Times New Roman" w:eastAsia="Times New Roman" w:hAnsi="Times New Roman" w:cs="Times New Roman"/>
          <w:b/>
          <w:bCs/>
          <w:sz w:val="24"/>
          <w:szCs w:val="24"/>
        </w:rPr>
        <w:t>millennials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Gen Z</w:t>
      </w:r>
      <w:r w:rsidRPr="00113134">
        <w:rPr>
          <w:rFonts w:ascii="Times New Roman" w:eastAsia="Times New Roman" w:hAnsi="Times New Roman" w:cs="Times New Roman"/>
          <w:sz w:val="24"/>
          <w:szCs w:val="24"/>
        </w:rPr>
        <w:t>, are no longer satisfied with cookie-cutter itineraries or typical tour packages. They seek experiences that are tailored to their interests, preferences, and values.</w:t>
      </w:r>
    </w:p>
    <w:p w14:paraId="40155661"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For these travelers,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offers a unique opportunity. Rather than offering one-size-fits-all solutions, the platform can provide customized, </w:t>
      </w:r>
      <w:r w:rsidRPr="00113134">
        <w:rPr>
          <w:rFonts w:ascii="Times New Roman" w:eastAsia="Times New Roman" w:hAnsi="Times New Roman" w:cs="Times New Roman"/>
          <w:b/>
          <w:bCs/>
          <w:sz w:val="24"/>
          <w:szCs w:val="24"/>
        </w:rPr>
        <w:t>curated itineraries</w:t>
      </w:r>
      <w:r w:rsidRPr="00113134">
        <w:rPr>
          <w:rFonts w:ascii="Times New Roman" w:eastAsia="Times New Roman" w:hAnsi="Times New Roman" w:cs="Times New Roman"/>
          <w:sz w:val="24"/>
          <w:szCs w:val="24"/>
        </w:rPr>
        <w:t xml:space="preserve"> that align with tourists' </w:t>
      </w:r>
      <w:r w:rsidRPr="00113134">
        <w:rPr>
          <w:rFonts w:ascii="Times New Roman" w:eastAsia="Times New Roman" w:hAnsi="Times New Roman" w:cs="Times New Roman"/>
          <w:sz w:val="24"/>
          <w:szCs w:val="24"/>
        </w:rPr>
        <w:lastRenderedPageBreak/>
        <w:t>individual desires—whether it's a culinary adventure in Sri Lanka’s southern coast, a wellness retreat in the hill country, or an immersive cultural exploration of the ancient kingdoms in the North.</w:t>
      </w:r>
    </w:p>
    <w:p w14:paraId="0D9F9D56"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This demand for personalization is not just about creating a more enjoyable trip but about offering something more profound—creating memories, providing authentic local experiences, and ensuring that every tourist feels they are getting something uniquely theirs. This is where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come in, combining local knowledge with cutting-edge technology to deliver these individualized experiences.</w:t>
      </w:r>
    </w:p>
    <w:p w14:paraId="3F639467" w14:textId="306C7DC6" w:rsidR="001312A0" w:rsidRPr="00113134" w:rsidRDefault="001312A0" w:rsidP="006A26B3">
      <w:pPr>
        <w:pStyle w:val="Heading4"/>
      </w:pPr>
      <w:r w:rsidRPr="00113134">
        <w:t>1.3</w:t>
      </w:r>
      <w:r w:rsidR="008761EB" w:rsidRPr="00113134">
        <w:t>.1.3</w:t>
      </w:r>
      <w:r w:rsidRPr="00113134">
        <w:t xml:space="preserve"> Technology as a Catalyst in Service-Based Tourism</w:t>
      </w:r>
    </w:p>
    <w:p w14:paraId="6A411B0B"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tourism sector is increasingly being driven by </w:t>
      </w:r>
      <w:r w:rsidRPr="00113134">
        <w:rPr>
          <w:rFonts w:ascii="Times New Roman" w:eastAsia="Times New Roman" w:hAnsi="Times New Roman" w:cs="Times New Roman"/>
          <w:b/>
          <w:bCs/>
          <w:sz w:val="24"/>
          <w:szCs w:val="24"/>
        </w:rPr>
        <w:t>technology</w:t>
      </w:r>
      <w:r w:rsidRPr="00113134">
        <w:rPr>
          <w:rFonts w:ascii="Times New Roman" w:eastAsia="Times New Roman" w:hAnsi="Times New Roman" w:cs="Times New Roman"/>
          <w:sz w:val="24"/>
          <w:szCs w:val="24"/>
        </w:rPr>
        <w:t>, especially in terms of how businesses deliver services. Mobile applications, online booking platforms, and real-time information dissemination have fundamentally transformed how tourists engage with destinations.</w:t>
      </w:r>
    </w:p>
    <w:p w14:paraId="5EB756DA" w14:textId="3488C8F1"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Platforms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leverage technology to bridge the gap between traditional hospitality services and modern traveler demands. Digital interfaces that enable online booking</w:t>
      </w:r>
      <w:r w:rsidR="00147E93"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sz w:val="24"/>
          <w:szCs w:val="24"/>
        </w:rPr>
        <w:t>instant communication</w:t>
      </w:r>
      <w:r w:rsidR="00147E93"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sz w:val="24"/>
          <w:szCs w:val="24"/>
        </w:rPr>
        <w:t xml:space="preserve">are crucial to meeting the expectations of today's tech-savvy traveler. Furthermore, as tourists are often armed with mobile devices and seek convenience, seamless integration of </w:t>
      </w:r>
      <w:r w:rsidRPr="00113134">
        <w:rPr>
          <w:rFonts w:ascii="Times New Roman" w:eastAsia="Times New Roman" w:hAnsi="Times New Roman" w:cs="Times New Roman"/>
          <w:b/>
          <w:bCs/>
          <w:sz w:val="24"/>
          <w:szCs w:val="24"/>
        </w:rPr>
        <w:t>location-based services</w:t>
      </w:r>
      <w:r w:rsidRPr="00113134">
        <w:rPr>
          <w:rFonts w:ascii="Times New Roman" w:eastAsia="Times New Roman" w:hAnsi="Times New Roman" w:cs="Times New Roman"/>
          <w:sz w:val="24"/>
          <w:szCs w:val="24"/>
        </w:rPr>
        <w:t>, instant notifications about weather, transportation, and curated recommendations can elevate their travel experience.</w:t>
      </w:r>
    </w:p>
    <w:p w14:paraId="3A8BCB94"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ability to offer on-the-go personalized travel suggestions based on user behavior, preferences, and even local events can significantly enhance the value proposition of a service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This trend ties into the growing appeal of </w:t>
      </w:r>
      <w:r w:rsidRPr="00113134">
        <w:rPr>
          <w:rFonts w:ascii="Times New Roman" w:eastAsia="Times New Roman" w:hAnsi="Times New Roman" w:cs="Times New Roman"/>
          <w:b/>
          <w:bCs/>
          <w:sz w:val="24"/>
          <w:szCs w:val="24"/>
        </w:rPr>
        <w:t>smart tourism</w:t>
      </w:r>
      <w:r w:rsidRPr="00113134">
        <w:rPr>
          <w:rFonts w:ascii="Times New Roman" w:eastAsia="Times New Roman" w:hAnsi="Times New Roman" w:cs="Times New Roman"/>
          <w:sz w:val="24"/>
          <w:szCs w:val="24"/>
        </w:rPr>
        <w:t>—using technology not just for booking and logistics, but for enhancing every stage of the tourist's journey.</w:t>
      </w:r>
    </w:p>
    <w:p w14:paraId="200DB333" w14:textId="1501B9F2" w:rsidR="001312A0" w:rsidRPr="00113134" w:rsidRDefault="001312A0" w:rsidP="006A26B3">
      <w:pPr>
        <w:pStyle w:val="Heading4"/>
      </w:pPr>
      <w:r w:rsidRPr="00113134">
        <w:t>1.</w:t>
      </w:r>
      <w:r w:rsidR="008761EB" w:rsidRPr="00113134">
        <w:t>3.1.4</w:t>
      </w:r>
      <w:r w:rsidRPr="00113134">
        <w:t xml:space="preserve"> Sustainable and Localized Tourism</w:t>
      </w:r>
    </w:p>
    <w:p w14:paraId="48A07B7A"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As the tourism industry evolves, there is a marked shift towards </w:t>
      </w:r>
      <w:r w:rsidRPr="00113134">
        <w:rPr>
          <w:rFonts w:ascii="Times New Roman" w:eastAsia="Times New Roman" w:hAnsi="Times New Roman" w:cs="Times New Roman"/>
          <w:b/>
          <w:bCs/>
          <w:sz w:val="24"/>
          <w:szCs w:val="24"/>
        </w:rPr>
        <w:t>sustainability</w:t>
      </w:r>
      <w:r w:rsidRPr="00113134">
        <w:rPr>
          <w:rFonts w:ascii="Times New Roman" w:eastAsia="Times New Roman" w:hAnsi="Times New Roman" w:cs="Times New Roman"/>
          <w:sz w:val="24"/>
          <w:szCs w:val="24"/>
        </w:rPr>
        <w:t xml:space="preserve">. The impact of mass tourism on the environment and local communities has led to a rise in </w:t>
      </w:r>
      <w:r w:rsidRPr="00113134">
        <w:rPr>
          <w:rFonts w:ascii="Times New Roman" w:eastAsia="Times New Roman" w:hAnsi="Times New Roman" w:cs="Times New Roman"/>
          <w:b/>
          <w:bCs/>
          <w:sz w:val="24"/>
          <w:szCs w:val="24"/>
        </w:rPr>
        <w:t>sustainable tourism</w:t>
      </w:r>
      <w:r w:rsidRPr="00113134">
        <w:rPr>
          <w:rFonts w:ascii="Times New Roman" w:eastAsia="Times New Roman" w:hAnsi="Times New Roman" w:cs="Times New Roman"/>
          <w:sz w:val="24"/>
          <w:szCs w:val="24"/>
        </w:rPr>
        <w:t>. Tourists today are more environmentally conscious and prefer to support businesses that promote sustainability, eco-friendly practices, and ethical tourism.</w:t>
      </w:r>
    </w:p>
    <w:p w14:paraId="4FADC9E4"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Sri Lanka, with its natural beauty and biodiversity, has a unique opportunity to become a leading destination for </w:t>
      </w:r>
      <w:r w:rsidRPr="00113134">
        <w:rPr>
          <w:rFonts w:ascii="Times New Roman" w:eastAsia="Times New Roman" w:hAnsi="Times New Roman" w:cs="Times New Roman"/>
          <w:b/>
          <w:bCs/>
          <w:sz w:val="24"/>
          <w:szCs w:val="24"/>
        </w:rPr>
        <w:t>eco-tourism</w:t>
      </w:r>
      <w:r w:rsidRPr="00113134">
        <w:rPr>
          <w:rFonts w:ascii="Times New Roman" w:eastAsia="Times New Roman" w:hAnsi="Times New Roman" w:cs="Times New Roman"/>
          <w:sz w:val="24"/>
          <w:szCs w:val="24"/>
        </w:rPr>
        <w:t xml:space="preserve">. This trend, paired with </w:t>
      </w:r>
      <w:proofErr w:type="spellStart"/>
      <w:r w:rsidRPr="00113134">
        <w:rPr>
          <w:rFonts w:ascii="Times New Roman" w:eastAsia="Times New Roman" w:hAnsi="Times New Roman" w:cs="Times New Roman"/>
          <w:b/>
          <w:bCs/>
          <w:sz w:val="24"/>
          <w:szCs w:val="24"/>
        </w:rPr>
        <w:t>Pathfinder.lk’s</w:t>
      </w:r>
      <w:proofErr w:type="spellEnd"/>
      <w:r w:rsidRPr="00113134">
        <w:rPr>
          <w:rFonts w:ascii="Times New Roman" w:eastAsia="Times New Roman" w:hAnsi="Times New Roman" w:cs="Times New Roman"/>
          <w:sz w:val="24"/>
          <w:szCs w:val="24"/>
        </w:rPr>
        <w:t xml:space="preserve"> potential to promote local products, support community-based tourism initiatives, and minimize the environmental impact of travel, could significantly contribute to the island's tourism sector while preserving its ecosystems.</w:t>
      </w:r>
    </w:p>
    <w:p w14:paraId="5927101C"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Local immersion is another growing demand among tourists, with travelers seeking more authentic experiences that allow them to connect with local communities and cultures.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work with local artisans, small businesses, and community-driven projects to </w:t>
      </w:r>
      <w:r w:rsidRPr="00113134">
        <w:rPr>
          <w:rFonts w:ascii="Times New Roman" w:eastAsia="Times New Roman" w:hAnsi="Times New Roman" w:cs="Times New Roman"/>
          <w:sz w:val="24"/>
          <w:szCs w:val="24"/>
        </w:rPr>
        <w:lastRenderedPageBreak/>
        <w:t>provide immersive, off-the-beaten-path experiences. This approach not only benefits tourists but also helps support the local economy and preserve Sri Lanka’s cultural heritage.</w:t>
      </w:r>
    </w:p>
    <w:p w14:paraId="4AA1EBAC" w14:textId="685C40B5" w:rsidR="001312A0" w:rsidRPr="00113134" w:rsidRDefault="001312A0" w:rsidP="006A26B3">
      <w:pPr>
        <w:pStyle w:val="Heading4"/>
      </w:pPr>
      <w:r w:rsidRPr="00113134">
        <w:t>1.</w:t>
      </w:r>
      <w:r w:rsidR="008761EB" w:rsidRPr="00113134">
        <w:t>3.1.5</w:t>
      </w:r>
      <w:r w:rsidRPr="00113134">
        <w:t xml:space="preserve"> Opportunities for Growth and Innovation in Service-Based Tourism</w:t>
      </w:r>
    </w:p>
    <w:p w14:paraId="40DAF5BC"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Given the evolving nature of global tourism trends, the Sri Lankan tourism sector presents multiple opportunities for </w:t>
      </w:r>
      <w:r w:rsidRPr="00113134">
        <w:rPr>
          <w:rFonts w:ascii="Times New Roman" w:eastAsia="Times New Roman" w:hAnsi="Times New Roman" w:cs="Times New Roman"/>
          <w:b/>
          <w:bCs/>
          <w:sz w:val="24"/>
          <w:szCs w:val="24"/>
        </w:rPr>
        <w:t>innovation</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growth</w:t>
      </w:r>
      <w:r w:rsidRPr="00113134">
        <w:rPr>
          <w:rFonts w:ascii="Times New Roman" w:eastAsia="Times New Roman" w:hAnsi="Times New Roman" w:cs="Times New Roman"/>
          <w:sz w:val="24"/>
          <w:szCs w:val="24"/>
        </w:rPr>
        <w:t xml:space="preserve">. Service-based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have the potential to leverage current market trends and gaps. Some of the opportunities include:</w:t>
      </w:r>
    </w:p>
    <w:p w14:paraId="2B11F561" w14:textId="77777777" w:rsidR="001312A0" w:rsidRPr="00113134" w:rsidRDefault="001312A0" w:rsidP="00003F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Specialized Travel Packages</w:t>
      </w:r>
      <w:r w:rsidRPr="00113134">
        <w:rPr>
          <w:rFonts w:ascii="Times New Roman" w:eastAsia="Times New Roman" w:hAnsi="Times New Roman" w:cs="Times New Roman"/>
          <w:sz w:val="24"/>
          <w:szCs w:val="24"/>
        </w:rPr>
        <w:t xml:space="preserve">: Focusing on niche markets such as eco-tourism, wellness, and luxury tourism allows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target specific traveler profiles and deliver unique packages.</w:t>
      </w:r>
    </w:p>
    <w:p w14:paraId="6AFF5A09" w14:textId="77777777" w:rsidR="001312A0" w:rsidRPr="00113134" w:rsidRDefault="001312A0" w:rsidP="00003F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Digitized Local Experiences</w:t>
      </w:r>
      <w:r w:rsidRPr="00113134">
        <w:rPr>
          <w:rFonts w:ascii="Times New Roman" w:eastAsia="Times New Roman" w:hAnsi="Times New Roman" w:cs="Times New Roman"/>
          <w:sz w:val="24"/>
          <w:szCs w:val="24"/>
        </w:rPr>
        <w:t xml:space="preserve">: With mobile apps and platforms becoming the main interface for consumers, there is a growing demand for digital solutions that simplify trip planning, booking, and execution.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offer real-time booking for activities, transport, and even local guides, allowing tourists to create dynamic and flexible itineraries.</w:t>
      </w:r>
    </w:p>
    <w:p w14:paraId="612DF644" w14:textId="77777777" w:rsidR="001312A0" w:rsidRPr="00113134" w:rsidRDefault="001312A0" w:rsidP="00003F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Multi-Lingual Support</w:t>
      </w:r>
      <w:r w:rsidRPr="00113134">
        <w:rPr>
          <w:rFonts w:ascii="Times New Roman" w:eastAsia="Times New Roman" w:hAnsi="Times New Roman" w:cs="Times New Roman"/>
          <w:sz w:val="24"/>
          <w:szCs w:val="24"/>
        </w:rPr>
        <w:t>: Sri Lanka's tourism sector attracts travelers from various parts of the world. Offering multi-lingual services or guides can be a key differentiator, especially as tourist demographics diversify.</w:t>
      </w:r>
    </w:p>
    <w:p w14:paraId="3B4D773B" w14:textId="77777777" w:rsidR="001312A0" w:rsidRPr="00113134" w:rsidRDefault="001312A0" w:rsidP="001312A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growing global trend of </w:t>
      </w:r>
      <w:r w:rsidRPr="00113134">
        <w:rPr>
          <w:rFonts w:ascii="Times New Roman" w:eastAsia="Times New Roman" w:hAnsi="Times New Roman" w:cs="Times New Roman"/>
          <w:b/>
          <w:bCs/>
          <w:sz w:val="24"/>
          <w:szCs w:val="24"/>
        </w:rPr>
        <w:t>sustainable travel</w:t>
      </w:r>
      <w:r w:rsidRPr="00113134">
        <w:rPr>
          <w:rFonts w:ascii="Times New Roman" w:eastAsia="Times New Roman" w:hAnsi="Times New Roman" w:cs="Times New Roman"/>
          <w:sz w:val="24"/>
          <w:szCs w:val="24"/>
        </w:rPr>
        <w:t xml:space="preserve">, combined with technological advancements and shifting consumer preferences, creates fertile ground for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thrive in Sri Lanka’s tourism and service sectors. By combining the island's natural beauty, rich cultural heritage, and the power of technology,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position itself as a market leader in providing exceptional, locally immersive, and personalized travel experiences.</w:t>
      </w:r>
    </w:p>
    <w:p w14:paraId="508C93AA" w14:textId="5BB2DBBE" w:rsidR="00205D48" w:rsidRPr="00113134" w:rsidRDefault="00205D48" w:rsidP="00FB2F3D">
      <w:pPr>
        <w:spacing w:before="100" w:beforeAutospacing="1" w:after="100" w:afterAutospacing="1" w:line="240" w:lineRule="auto"/>
        <w:jc w:val="center"/>
        <w:rPr>
          <w:rFonts w:ascii="Times New Roman" w:eastAsia="Times New Roman" w:hAnsi="Times New Roman" w:cs="Times New Roman"/>
          <w:b/>
          <w:bCs/>
          <w:sz w:val="28"/>
          <w:szCs w:val="28"/>
        </w:rPr>
      </w:pPr>
    </w:p>
    <w:p w14:paraId="1FD09D85" w14:textId="77777777" w:rsidR="001312A0" w:rsidRPr="00113134" w:rsidRDefault="001312A0" w:rsidP="00FB2F3D">
      <w:pPr>
        <w:spacing w:before="100" w:beforeAutospacing="1" w:after="100" w:afterAutospacing="1" w:line="240" w:lineRule="auto"/>
        <w:jc w:val="center"/>
        <w:rPr>
          <w:rFonts w:ascii="Times New Roman" w:eastAsia="Times New Roman" w:hAnsi="Times New Roman" w:cs="Times New Roman"/>
          <w:b/>
          <w:bCs/>
          <w:sz w:val="28"/>
          <w:szCs w:val="28"/>
        </w:rPr>
      </w:pPr>
    </w:p>
    <w:p w14:paraId="7157CBA1" w14:textId="77777777" w:rsidR="001312A0" w:rsidRPr="00113134" w:rsidRDefault="001312A0" w:rsidP="00716F1D">
      <w:pPr>
        <w:pStyle w:val="Heading3"/>
      </w:pPr>
    </w:p>
    <w:p w14:paraId="6A7C01C3" w14:textId="671E0E06" w:rsidR="002D7F5F" w:rsidRPr="00113134" w:rsidRDefault="008761EB" w:rsidP="006A26B3">
      <w:pPr>
        <w:pStyle w:val="Heading3"/>
      </w:pPr>
      <w:bookmarkStart w:id="24" w:name="_Toc190468660"/>
      <w:bookmarkStart w:id="25" w:name="_Toc192716389"/>
      <w:bookmarkStart w:id="26" w:name="_Toc193366893"/>
      <w:r w:rsidRPr="00113134">
        <w:t>1.3.2</w:t>
      </w:r>
      <w:r w:rsidR="002D7F5F" w:rsidRPr="00113134">
        <w:t xml:space="preserve"> </w:t>
      </w:r>
      <w:r w:rsidR="002D7F5F" w:rsidRPr="00113134">
        <w:rPr>
          <w:rStyle w:val="Strong"/>
          <w:b/>
          <w:bCs/>
        </w:rPr>
        <w:t>Sri Lanka’s Tourism Industry: Growth, Trends, and Economic Impact</w:t>
      </w:r>
      <w:bookmarkEnd w:id="24"/>
      <w:bookmarkEnd w:id="25"/>
      <w:bookmarkEnd w:id="26"/>
    </w:p>
    <w:p w14:paraId="325C8AA8" w14:textId="00F4ED8E" w:rsidR="002D7F5F" w:rsidRPr="00113134" w:rsidRDefault="008761EB" w:rsidP="006A26B3">
      <w:pPr>
        <w:pStyle w:val="Heading4"/>
      </w:pPr>
      <w:r w:rsidRPr="00113134">
        <w:t>1.3.</w:t>
      </w:r>
      <w:r w:rsidR="002D7F5F" w:rsidRPr="00113134">
        <w:t xml:space="preserve">2.1 </w:t>
      </w:r>
      <w:r w:rsidR="002D7F5F" w:rsidRPr="00113134">
        <w:rPr>
          <w:rStyle w:val="Strong"/>
          <w:b/>
          <w:bCs/>
        </w:rPr>
        <w:t>Tourism as a Major Pillar of Sri Lanka’s Economy</w:t>
      </w:r>
    </w:p>
    <w:p w14:paraId="234014CB" w14:textId="77777777" w:rsidR="002D7F5F" w:rsidRPr="00113134" w:rsidRDefault="002D7F5F" w:rsidP="002D7F5F">
      <w:pPr>
        <w:pStyle w:val="NormalWeb"/>
      </w:pPr>
      <w:r w:rsidRPr="00113134">
        <w:t xml:space="preserve">Tourism has been one of the most significant contributors to Sri Lanka’s economy, generating revenue, creating employment, and promoting cultural exchange. The </w:t>
      </w:r>
      <w:r w:rsidRPr="00113134">
        <w:rPr>
          <w:rStyle w:val="Strong"/>
        </w:rPr>
        <w:t>Sri Lanka Tourism Development Authority (SLTDA)</w:t>
      </w:r>
      <w:r w:rsidRPr="00113134">
        <w:t xml:space="preserve"> has long identified the sector as a key driver of economic growth. Before the COVID-19 pandemic, Sri Lanka consistently saw over </w:t>
      </w:r>
      <w:r w:rsidRPr="00113134">
        <w:rPr>
          <w:rStyle w:val="Strong"/>
        </w:rPr>
        <w:t>2 million tourists annually</w:t>
      </w:r>
      <w:r w:rsidRPr="00113134">
        <w:t xml:space="preserve">, with figures fluctuating based on global trends and seasonal factors. The economic impact of tourism was substantial, contributing more than </w:t>
      </w:r>
      <w:r w:rsidRPr="00113134">
        <w:rPr>
          <w:rStyle w:val="Strong"/>
        </w:rPr>
        <w:t>5% to the country’s GDP</w:t>
      </w:r>
      <w:r w:rsidRPr="00113134">
        <w:t>. This figure represents not just the direct revenues from hospitality, transportation, and services but also the broader economic ecosystem, including local businesses and industries such as agriculture, crafts, and retail, which benefit from tourism-related spending.</w:t>
      </w:r>
    </w:p>
    <w:p w14:paraId="6C6A6757" w14:textId="77777777" w:rsidR="002D7F5F" w:rsidRPr="00113134" w:rsidRDefault="002D7F5F" w:rsidP="002D7F5F">
      <w:pPr>
        <w:pStyle w:val="NormalWeb"/>
      </w:pPr>
      <w:r w:rsidRPr="00113134">
        <w:lastRenderedPageBreak/>
        <w:t xml:space="preserve">Tourism in Sri Lanka is highly diverse, with tourists flocking to the island to experience everything from stunning beaches and biodiversity to cultural heritage sites and adventure tourism. The sector supports </w:t>
      </w:r>
      <w:r w:rsidRPr="00113134">
        <w:rPr>
          <w:rStyle w:val="Strong"/>
        </w:rPr>
        <w:t>thousands of jobs</w:t>
      </w:r>
      <w:r w:rsidRPr="00113134">
        <w:t xml:space="preserve"> in a variety of fields:</w:t>
      </w:r>
    </w:p>
    <w:p w14:paraId="490B6C44" w14:textId="77777777" w:rsidR="002D7F5F" w:rsidRPr="00113134" w:rsidRDefault="002D7F5F" w:rsidP="00003FA1">
      <w:pPr>
        <w:numPr>
          <w:ilvl w:val="0"/>
          <w:numId w:val="5"/>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Hospitality</w:t>
      </w:r>
      <w:r w:rsidRPr="00113134">
        <w:rPr>
          <w:rFonts w:ascii="Times New Roman" w:hAnsi="Times New Roman" w:cs="Times New Roman"/>
        </w:rPr>
        <w:t>: Hotels, resorts, guesthouses, and eco-lodges cater to a wide range of tourists, from luxury travelers to budget-conscious backpackers.</w:t>
      </w:r>
    </w:p>
    <w:p w14:paraId="564549B0" w14:textId="77777777" w:rsidR="002D7F5F" w:rsidRPr="00113134" w:rsidRDefault="002D7F5F" w:rsidP="00003FA1">
      <w:pPr>
        <w:numPr>
          <w:ilvl w:val="0"/>
          <w:numId w:val="5"/>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Tourism Services</w:t>
      </w:r>
      <w:r w:rsidRPr="00113134">
        <w:rPr>
          <w:rFonts w:ascii="Times New Roman" w:hAnsi="Times New Roman" w:cs="Times New Roman"/>
        </w:rPr>
        <w:t>: Guided tours, transportation, and bespoke local experiences are in demand, especially among visitors who seek customized, authentic travel.</w:t>
      </w:r>
    </w:p>
    <w:p w14:paraId="3B28CEBD" w14:textId="77777777" w:rsidR="002D7F5F" w:rsidRPr="00113134" w:rsidRDefault="002D7F5F" w:rsidP="00003FA1">
      <w:pPr>
        <w:numPr>
          <w:ilvl w:val="0"/>
          <w:numId w:val="5"/>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Local Artisans and Small Businesses</w:t>
      </w:r>
      <w:r w:rsidRPr="00113134">
        <w:rPr>
          <w:rFonts w:ascii="Times New Roman" w:hAnsi="Times New Roman" w:cs="Times New Roman"/>
        </w:rPr>
        <w:t>: Sri Lankan artisans, whether creating handcrafted jewelry, local textiles, or traditional souvenirs, rely heavily on the tourism industry for income. Additionally, restaurants, street food vendors, and local markets benefit from increased tourist footfall.</w:t>
      </w:r>
    </w:p>
    <w:p w14:paraId="278FEE6C" w14:textId="77777777" w:rsidR="002D7F5F" w:rsidRPr="00113134" w:rsidRDefault="002D7F5F" w:rsidP="002D7F5F">
      <w:pPr>
        <w:pStyle w:val="NormalWeb"/>
      </w:pPr>
      <w:r w:rsidRPr="00113134">
        <w:t xml:space="preserve">Despite the growth prior to the pandemic, the tourism industry experienced a dramatic downturn due to COVID-19, which led to a significant loss of revenue and jobs. However, with Sri Lanka gradually reopening its borders and adopting health protocols, there has been a </w:t>
      </w:r>
      <w:r w:rsidRPr="00113134">
        <w:rPr>
          <w:rStyle w:val="Strong"/>
        </w:rPr>
        <w:t>slow but steady recovery</w:t>
      </w:r>
      <w:r w:rsidRPr="00113134">
        <w:t>.</w:t>
      </w:r>
    </w:p>
    <w:p w14:paraId="57BA5CD4" w14:textId="7538AF8A" w:rsidR="002D7F5F" w:rsidRPr="00113134" w:rsidRDefault="00C32A99" w:rsidP="006A26B3">
      <w:pPr>
        <w:pStyle w:val="Heading4"/>
      </w:pPr>
      <w:r w:rsidRPr="00113134">
        <w:br/>
      </w:r>
      <w:r w:rsidRPr="00113134">
        <w:br/>
      </w:r>
      <w:r w:rsidR="008761EB" w:rsidRPr="00113134">
        <w:t>1.3.</w:t>
      </w:r>
      <w:r w:rsidR="002D7F5F" w:rsidRPr="00113134">
        <w:t xml:space="preserve">2.2 </w:t>
      </w:r>
      <w:r w:rsidR="002D7F5F" w:rsidRPr="00113134">
        <w:rPr>
          <w:rStyle w:val="Strong"/>
          <w:b/>
          <w:bCs/>
        </w:rPr>
        <w:t>Post-Pandemic Recovery and Future Growth Projections</w:t>
      </w:r>
    </w:p>
    <w:p w14:paraId="238828AE" w14:textId="77777777" w:rsidR="002D7F5F" w:rsidRPr="00113134" w:rsidRDefault="002D7F5F" w:rsidP="002D7F5F">
      <w:pPr>
        <w:pStyle w:val="NormalWeb"/>
      </w:pPr>
      <w:r w:rsidRPr="00113134">
        <w:t xml:space="preserve">According to the </w:t>
      </w:r>
      <w:r w:rsidRPr="00113134">
        <w:rPr>
          <w:rStyle w:val="Strong"/>
        </w:rPr>
        <w:t>World Travel &amp; Tourism Council (WTTC)</w:t>
      </w:r>
      <w:r w:rsidRPr="00113134">
        <w:t xml:space="preserve">, the global tourism industry is on the path to recovery, and Sri Lanka’s tourism sector is poised to witness a </w:t>
      </w:r>
      <w:r w:rsidRPr="00113134">
        <w:rPr>
          <w:rStyle w:val="Strong"/>
        </w:rPr>
        <w:t>5-6% annual growth rate</w:t>
      </w:r>
      <w:r w:rsidRPr="00113134">
        <w:t xml:space="preserve"> in the next decade. This growth is primarily attributed to a resurgence of interest in post-pandemic travel, with many travelers eager to explore new destinations after long periods of lockdown. Sri Lanka is seen as a desirable destination due to its relatively low travel costs, natural beauty, rich culture, and the ongoing efforts of the Sri Lankan government and tourism authorities to promote the country as a safe and attractive place for visitors.</w:t>
      </w:r>
    </w:p>
    <w:p w14:paraId="398D51C2" w14:textId="77777777" w:rsidR="002D7F5F" w:rsidRPr="00113134" w:rsidRDefault="002D7F5F" w:rsidP="002D7F5F">
      <w:pPr>
        <w:pStyle w:val="NormalWeb"/>
      </w:pPr>
      <w:r w:rsidRPr="00113134">
        <w:t>This recovery is not without its challenges. The tourism sector's future success depends on a variety of factors, such as:</w:t>
      </w:r>
    </w:p>
    <w:p w14:paraId="7D86624E" w14:textId="77777777" w:rsidR="002D7F5F" w:rsidRPr="00113134" w:rsidRDefault="002D7F5F" w:rsidP="00003FA1">
      <w:pPr>
        <w:numPr>
          <w:ilvl w:val="0"/>
          <w:numId w:val="6"/>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Political Stability</w:t>
      </w:r>
      <w:r w:rsidRPr="00113134">
        <w:rPr>
          <w:rFonts w:ascii="Times New Roman" w:hAnsi="Times New Roman" w:cs="Times New Roman"/>
        </w:rPr>
        <w:t>: Sri Lanka’s political landscape has historically had a significant impact on its tourism industry. Political instability, civil unrest, or significant policy changes can deter travelers. Ensuring a stable, peaceful environment will be key to sustained tourism growth.</w:t>
      </w:r>
    </w:p>
    <w:p w14:paraId="27763A95" w14:textId="77777777" w:rsidR="002D7F5F" w:rsidRPr="00113134" w:rsidRDefault="002D7F5F" w:rsidP="00003FA1">
      <w:pPr>
        <w:numPr>
          <w:ilvl w:val="0"/>
          <w:numId w:val="6"/>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Infrastructure Development</w:t>
      </w:r>
      <w:r w:rsidRPr="00113134">
        <w:rPr>
          <w:rFonts w:ascii="Times New Roman" w:hAnsi="Times New Roman" w:cs="Times New Roman"/>
        </w:rPr>
        <w:t>: Improvements in infrastructure, particularly in transportation (airports, roads, and public transit), accommodations, and digital services (such as reliable internet and booking platforms), will significantly influence the country’s ability to attract tourists. The development of new airports, rail lines, and tourist amenities will also be crucial in making less-visited regions more accessible.</w:t>
      </w:r>
    </w:p>
    <w:p w14:paraId="7DB21D7F" w14:textId="77777777" w:rsidR="002D7F5F" w:rsidRPr="00113134" w:rsidRDefault="002D7F5F" w:rsidP="00003FA1">
      <w:pPr>
        <w:numPr>
          <w:ilvl w:val="0"/>
          <w:numId w:val="6"/>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Global Economic Conditions</w:t>
      </w:r>
      <w:r w:rsidRPr="00113134">
        <w:rPr>
          <w:rFonts w:ascii="Times New Roman" w:hAnsi="Times New Roman" w:cs="Times New Roman"/>
        </w:rPr>
        <w:t>: The performance of the global economy impacts the disposable income of potential travelers. Economic downturns, currency fluctuations, and rising travel costs in certain regions may affect the number of tourists visiting Sri Lanka.</w:t>
      </w:r>
    </w:p>
    <w:p w14:paraId="35229A42" w14:textId="77777777" w:rsidR="002D7F5F" w:rsidRPr="00113134" w:rsidRDefault="002D7F5F" w:rsidP="002D7F5F">
      <w:pPr>
        <w:pStyle w:val="NormalWeb"/>
      </w:pPr>
      <w:r w:rsidRPr="00113134">
        <w:t xml:space="preserve">Despite these challenges, the </w:t>
      </w:r>
      <w:r w:rsidRPr="00113134">
        <w:rPr>
          <w:rStyle w:val="Strong"/>
        </w:rPr>
        <w:t>tourism sector's recovery and long-term growth</w:t>
      </w:r>
      <w:r w:rsidRPr="00113134">
        <w:t xml:space="preserve"> are highly anticipated, given the island’s immense appeal and the increasing desire for travel experiences that prioritize wellness, nature, and local immersion.</w:t>
      </w:r>
    </w:p>
    <w:p w14:paraId="0B84990A" w14:textId="1C2C156F" w:rsidR="002D7F5F" w:rsidRPr="00113134" w:rsidRDefault="008761EB" w:rsidP="006A26B3">
      <w:pPr>
        <w:pStyle w:val="Heading4"/>
      </w:pPr>
      <w:r w:rsidRPr="00113134">
        <w:lastRenderedPageBreak/>
        <w:t>1.3.</w:t>
      </w:r>
      <w:r w:rsidR="002D7F5F" w:rsidRPr="00113134">
        <w:t xml:space="preserve">2.3 </w:t>
      </w:r>
      <w:r w:rsidR="002D7F5F" w:rsidRPr="00113134">
        <w:rPr>
          <w:rStyle w:val="Strong"/>
          <w:b/>
          <w:bCs/>
        </w:rPr>
        <w:t>Key Trends in Sri Lanka’s Tourism Market</w:t>
      </w:r>
    </w:p>
    <w:p w14:paraId="78EFDDE9" w14:textId="28C62525" w:rsidR="002D7F5F" w:rsidRPr="00113134" w:rsidRDefault="002D7F5F" w:rsidP="002D7F5F">
      <w:pPr>
        <w:pStyle w:val="NormalWeb"/>
      </w:pPr>
      <w:r w:rsidRPr="00113134">
        <w:t xml:space="preserve">As the tourism industry rebounds, several key </w:t>
      </w:r>
      <w:r w:rsidRPr="00113134">
        <w:rPr>
          <w:rStyle w:val="Strong"/>
        </w:rPr>
        <w:t>trends</w:t>
      </w:r>
      <w:r w:rsidRPr="00113134">
        <w:t xml:space="preserve"> are emerging, providing significant opportunities for service-based businesses, including </w:t>
      </w:r>
      <w:r w:rsidRPr="00113134">
        <w:rPr>
          <w:rStyle w:val="Strong"/>
        </w:rPr>
        <w:t>Pathfinder.lk</w:t>
      </w:r>
      <w:r w:rsidRPr="00113134">
        <w:t>, to align their strategies and offerings. These trends include:</w:t>
      </w:r>
      <w:r w:rsidR="008761EB" w:rsidRPr="00113134">
        <w:br/>
      </w:r>
      <w:r w:rsidR="008761EB" w:rsidRPr="00113134">
        <w:br/>
      </w:r>
      <w:r w:rsidR="008761EB" w:rsidRPr="00113134">
        <w:rPr>
          <w:b/>
          <w:bCs/>
        </w:rPr>
        <w:t>Niche tourism.</w:t>
      </w:r>
    </w:p>
    <w:p w14:paraId="03C3B51F" w14:textId="748455B7" w:rsidR="002D7F5F" w:rsidRPr="00113134" w:rsidRDefault="002D7F5F" w:rsidP="002D7F5F">
      <w:pPr>
        <w:pStyle w:val="NormalWeb"/>
      </w:pPr>
      <w:r w:rsidRPr="00113134">
        <w:t xml:space="preserve">There is a notable shift toward </w:t>
      </w:r>
      <w:r w:rsidRPr="00113134">
        <w:rPr>
          <w:rStyle w:val="Strong"/>
        </w:rPr>
        <w:t>niche tourism</w:t>
      </w:r>
      <w:r w:rsidRPr="00113134">
        <w:t>, where travelers are seeking specialized, highly personalized experiences tailored to their interests and lifestyles. In Sri Lanka, this trend has manifested in various forms:</w:t>
      </w:r>
    </w:p>
    <w:p w14:paraId="06080F07" w14:textId="77777777" w:rsidR="002D7F5F" w:rsidRPr="00113134" w:rsidRDefault="002D7F5F" w:rsidP="00003FA1">
      <w:pPr>
        <w:numPr>
          <w:ilvl w:val="0"/>
          <w:numId w:val="7"/>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Eco-Tourism</w:t>
      </w:r>
      <w:r w:rsidRPr="00113134">
        <w:rPr>
          <w:rFonts w:ascii="Times New Roman" w:hAnsi="Times New Roman" w:cs="Times New Roman"/>
        </w:rPr>
        <w:t xml:space="preserve">: With increasing awareness of climate change and environmental degradation, tourists are becoming more interested in eco-friendly travel options. Sri Lanka, with its abundant natural resources and rich biodiversity, has emerged as an ideal destination for eco-tourism. Tourists seek out wildlife safaris, visits to conservation areas like </w:t>
      </w:r>
      <w:proofErr w:type="spellStart"/>
      <w:r w:rsidRPr="00113134">
        <w:rPr>
          <w:rStyle w:val="Strong"/>
          <w:rFonts w:ascii="Times New Roman" w:hAnsi="Times New Roman" w:cs="Times New Roman"/>
        </w:rPr>
        <w:t>Sinharaja</w:t>
      </w:r>
      <w:proofErr w:type="spellEnd"/>
      <w:r w:rsidRPr="00113134">
        <w:rPr>
          <w:rStyle w:val="Strong"/>
          <w:rFonts w:ascii="Times New Roman" w:hAnsi="Times New Roman" w:cs="Times New Roman"/>
        </w:rPr>
        <w:t xml:space="preserve"> Forest Reserve</w:t>
      </w:r>
      <w:r w:rsidRPr="00113134">
        <w:rPr>
          <w:rFonts w:ascii="Times New Roman" w:hAnsi="Times New Roman" w:cs="Times New Roman"/>
        </w:rPr>
        <w:t>, and eco-friendly accommodations.</w:t>
      </w:r>
    </w:p>
    <w:p w14:paraId="7E352BD2" w14:textId="77777777" w:rsidR="002D7F5F" w:rsidRPr="00113134" w:rsidRDefault="002D7F5F" w:rsidP="00003FA1">
      <w:pPr>
        <w:numPr>
          <w:ilvl w:val="0"/>
          <w:numId w:val="7"/>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Wellness Tourism</w:t>
      </w:r>
      <w:r w:rsidRPr="00113134">
        <w:rPr>
          <w:rFonts w:ascii="Times New Roman" w:hAnsi="Times New Roman" w:cs="Times New Roman"/>
        </w:rPr>
        <w:t>: Sri Lanka’s long-standing tradition of Ayurveda, yoga retreats, and holistic wellness practices is seeing a resurgence. Tourists, particularly from the West, are increasingly seeking out wellness experiences to rejuvenate both physically and mentally. This includes everything from Ayurvedic massages to meditation retreats.</w:t>
      </w:r>
    </w:p>
    <w:p w14:paraId="58DF24E7" w14:textId="77777777" w:rsidR="002D7F5F" w:rsidRPr="00113134" w:rsidRDefault="002D7F5F" w:rsidP="00003FA1">
      <w:pPr>
        <w:numPr>
          <w:ilvl w:val="0"/>
          <w:numId w:val="7"/>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Spiritual Retreats and Pilgrimage Tourism</w:t>
      </w:r>
      <w:r w:rsidRPr="00113134">
        <w:rPr>
          <w:rFonts w:ascii="Times New Roman" w:hAnsi="Times New Roman" w:cs="Times New Roman"/>
        </w:rPr>
        <w:t xml:space="preserve">: Sri Lanka’s religious sites, such as the </w:t>
      </w:r>
      <w:r w:rsidRPr="00113134">
        <w:rPr>
          <w:rStyle w:val="Strong"/>
          <w:rFonts w:ascii="Times New Roman" w:hAnsi="Times New Roman" w:cs="Times New Roman"/>
        </w:rPr>
        <w:t>Temple of the Tooth</w:t>
      </w:r>
      <w:r w:rsidRPr="00113134">
        <w:rPr>
          <w:rFonts w:ascii="Times New Roman" w:hAnsi="Times New Roman" w:cs="Times New Roman"/>
        </w:rPr>
        <w:t xml:space="preserve"> and </w:t>
      </w:r>
      <w:r w:rsidRPr="00113134">
        <w:rPr>
          <w:rStyle w:val="Strong"/>
          <w:rFonts w:ascii="Times New Roman" w:hAnsi="Times New Roman" w:cs="Times New Roman"/>
        </w:rPr>
        <w:t>Adam’s Peak</w:t>
      </w:r>
      <w:r w:rsidRPr="00113134">
        <w:rPr>
          <w:rFonts w:ascii="Times New Roman" w:hAnsi="Times New Roman" w:cs="Times New Roman"/>
        </w:rPr>
        <w:t>, attract spiritual tourists who are interested in Buddhism, Hinduism, and pilgrimage tours.</w:t>
      </w:r>
    </w:p>
    <w:p w14:paraId="03979773" w14:textId="77777777" w:rsidR="002D7F5F" w:rsidRPr="00113134" w:rsidRDefault="002D7F5F" w:rsidP="00003FA1">
      <w:pPr>
        <w:numPr>
          <w:ilvl w:val="0"/>
          <w:numId w:val="7"/>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Culinary Tourism</w:t>
      </w:r>
      <w:r w:rsidRPr="00113134">
        <w:rPr>
          <w:rFonts w:ascii="Times New Roman" w:hAnsi="Times New Roman" w:cs="Times New Roman"/>
        </w:rPr>
        <w:t>: With its rich, diverse cuisine, Sri Lanka has become a destination for food lovers. Tourists are now looking for authentic culinary experiences, such as cooking classes, street food tours, and farm-to-table dining.</w:t>
      </w:r>
    </w:p>
    <w:p w14:paraId="6999CEF9" w14:textId="77777777" w:rsidR="002D7F5F" w:rsidRPr="00113134" w:rsidRDefault="002D7F5F" w:rsidP="002D7F5F">
      <w:pPr>
        <w:pStyle w:val="NormalWeb"/>
      </w:pPr>
      <w:r w:rsidRPr="00113134">
        <w:t xml:space="preserve">For </w:t>
      </w:r>
      <w:r w:rsidRPr="00113134">
        <w:rPr>
          <w:rStyle w:val="Strong"/>
        </w:rPr>
        <w:t>Pathfinder.lk</w:t>
      </w:r>
      <w:r w:rsidRPr="00113134">
        <w:t>, this creates an opportunity to develop targeted packages for niche tourism markets. By curating bespoke travel experiences for specific segments (e.g., eco-tourists, wellness seekers, or culinary enthusiasts), the platform can cater to the growing demand for tailored travel options that go beyond conventional tourism.</w:t>
      </w:r>
    </w:p>
    <w:p w14:paraId="4CA60923" w14:textId="23F8557A" w:rsidR="002D7F5F" w:rsidRPr="00113134" w:rsidRDefault="008761EB" w:rsidP="006A26B3">
      <w:pPr>
        <w:pStyle w:val="Heading4"/>
      </w:pPr>
      <w:r w:rsidRPr="00113134">
        <w:t xml:space="preserve">1.3.2.4 </w:t>
      </w:r>
      <w:r w:rsidR="002D7F5F" w:rsidRPr="00113134">
        <w:rPr>
          <w:rStyle w:val="Strong"/>
          <w:b/>
          <w:bCs/>
        </w:rPr>
        <w:t>Rise of Digital Nomads and Remote Workers</w:t>
      </w:r>
    </w:p>
    <w:p w14:paraId="18B96606" w14:textId="77777777" w:rsidR="002D7F5F" w:rsidRPr="00113134" w:rsidRDefault="002D7F5F" w:rsidP="002D7F5F">
      <w:pPr>
        <w:pStyle w:val="NormalWeb"/>
      </w:pPr>
      <w:r w:rsidRPr="00113134">
        <w:t xml:space="preserve">One of the most significant post-pandemic trends has been the rise of </w:t>
      </w:r>
      <w:r w:rsidRPr="00113134">
        <w:rPr>
          <w:rStyle w:val="Strong"/>
        </w:rPr>
        <w:t>digital nomads</w:t>
      </w:r>
      <w:r w:rsidRPr="00113134">
        <w:t xml:space="preserve"> and </w:t>
      </w:r>
      <w:r w:rsidRPr="00113134">
        <w:rPr>
          <w:rStyle w:val="Strong"/>
        </w:rPr>
        <w:t>remote workers</w:t>
      </w:r>
      <w:r w:rsidRPr="00113134">
        <w:t xml:space="preserve">. With the proliferation of </w:t>
      </w:r>
      <w:r w:rsidRPr="00113134">
        <w:rPr>
          <w:rStyle w:val="Strong"/>
        </w:rPr>
        <w:t>work-from-home policies</w:t>
      </w:r>
      <w:r w:rsidRPr="00113134">
        <w:t>, more people are seeking long-term travel options that allow them to work remotely while enjoying a change of scenery. Sri Lanka, with its relatively low cost of living, beautiful landscapes, and robust internet infrastructure in major cities, has become an attractive destination for this demographic.</w:t>
      </w:r>
    </w:p>
    <w:p w14:paraId="1B8BB3A6" w14:textId="77777777" w:rsidR="002D7F5F" w:rsidRPr="00113134" w:rsidRDefault="002D7F5F" w:rsidP="002D7F5F">
      <w:pPr>
        <w:pStyle w:val="NormalWeb"/>
      </w:pPr>
      <w:r w:rsidRPr="00113134">
        <w:t xml:space="preserve">For </w:t>
      </w:r>
      <w:r w:rsidRPr="00113134">
        <w:rPr>
          <w:rStyle w:val="Strong"/>
        </w:rPr>
        <w:t>Pathfinder.lk</w:t>
      </w:r>
      <w:r w:rsidRPr="00113134">
        <w:t>, this presents an opportunity to cater to digital nomads by offering packages that include long-term stays, co-working spaces, high-speed internet, and recreational activities. The platform can also promote the idea of “workations,” where travelers can balance their work commitments with leisure, exploring Sri Lanka’s natural beauty and culture in their downtime.</w:t>
      </w:r>
    </w:p>
    <w:p w14:paraId="59779502" w14:textId="169C26C9" w:rsidR="002D7F5F" w:rsidRPr="00113134" w:rsidRDefault="008761EB" w:rsidP="00E50E8D">
      <w:pPr>
        <w:pStyle w:val="Heading4"/>
      </w:pPr>
      <w:r w:rsidRPr="00113134">
        <w:t>1.3.2.5</w:t>
      </w:r>
      <w:r w:rsidR="002D7F5F" w:rsidRPr="00113134">
        <w:t xml:space="preserve"> </w:t>
      </w:r>
      <w:r w:rsidR="002D7F5F" w:rsidRPr="00113134">
        <w:rPr>
          <w:rStyle w:val="Strong"/>
          <w:b/>
          <w:bCs/>
        </w:rPr>
        <w:t>Post-Pandemic Travel Behavior: Health and Safety</w:t>
      </w:r>
    </w:p>
    <w:p w14:paraId="5B9C6649" w14:textId="77777777" w:rsidR="002D7F5F" w:rsidRPr="00113134" w:rsidRDefault="002D7F5F" w:rsidP="002D7F5F">
      <w:pPr>
        <w:pStyle w:val="NormalWeb"/>
      </w:pPr>
      <w:r w:rsidRPr="00113134">
        <w:lastRenderedPageBreak/>
        <w:t xml:space="preserve">As the world recovers from the COVID-19 pandemic, </w:t>
      </w:r>
      <w:r w:rsidRPr="00113134">
        <w:rPr>
          <w:rStyle w:val="Strong"/>
        </w:rPr>
        <w:t>health and safety</w:t>
      </w:r>
      <w:r w:rsidRPr="00113134">
        <w:t xml:space="preserve"> have become top priorities for travelers. Tourists are now more cautious about their health and are seeking destinations, accommodations, and service providers that offer </w:t>
      </w:r>
      <w:r w:rsidRPr="00113134">
        <w:rPr>
          <w:rStyle w:val="Strong"/>
        </w:rPr>
        <w:t>contactless services</w:t>
      </w:r>
      <w:r w:rsidRPr="00113134">
        <w:t>, enhanced hygiene protocols, and flexible booking options.</w:t>
      </w:r>
    </w:p>
    <w:p w14:paraId="1A0CE254" w14:textId="77777777" w:rsidR="002D7F5F" w:rsidRPr="00113134" w:rsidRDefault="002D7F5F" w:rsidP="00003FA1">
      <w:pPr>
        <w:numPr>
          <w:ilvl w:val="0"/>
          <w:numId w:val="8"/>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Contactless Services</w:t>
      </w:r>
      <w:r w:rsidRPr="00113134">
        <w:rPr>
          <w:rFonts w:ascii="Times New Roman" w:hAnsi="Times New Roman" w:cs="Times New Roman"/>
        </w:rPr>
        <w:t xml:space="preserve">: Many travelers now expect to make bookings, check in, and even pay without physical interaction. Offering </w:t>
      </w:r>
      <w:r w:rsidRPr="00113134">
        <w:rPr>
          <w:rStyle w:val="Strong"/>
          <w:rFonts w:ascii="Times New Roman" w:hAnsi="Times New Roman" w:cs="Times New Roman"/>
        </w:rPr>
        <w:t>online check-ins</w:t>
      </w:r>
      <w:r w:rsidRPr="00113134">
        <w:rPr>
          <w:rFonts w:ascii="Times New Roman" w:hAnsi="Times New Roman" w:cs="Times New Roman"/>
        </w:rPr>
        <w:t xml:space="preserve">, </w:t>
      </w:r>
      <w:r w:rsidRPr="00113134">
        <w:rPr>
          <w:rStyle w:val="Strong"/>
          <w:rFonts w:ascii="Times New Roman" w:hAnsi="Times New Roman" w:cs="Times New Roman"/>
        </w:rPr>
        <w:t>digital payment systems</w:t>
      </w:r>
      <w:r w:rsidRPr="00113134">
        <w:rPr>
          <w:rFonts w:ascii="Times New Roman" w:hAnsi="Times New Roman" w:cs="Times New Roman"/>
        </w:rPr>
        <w:t xml:space="preserve">, and </w:t>
      </w:r>
      <w:r w:rsidRPr="00113134">
        <w:rPr>
          <w:rStyle w:val="Strong"/>
          <w:rFonts w:ascii="Times New Roman" w:hAnsi="Times New Roman" w:cs="Times New Roman"/>
        </w:rPr>
        <w:t>virtual tours</w:t>
      </w:r>
      <w:r w:rsidRPr="00113134">
        <w:rPr>
          <w:rFonts w:ascii="Times New Roman" w:hAnsi="Times New Roman" w:cs="Times New Roman"/>
        </w:rPr>
        <w:t xml:space="preserve"> can help mitigate concerns around in-person interactions.</w:t>
      </w:r>
    </w:p>
    <w:p w14:paraId="7B5361E4" w14:textId="77777777" w:rsidR="002D7F5F" w:rsidRPr="00113134" w:rsidRDefault="002D7F5F" w:rsidP="00003FA1">
      <w:pPr>
        <w:numPr>
          <w:ilvl w:val="0"/>
          <w:numId w:val="8"/>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Flexible Booking and Cancellation Policies</w:t>
      </w:r>
      <w:r w:rsidRPr="00113134">
        <w:rPr>
          <w:rFonts w:ascii="Times New Roman" w:hAnsi="Times New Roman" w:cs="Times New Roman"/>
        </w:rPr>
        <w:t>: The pandemic has taught tourists the importance of flexibility when it comes to travel plans. Offering flexible cancellation policies and the ability to reschedule without penalty will appeal to risk-averse travelers.</w:t>
      </w:r>
    </w:p>
    <w:p w14:paraId="48DF5C91" w14:textId="77777777" w:rsidR="002D7F5F" w:rsidRPr="00113134" w:rsidRDefault="002D7F5F" w:rsidP="002D7F5F">
      <w:pPr>
        <w:pStyle w:val="NormalWeb"/>
      </w:pPr>
      <w:r w:rsidRPr="00113134">
        <w:t xml:space="preserve">For </w:t>
      </w:r>
      <w:r w:rsidRPr="00113134">
        <w:rPr>
          <w:rStyle w:val="Strong"/>
        </w:rPr>
        <w:t>Pathfinder.lk</w:t>
      </w:r>
      <w:r w:rsidRPr="00113134">
        <w:t xml:space="preserve">, adopting technology that supports these new safety requirements, such as </w:t>
      </w:r>
      <w:r w:rsidRPr="00113134">
        <w:rPr>
          <w:rStyle w:val="Strong"/>
        </w:rPr>
        <w:t>contactless payments</w:t>
      </w:r>
      <w:r w:rsidRPr="00113134">
        <w:t xml:space="preserve">, </w:t>
      </w:r>
      <w:r w:rsidRPr="00113134">
        <w:rPr>
          <w:rStyle w:val="Strong"/>
        </w:rPr>
        <w:t>online bookings</w:t>
      </w:r>
      <w:r w:rsidRPr="00113134">
        <w:t xml:space="preserve">, and </w:t>
      </w:r>
      <w:r w:rsidRPr="00113134">
        <w:rPr>
          <w:rStyle w:val="Strong"/>
        </w:rPr>
        <w:t>real-time health updates</w:t>
      </w:r>
      <w:r w:rsidRPr="00113134">
        <w:t xml:space="preserve"> on local conditions, will help build trust with customers. Additionally, providing tourists with options for </w:t>
      </w:r>
      <w:r w:rsidRPr="00113134">
        <w:rPr>
          <w:rStyle w:val="Strong"/>
        </w:rPr>
        <w:t>customized itineraries</w:t>
      </w:r>
      <w:r w:rsidRPr="00113134">
        <w:t xml:space="preserve"> that are adaptable to changing circumstances will position the platform as a reliable and safe choice.</w:t>
      </w:r>
    </w:p>
    <w:p w14:paraId="3BEF0084" w14:textId="1A965B6A" w:rsidR="002D7F5F" w:rsidRPr="00113134" w:rsidRDefault="008761EB" w:rsidP="00E50E8D">
      <w:pPr>
        <w:pStyle w:val="Heading4"/>
      </w:pPr>
      <w:r w:rsidRPr="00113134">
        <w:t>1.3.2.6</w:t>
      </w:r>
      <w:r w:rsidR="002D7F5F" w:rsidRPr="00113134">
        <w:t xml:space="preserve"> </w:t>
      </w:r>
      <w:r w:rsidR="002D7F5F" w:rsidRPr="00113134">
        <w:rPr>
          <w:rStyle w:val="Strong"/>
          <w:b/>
          <w:bCs/>
        </w:rPr>
        <w:t>Opportunities for Pathfinder.lk in Sri Lanka’s Tourism Market</w:t>
      </w:r>
    </w:p>
    <w:p w14:paraId="5AF399A0" w14:textId="77777777" w:rsidR="002D7F5F" w:rsidRPr="00113134" w:rsidRDefault="002D7F5F" w:rsidP="002D7F5F">
      <w:pPr>
        <w:pStyle w:val="NormalWeb"/>
      </w:pPr>
      <w:r w:rsidRPr="00113134">
        <w:t xml:space="preserve">By understanding these key trends, </w:t>
      </w:r>
      <w:r w:rsidRPr="00113134">
        <w:rPr>
          <w:rStyle w:val="Strong"/>
        </w:rPr>
        <w:t>Pathfinder.lk</w:t>
      </w:r>
      <w:r w:rsidRPr="00113134">
        <w:t xml:space="preserve"> can align its business strategies with the evolving dynamics of the tourism market. Here are some ways the platform can capitalize on these trends:</w:t>
      </w:r>
    </w:p>
    <w:p w14:paraId="4E596884" w14:textId="77777777" w:rsidR="002D7F5F" w:rsidRPr="00113134" w:rsidRDefault="002D7F5F" w:rsidP="00003FA1">
      <w:pPr>
        <w:numPr>
          <w:ilvl w:val="0"/>
          <w:numId w:val="9"/>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Leveraging Technology for Personalization</w:t>
      </w:r>
      <w:r w:rsidRPr="00113134">
        <w:rPr>
          <w:rFonts w:ascii="Times New Roman" w:hAnsi="Times New Roman" w:cs="Times New Roman"/>
        </w:rPr>
        <w:t xml:space="preserve">: By using </w:t>
      </w:r>
      <w:r w:rsidRPr="00113134">
        <w:rPr>
          <w:rStyle w:val="Strong"/>
          <w:rFonts w:ascii="Times New Roman" w:hAnsi="Times New Roman" w:cs="Times New Roman"/>
        </w:rPr>
        <w:t>AI and machine learning</w:t>
      </w:r>
      <w:r w:rsidRPr="00113134">
        <w:rPr>
          <w:rFonts w:ascii="Times New Roman" w:hAnsi="Times New Roman" w:cs="Times New Roman"/>
        </w:rPr>
        <w:t>, Pathfinder.lk can offer tourists customized itineraries, recommend activities based on user preferences, and provide real-time travel updates.</w:t>
      </w:r>
    </w:p>
    <w:p w14:paraId="570B5E2D" w14:textId="77777777" w:rsidR="002D7F5F" w:rsidRPr="00113134" w:rsidRDefault="002D7F5F" w:rsidP="00003FA1">
      <w:pPr>
        <w:numPr>
          <w:ilvl w:val="0"/>
          <w:numId w:val="9"/>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Creating Specialized Packages</w:t>
      </w:r>
      <w:r w:rsidRPr="00113134">
        <w:rPr>
          <w:rFonts w:ascii="Times New Roman" w:hAnsi="Times New Roman" w:cs="Times New Roman"/>
        </w:rPr>
        <w:t>: Offering niche travel packages such as eco-tourism experiences, wellness retreats, and culinary tours will help Pathfinder.lk cater to specific market segments.</w:t>
      </w:r>
    </w:p>
    <w:p w14:paraId="6A28D676" w14:textId="77777777" w:rsidR="002D7F5F" w:rsidRPr="00113134" w:rsidRDefault="002D7F5F" w:rsidP="00003FA1">
      <w:pPr>
        <w:numPr>
          <w:ilvl w:val="0"/>
          <w:numId w:val="9"/>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Digital Nomad Services</w:t>
      </w:r>
      <w:r w:rsidRPr="00113134">
        <w:rPr>
          <w:rFonts w:ascii="Times New Roman" w:hAnsi="Times New Roman" w:cs="Times New Roman"/>
        </w:rPr>
        <w:t>: By offering long-term stays, co-working spaces, and travel bundles for remote workers, Pathfinder.lk can tap into the rapidly growing market of digital nomads.</w:t>
      </w:r>
    </w:p>
    <w:p w14:paraId="3BB85F35" w14:textId="77777777" w:rsidR="002D7F5F" w:rsidRPr="00113134" w:rsidRDefault="002D7F5F" w:rsidP="00003FA1">
      <w:pPr>
        <w:numPr>
          <w:ilvl w:val="0"/>
          <w:numId w:val="9"/>
        </w:numPr>
        <w:spacing w:before="100" w:beforeAutospacing="1" w:after="100" w:afterAutospacing="1" w:line="240" w:lineRule="auto"/>
        <w:rPr>
          <w:rFonts w:ascii="Times New Roman" w:hAnsi="Times New Roman" w:cs="Times New Roman"/>
        </w:rPr>
      </w:pPr>
      <w:r w:rsidRPr="00113134">
        <w:rPr>
          <w:rStyle w:val="Strong"/>
          <w:rFonts w:ascii="Times New Roman" w:hAnsi="Times New Roman" w:cs="Times New Roman"/>
        </w:rPr>
        <w:t>Promoting Safety and Flexibility</w:t>
      </w:r>
      <w:r w:rsidRPr="00113134">
        <w:rPr>
          <w:rFonts w:ascii="Times New Roman" w:hAnsi="Times New Roman" w:cs="Times New Roman"/>
        </w:rPr>
        <w:t>: Providing tourists with health and safety assurances, along with flexible booking policies, will help attract post-pandemic travelers who are prioritizing safety and peace of mind.</w:t>
      </w:r>
    </w:p>
    <w:p w14:paraId="3B9F18BD" w14:textId="77777777" w:rsidR="001312A0" w:rsidRPr="00113134" w:rsidRDefault="001312A0" w:rsidP="00FB2F3D">
      <w:pPr>
        <w:spacing w:before="100" w:beforeAutospacing="1" w:after="100" w:afterAutospacing="1" w:line="240" w:lineRule="auto"/>
        <w:jc w:val="center"/>
        <w:rPr>
          <w:rFonts w:ascii="Times New Roman" w:eastAsia="Times New Roman" w:hAnsi="Times New Roman" w:cs="Times New Roman"/>
          <w:b/>
          <w:bCs/>
          <w:sz w:val="28"/>
          <w:szCs w:val="28"/>
        </w:rPr>
      </w:pPr>
    </w:p>
    <w:p w14:paraId="40184469" w14:textId="11DB172A" w:rsidR="002D7F5F" w:rsidRPr="00113134" w:rsidRDefault="008761EB" w:rsidP="00E50E8D">
      <w:pPr>
        <w:pStyle w:val="Heading3"/>
      </w:pPr>
      <w:bookmarkStart w:id="27" w:name="_Toc190468661"/>
      <w:bookmarkStart w:id="28" w:name="_Toc192716390"/>
      <w:bookmarkStart w:id="29" w:name="_Toc193366894"/>
      <w:r w:rsidRPr="00113134">
        <w:t>1.3.</w:t>
      </w:r>
      <w:r w:rsidR="002D7F5F" w:rsidRPr="00113134">
        <w:t>3 Technology’s Role in Transforming the Tourism Industry</w:t>
      </w:r>
      <w:bookmarkEnd w:id="27"/>
      <w:bookmarkEnd w:id="28"/>
      <w:bookmarkEnd w:id="29"/>
    </w:p>
    <w:p w14:paraId="7E053872"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tourism industry has undergone a </w:t>
      </w:r>
      <w:r w:rsidRPr="00113134">
        <w:rPr>
          <w:rFonts w:ascii="Times New Roman" w:eastAsia="Times New Roman" w:hAnsi="Times New Roman" w:cs="Times New Roman"/>
          <w:b/>
          <w:bCs/>
          <w:sz w:val="24"/>
          <w:szCs w:val="24"/>
        </w:rPr>
        <w:t>profound transformation</w:t>
      </w:r>
      <w:r w:rsidRPr="00113134">
        <w:rPr>
          <w:rFonts w:ascii="Times New Roman" w:eastAsia="Times New Roman" w:hAnsi="Times New Roman" w:cs="Times New Roman"/>
          <w:sz w:val="24"/>
          <w:szCs w:val="24"/>
        </w:rPr>
        <w:t xml:space="preserve"> in recent years, largely driven by advances in </w:t>
      </w:r>
      <w:r w:rsidRPr="00113134">
        <w:rPr>
          <w:rFonts w:ascii="Times New Roman" w:eastAsia="Times New Roman" w:hAnsi="Times New Roman" w:cs="Times New Roman"/>
          <w:b/>
          <w:bCs/>
          <w:sz w:val="24"/>
          <w:szCs w:val="24"/>
        </w:rPr>
        <w:t>technology</w:t>
      </w:r>
      <w:r w:rsidRPr="00113134">
        <w:rPr>
          <w:rFonts w:ascii="Times New Roman" w:eastAsia="Times New Roman" w:hAnsi="Times New Roman" w:cs="Times New Roman"/>
          <w:sz w:val="24"/>
          <w:szCs w:val="24"/>
        </w:rPr>
        <w:t xml:space="preserve">. Innovations in digital platforms, automation, and data analytics have redefined how consumers plan, book, and experience their travels. No longer reliant on traditional travel agencies or manual processes, modern travelers now expect convenience, personalization, and seamless experiences throughout their journey. The rise of </w:t>
      </w:r>
      <w:r w:rsidRPr="00113134">
        <w:rPr>
          <w:rFonts w:ascii="Times New Roman" w:eastAsia="Times New Roman" w:hAnsi="Times New Roman" w:cs="Times New Roman"/>
          <w:b/>
          <w:bCs/>
          <w:sz w:val="24"/>
          <w:szCs w:val="24"/>
        </w:rPr>
        <w:t>mobile apps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online booking systems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personalized travel services</w:t>
      </w:r>
      <w:r w:rsidRPr="00113134">
        <w:rPr>
          <w:rFonts w:ascii="Times New Roman" w:eastAsia="Times New Roman" w:hAnsi="Times New Roman" w:cs="Times New Roman"/>
          <w:sz w:val="24"/>
          <w:szCs w:val="24"/>
        </w:rPr>
        <w:t xml:space="preserve"> has shifted the tourism sector toward </w:t>
      </w:r>
      <w:r w:rsidRPr="00113134">
        <w:rPr>
          <w:rFonts w:ascii="Times New Roman" w:eastAsia="Times New Roman" w:hAnsi="Times New Roman" w:cs="Times New Roman"/>
          <w:b/>
          <w:bCs/>
          <w:sz w:val="24"/>
          <w:szCs w:val="24"/>
        </w:rPr>
        <w:t>digital-first solutions</w:t>
      </w:r>
      <w:r w:rsidRPr="00113134">
        <w:rPr>
          <w:rFonts w:ascii="Times New Roman" w:eastAsia="Times New Roman" w:hAnsi="Times New Roman" w:cs="Times New Roman"/>
          <w:sz w:val="24"/>
          <w:szCs w:val="24"/>
        </w:rPr>
        <w:t>.</w:t>
      </w:r>
    </w:p>
    <w:p w14:paraId="2953787C"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 xml:space="preserve">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embracing emerging technologies presents an opportunity to stand out in a competitive market and deliver innovative, customer-centric services. Key technological trends that are shaping the tourism industry and can be harnessed by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include:</w:t>
      </w:r>
    </w:p>
    <w:p w14:paraId="0241E552" w14:textId="150D84C1" w:rsidR="002D7F5F" w:rsidRPr="00113134" w:rsidRDefault="008761EB" w:rsidP="00E50E8D">
      <w:pPr>
        <w:pStyle w:val="Heading4"/>
      </w:pPr>
      <w:r w:rsidRPr="00113134">
        <w:t>1.3.</w:t>
      </w:r>
      <w:r w:rsidR="002D7F5F" w:rsidRPr="00113134">
        <w:t>3.1 Digital Booking Systems</w:t>
      </w:r>
    </w:p>
    <w:p w14:paraId="35073E13"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introduction of comprehensive </w:t>
      </w:r>
      <w:r w:rsidRPr="00113134">
        <w:rPr>
          <w:rFonts w:ascii="Times New Roman" w:eastAsia="Times New Roman" w:hAnsi="Times New Roman" w:cs="Times New Roman"/>
          <w:b/>
          <w:bCs/>
          <w:sz w:val="24"/>
          <w:szCs w:val="24"/>
        </w:rPr>
        <w:t>digital booking systems</w:t>
      </w:r>
      <w:r w:rsidRPr="00113134">
        <w:rPr>
          <w:rFonts w:ascii="Times New Roman" w:eastAsia="Times New Roman" w:hAnsi="Times New Roman" w:cs="Times New Roman"/>
          <w:sz w:val="24"/>
          <w:szCs w:val="24"/>
        </w:rPr>
        <w:t xml:space="preserve"> has been one of the most significant transformations in the tourism industry. In the past, travelers had to rely on traditional travel agents or phone calls to book travel arrangements. Today, digital platforms allow users to plan and book entire trips—from flights and accommodations to activities and transportation—all in one place. This integration of services not only provides </w:t>
      </w:r>
      <w:r w:rsidRPr="00113134">
        <w:rPr>
          <w:rFonts w:ascii="Times New Roman" w:eastAsia="Times New Roman" w:hAnsi="Times New Roman" w:cs="Times New Roman"/>
          <w:b/>
          <w:bCs/>
          <w:sz w:val="24"/>
          <w:szCs w:val="24"/>
        </w:rPr>
        <w:t>convenience</w:t>
      </w:r>
      <w:r w:rsidRPr="00113134">
        <w:rPr>
          <w:rFonts w:ascii="Times New Roman" w:eastAsia="Times New Roman" w:hAnsi="Times New Roman" w:cs="Times New Roman"/>
          <w:sz w:val="24"/>
          <w:szCs w:val="24"/>
        </w:rPr>
        <w:t xml:space="preserve"> but also </w:t>
      </w:r>
      <w:r w:rsidRPr="00113134">
        <w:rPr>
          <w:rFonts w:ascii="Times New Roman" w:eastAsia="Times New Roman" w:hAnsi="Times New Roman" w:cs="Times New Roman"/>
          <w:b/>
          <w:bCs/>
          <w:sz w:val="24"/>
          <w:szCs w:val="24"/>
        </w:rPr>
        <w:t>efficiency</w:t>
      </w:r>
      <w:r w:rsidRPr="00113134">
        <w:rPr>
          <w:rFonts w:ascii="Times New Roman" w:eastAsia="Times New Roman" w:hAnsi="Times New Roman" w:cs="Times New Roman"/>
          <w:sz w:val="24"/>
          <w:szCs w:val="24"/>
        </w:rPr>
        <w:t>, making it easier for customers to manage their travel plans and make adjustments when necessary.</w:t>
      </w:r>
    </w:p>
    <w:p w14:paraId="71E53D1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the development of a </w:t>
      </w:r>
      <w:r w:rsidRPr="00113134">
        <w:rPr>
          <w:rFonts w:ascii="Times New Roman" w:eastAsia="Times New Roman" w:hAnsi="Times New Roman" w:cs="Times New Roman"/>
          <w:b/>
          <w:bCs/>
          <w:sz w:val="24"/>
          <w:szCs w:val="24"/>
        </w:rPr>
        <w:t>robust digital platform or mobile app</w:t>
      </w:r>
      <w:r w:rsidRPr="00113134">
        <w:rPr>
          <w:rFonts w:ascii="Times New Roman" w:eastAsia="Times New Roman" w:hAnsi="Times New Roman" w:cs="Times New Roman"/>
          <w:sz w:val="24"/>
          <w:szCs w:val="24"/>
        </w:rPr>
        <w:t xml:space="preserve"> would be invaluable. Such a platform could aggregate a variety of </w:t>
      </w:r>
      <w:r w:rsidRPr="00113134">
        <w:rPr>
          <w:rFonts w:ascii="Times New Roman" w:eastAsia="Times New Roman" w:hAnsi="Times New Roman" w:cs="Times New Roman"/>
          <w:b/>
          <w:bCs/>
          <w:sz w:val="24"/>
          <w:szCs w:val="24"/>
        </w:rPr>
        <w:t>local tourism services</w:t>
      </w:r>
      <w:r w:rsidRPr="00113134">
        <w:rPr>
          <w:rFonts w:ascii="Times New Roman" w:eastAsia="Times New Roman" w:hAnsi="Times New Roman" w:cs="Times New Roman"/>
          <w:sz w:val="24"/>
          <w:szCs w:val="24"/>
        </w:rPr>
        <w:t>—from booking hotels and transport to scheduling activities and excursions—offering tourists a one-stop-shop for all their travel needs. Key features could include:</w:t>
      </w:r>
    </w:p>
    <w:p w14:paraId="02657234" w14:textId="77777777" w:rsidR="002D7F5F" w:rsidRPr="00113134" w:rsidRDefault="002D7F5F" w:rsidP="00003F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Real-time booking</w:t>
      </w:r>
      <w:r w:rsidRPr="00113134">
        <w:rPr>
          <w:rFonts w:ascii="Times New Roman" w:eastAsia="Times New Roman" w:hAnsi="Times New Roman" w:cs="Times New Roman"/>
          <w:sz w:val="24"/>
          <w:szCs w:val="24"/>
        </w:rPr>
        <w:t>: Allowing users to book local activities, attractions, or transportation instantly.</w:t>
      </w:r>
    </w:p>
    <w:p w14:paraId="08DAD616" w14:textId="77777777" w:rsidR="002D7F5F" w:rsidRPr="00113134" w:rsidRDefault="002D7F5F" w:rsidP="00003F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Personalized suggestions</w:t>
      </w:r>
      <w:r w:rsidRPr="00113134">
        <w:rPr>
          <w:rFonts w:ascii="Times New Roman" w:eastAsia="Times New Roman" w:hAnsi="Times New Roman" w:cs="Times New Roman"/>
          <w:sz w:val="24"/>
          <w:szCs w:val="24"/>
        </w:rPr>
        <w:t>: The app could suggest destinations or experiences based on users' past preferences, location, and current trends.</w:t>
      </w:r>
    </w:p>
    <w:p w14:paraId="4E53CF61" w14:textId="77777777" w:rsidR="002D7F5F" w:rsidRPr="00113134" w:rsidRDefault="002D7F5F" w:rsidP="00003F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Destination-specific information</w:t>
      </w:r>
      <w:r w:rsidRPr="00113134">
        <w:rPr>
          <w:rFonts w:ascii="Times New Roman" w:eastAsia="Times New Roman" w:hAnsi="Times New Roman" w:cs="Times New Roman"/>
          <w:sz w:val="24"/>
          <w:szCs w:val="24"/>
        </w:rPr>
        <w:t>: Travelers could access essential details about destinations, including local customs, safety tips, and must-see attractions.</w:t>
      </w:r>
    </w:p>
    <w:p w14:paraId="3677499B" w14:textId="36A32FC0"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This integrated approach would streamline the customer experience, offering convenience, flexibility, and customization that would meet the growing demands of modern tourists.</w:t>
      </w:r>
    </w:p>
    <w:p w14:paraId="39CC313C" w14:textId="33E2FBC9" w:rsidR="002D7F5F" w:rsidRPr="00113134" w:rsidRDefault="00C32A99" w:rsidP="00E50E8D">
      <w:pPr>
        <w:pStyle w:val="Heading3"/>
      </w:pPr>
      <w:bookmarkStart w:id="30" w:name="_Toc190468662"/>
      <w:r w:rsidRPr="00113134">
        <w:br/>
      </w:r>
      <w:bookmarkStart w:id="31" w:name="_Toc192716391"/>
      <w:bookmarkStart w:id="32" w:name="_Toc193366895"/>
      <w:r w:rsidR="008761EB" w:rsidRPr="00113134">
        <w:t>1.3.</w:t>
      </w:r>
      <w:r w:rsidR="002D7F5F" w:rsidRPr="00113134">
        <w:t>4 Competitor Landscape: Key Players in the Sri Lankan Tourism and Service Sector</w:t>
      </w:r>
      <w:bookmarkEnd w:id="30"/>
      <w:bookmarkEnd w:id="31"/>
      <w:bookmarkEnd w:id="32"/>
    </w:p>
    <w:p w14:paraId="69899F77"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w:t>
      </w:r>
      <w:r w:rsidRPr="00113134">
        <w:rPr>
          <w:rFonts w:ascii="Times New Roman" w:eastAsia="Times New Roman" w:hAnsi="Times New Roman" w:cs="Times New Roman"/>
          <w:b/>
          <w:bCs/>
          <w:sz w:val="24"/>
          <w:szCs w:val="24"/>
        </w:rPr>
        <w:t>Sri Lankan tourism industry</w:t>
      </w:r>
      <w:r w:rsidRPr="00113134">
        <w:rPr>
          <w:rFonts w:ascii="Times New Roman" w:eastAsia="Times New Roman" w:hAnsi="Times New Roman" w:cs="Times New Roman"/>
          <w:sz w:val="24"/>
          <w:szCs w:val="24"/>
        </w:rPr>
        <w:t xml:space="preserve"> is vibrant, diverse, and highly competitive, with numerous players offering a range of services to cater to both local and international tourists. However, despite the presence of several established companies, there remains ample room for </w:t>
      </w:r>
      <w:r w:rsidRPr="00113134">
        <w:rPr>
          <w:rFonts w:ascii="Times New Roman" w:eastAsia="Times New Roman" w:hAnsi="Times New Roman" w:cs="Times New Roman"/>
          <w:b/>
          <w:bCs/>
          <w:sz w:val="24"/>
          <w:szCs w:val="24"/>
        </w:rPr>
        <w:t>disruption</w:t>
      </w:r>
      <w:r w:rsidRPr="00113134">
        <w:rPr>
          <w:rFonts w:ascii="Times New Roman" w:eastAsia="Times New Roman" w:hAnsi="Times New Roman" w:cs="Times New Roman"/>
          <w:sz w:val="24"/>
          <w:szCs w:val="24"/>
        </w:rPr>
        <w:t xml:space="preserve">—especially for businesses that harness </w:t>
      </w:r>
      <w:r w:rsidRPr="00113134">
        <w:rPr>
          <w:rFonts w:ascii="Times New Roman" w:eastAsia="Times New Roman" w:hAnsi="Times New Roman" w:cs="Times New Roman"/>
          <w:b/>
          <w:bCs/>
          <w:sz w:val="24"/>
          <w:szCs w:val="24"/>
        </w:rPr>
        <w:t>modern technology</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local expertise</w:t>
      </w:r>
      <w:r w:rsidRPr="00113134">
        <w:rPr>
          <w:rFonts w:ascii="Times New Roman" w:eastAsia="Times New Roman" w:hAnsi="Times New Roman" w:cs="Times New Roman"/>
          <w:sz w:val="24"/>
          <w:szCs w:val="24"/>
        </w:rPr>
        <w:t xml:space="preserve"> to deliver more </w:t>
      </w:r>
      <w:r w:rsidRPr="00113134">
        <w:rPr>
          <w:rFonts w:ascii="Times New Roman" w:eastAsia="Times New Roman" w:hAnsi="Times New Roman" w:cs="Times New Roman"/>
          <w:b/>
          <w:bCs/>
          <w:sz w:val="24"/>
          <w:szCs w:val="24"/>
        </w:rPr>
        <w:t>personalized</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authentic experiences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has the potential to carve out a unique niche by offering innovative solutions and tapping into emerging trends. The key players in the Sri Lankan tourism sector, each with its strengths and weaknesses, include:</w:t>
      </w:r>
    </w:p>
    <w:p w14:paraId="5FB77BCF" w14:textId="152719DB" w:rsidR="002D7F5F" w:rsidRPr="00113134" w:rsidRDefault="008761EB" w:rsidP="00E50E8D">
      <w:pPr>
        <w:pStyle w:val="Heading4"/>
      </w:pPr>
      <w:r w:rsidRPr="00113134">
        <w:t>1.3.</w:t>
      </w:r>
      <w:r w:rsidR="002D7F5F" w:rsidRPr="00113134">
        <w:t>4.1 Lanka Tours &amp; Travel</w:t>
      </w:r>
    </w:p>
    <w:p w14:paraId="1D159D67"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Lanka Tours &amp; Travel</w:t>
      </w:r>
      <w:r w:rsidRPr="00113134">
        <w:rPr>
          <w:rFonts w:ascii="Times New Roman" w:eastAsia="Times New Roman" w:hAnsi="Times New Roman" w:cs="Times New Roman"/>
          <w:sz w:val="24"/>
          <w:szCs w:val="24"/>
        </w:rPr>
        <w:t xml:space="preserve"> is a prominent and well-established player in the Sri Lankan tourism industry, with a rich history of offering </w:t>
      </w:r>
      <w:r w:rsidRPr="00113134">
        <w:rPr>
          <w:rFonts w:ascii="Times New Roman" w:eastAsia="Times New Roman" w:hAnsi="Times New Roman" w:cs="Times New Roman"/>
          <w:b/>
          <w:bCs/>
          <w:sz w:val="24"/>
          <w:szCs w:val="24"/>
        </w:rPr>
        <w:t>pre-arranged tours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hotel bookings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transportation services</w:t>
      </w:r>
      <w:r w:rsidRPr="00113134">
        <w:rPr>
          <w:rFonts w:ascii="Times New Roman" w:eastAsia="Times New Roman" w:hAnsi="Times New Roman" w:cs="Times New Roman"/>
          <w:sz w:val="24"/>
          <w:szCs w:val="24"/>
        </w:rPr>
        <w:t xml:space="preserve">. Their services are comprehensive, and they cater to a wide range of </w:t>
      </w:r>
      <w:r w:rsidRPr="00113134">
        <w:rPr>
          <w:rFonts w:ascii="Times New Roman" w:eastAsia="Times New Roman" w:hAnsi="Times New Roman" w:cs="Times New Roman"/>
          <w:sz w:val="24"/>
          <w:szCs w:val="24"/>
        </w:rPr>
        <w:lastRenderedPageBreak/>
        <w:t xml:space="preserve">tourists, from leisure travelers to corporate clients. However, while their offerings are extensive, </w:t>
      </w:r>
      <w:r w:rsidRPr="00113134">
        <w:rPr>
          <w:rFonts w:ascii="Times New Roman" w:eastAsia="Times New Roman" w:hAnsi="Times New Roman" w:cs="Times New Roman"/>
          <w:b/>
          <w:bCs/>
          <w:sz w:val="24"/>
          <w:szCs w:val="24"/>
        </w:rPr>
        <w:t>Lanka Tours &amp; Travel</w:t>
      </w:r>
      <w:r w:rsidRPr="00113134">
        <w:rPr>
          <w:rFonts w:ascii="Times New Roman" w:eastAsia="Times New Roman" w:hAnsi="Times New Roman" w:cs="Times New Roman"/>
          <w:sz w:val="24"/>
          <w:szCs w:val="24"/>
        </w:rPr>
        <w:t xml:space="preserve"> tends to focus on more traditional travel services and </w:t>
      </w:r>
      <w:r w:rsidRPr="00113134">
        <w:rPr>
          <w:rFonts w:ascii="Times New Roman" w:eastAsia="Times New Roman" w:hAnsi="Times New Roman" w:cs="Times New Roman"/>
          <w:b/>
          <w:bCs/>
          <w:sz w:val="24"/>
          <w:szCs w:val="24"/>
        </w:rPr>
        <w:t>mass-market tours</w:t>
      </w:r>
      <w:r w:rsidRPr="00113134">
        <w:rPr>
          <w:rFonts w:ascii="Times New Roman" w:eastAsia="Times New Roman" w:hAnsi="Times New Roman" w:cs="Times New Roman"/>
          <w:sz w:val="24"/>
          <w:szCs w:val="24"/>
        </w:rPr>
        <w:t xml:space="preserve">, which may not fully appeal to today’s travelers seeking </w:t>
      </w:r>
      <w:r w:rsidRPr="00113134">
        <w:rPr>
          <w:rFonts w:ascii="Times New Roman" w:eastAsia="Times New Roman" w:hAnsi="Times New Roman" w:cs="Times New Roman"/>
          <w:b/>
          <w:bCs/>
          <w:sz w:val="24"/>
          <w:szCs w:val="24"/>
        </w:rPr>
        <w:t>personalized</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authentic</w:t>
      </w:r>
      <w:r w:rsidRPr="00113134">
        <w:rPr>
          <w:rFonts w:ascii="Times New Roman" w:eastAsia="Times New Roman" w:hAnsi="Times New Roman" w:cs="Times New Roman"/>
          <w:sz w:val="24"/>
          <w:szCs w:val="24"/>
        </w:rPr>
        <w:t xml:space="preserve"> experiences.</w:t>
      </w:r>
    </w:p>
    <w:p w14:paraId="61442CCB" w14:textId="77777777" w:rsidR="002D7F5F" w:rsidRPr="00113134" w:rsidRDefault="002D7F5F" w:rsidP="00003FA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Strengths</w:t>
      </w:r>
      <w:r w:rsidRPr="00113134">
        <w:rPr>
          <w:rFonts w:ascii="Times New Roman" w:eastAsia="Times New Roman" w:hAnsi="Times New Roman" w:cs="Times New Roman"/>
          <w:sz w:val="24"/>
          <w:szCs w:val="24"/>
        </w:rPr>
        <w:t>: Strong reputation, established brand, wide range of services.</w:t>
      </w:r>
    </w:p>
    <w:p w14:paraId="0F774051" w14:textId="77777777" w:rsidR="002D7F5F" w:rsidRPr="00113134" w:rsidRDefault="002D7F5F" w:rsidP="00003FA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Weaknesses</w:t>
      </w:r>
      <w:r w:rsidRPr="00113134">
        <w:rPr>
          <w:rFonts w:ascii="Times New Roman" w:eastAsia="Times New Roman" w:hAnsi="Times New Roman" w:cs="Times New Roman"/>
          <w:sz w:val="24"/>
          <w:szCs w:val="24"/>
        </w:rPr>
        <w:t>: Lack of flexibility, minimal personalization, limited use of digital platforms for real-time services.</w:t>
      </w:r>
    </w:p>
    <w:p w14:paraId="6CEB0B5C"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stand out by focusing on the </w:t>
      </w:r>
      <w:r w:rsidRPr="00113134">
        <w:rPr>
          <w:rFonts w:ascii="Times New Roman" w:eastAsia="Times New Roman" w:hAnsi="Times New Roman" w:cs="Times New Roman"/>
          <w:b/>
          <w:bCs/>
          <w:sz w:val="24"/>
          <w:szCs w:val="24"/>
        </w:rPr>
        <w:t>personalization</w:t>
      </w:r>
      <w:r w:rsidRPr="00113134">
        <w:rPr>
          <w:rFonts w:ascii="Times New Roman" w:eastAsia="Times New Roman" w:hAnsi="Times New Roman" w:cs="Times New Roman"/>
          <w:sz w:val="24"/>
          <w:szCs w:val="24"/>
        </w:rPr>
        <w:t xml:space="preserve"> of services, providing </w:t>
      </w:r>
      <w:r w:rsidRPr="00113134">
        <w:rPr>
          <w:rFonts w:ascii="Times New Roman" w:eastAsia="Times New Roman" w:hAnsi="Times New Roman" w:cs="Times New Roman"/>
          <w:b/>
          <w:bCs/>
          <w:sz w:val="24"/>
          <w:szCs w:val="24"/>
        </w:rPr>
        <w:t>tailored travel experiences</w:t>
      </w:r>
      <w:r w:rsidRPr="00113134">
        <w:rPr>
          <w:rFonts w:ascii="Times New Roman" w:eastAsia="Times New Roman" w:hAnsi="Times New Roman" w:cs="Times New Roman"/>
          <w:sz w:val="24"/>
          <w:szCs w:val="24"/>
        </w:rPr>
        <w:t xml:space="preserve"> based on individual preferences and real-time customer feedback. Moreover, by integrating </w:t>
      </w:r>
      <w:r w:rsidRPr="00113134">
        <w:rPr>
          <w:rFonts w:ascii="Times New Roman" w:eastAsia="Times New Roman" w:hAnsi="Times New Roman" w:cs="Times New Roman"/>
          <w:b/>
          <w:bCs/>
          <w:sz w:val="24"/>
          <w:szCs w:val="24"/>
        </w:rPr>
        <w:t>advanced technology</w:t>
      </w:r>
      <w:r w:rsidRPr="00113134">
        <w:rPr>
          <w:rFonts w:ascii="Times New Roman" w:eastAsia="Times New Roman" w:hAnsi="Times New Roman" w:cs="Times New Roman"/>
          <w:sz w:val="24"/>
          <w:szCs w:val="24"/>
        </w:rPr>
        <w:t xml:space="preserve"> such as </w:t>
      </w:r>
      <w:r w:rsidRPr="00113134">
        <w:rPr>
          <w:rFonts w:ascii="Times New Roman" w:eastAsia="Times New Roman" w:hAnsi="Times New Roman" w:cs="Times New Roman"/>
          <w:b/>
          <w:bCs/>
          <w:sz w:val="24"/>
          <w:szCs w:val="24"/>
        </w:rPr>
        <w:t>mobile apps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AI-driven recommendations</w:t>
      </w:r>
      <w:r w:rsidRPr="00113134">
        <w:rPr>
          <w:rFonts w:ascii="Times New Roman" w:eastAsia="Times New Roman" w:hAnsi="Times New Roman" w:cs="Times New Roman"/>
          <w:sz w:val="24"/>
          <w:szCs w:val="24"/>
        </w:rPr>
        <w:t>, Pathfinder.lk can cater to the growing demand for unique and customizable travel experiences, setting itself apart from competitors like Lanka Tours &amp; Travel.</w:t>
      </w:r>
    </w:p>
    <w:p w14:paraId="101FC182" w14:textId="31F80DF2" w:rsidR="002D7F5F" w:rsidRPr="00113134" w:rsidRDefault="008761EB" w:rsidP="00E50E8D">
      <w:pPr>
        <w:pStyle w:val="Heading4"/>
      </w:pPr>
      <w:r w:rsidRPr="00113134">
        <w:t>1.3.</w:t>
      </w:r>
      <w:r w:rsidR="002D7F5F" w:rsidRPr="00113134">
        <w:t>4.2 Booking.com and Airbnb</w:t>
      </w:r>
    </w:p>
    <w:p w14:paraId="2D4F601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Global </w:t>
      </w:r>
      <w:r w:rsidRPr="00113134">
        <w:rPr>
          <w:rFonts w:ascii="Times New Roman" w:eastAsia="Times New Roman" w:hAnsi="Times New Roman" w:cs="Times New Roman"/>
          <w:b/>
          <w:bCs/>
          <w:sz w:val="24"/>
          <w:szCs w:val="24"/>
        </w:rPr>
        <w:t>Online Travel Agents (OTAs)</w:t>
      </w:r>
      <w:r w:rsidRPr="00113134">
        <w:rPr>
          <w:rFonts w:ascii="Times New Roman" w:eastAsia="Times New Roman" w:hAnsi="Times New Roman" w:cs="Times New Roman"/>
          <w:sz w:val="24"/>
          <w:szCs w:val="24"/>
        </w:rPr>
        <w:t xml:space="preserve"> such as </w:t>
      </w:r>
      <w:r w:rsidRPr="00113134">
        <w:rPr>
          <w:rFonts w:ascii="Times New Roman" w:eastAsia="Times New Roman" w:hAnsi="Times New Roman" w:cs="Times New Roman"/>
          <w:b/>
          <w:bCs/>
          <w:sz w:val="24"/>
          <w:szCs w:val="24"/>
        </w:rPr>
        <w:t>Booking.com</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Airbnb</w:t>
      </w:r>
      <w:r w:rsidRPr="00113134">
        <w:rPr>
          <w:rFonts w:ascii="Times New Roman" w:eastAsia="Times New Roman" w:hAnsi="Times New Roman" w:cs="Times New Roman"/>
          <w:sz w:val="24"/>
          <w:szCs w:val="24"/>
        </w:rPr>
        <w:t xml:space="preserve"> have made a significant impact on the Sri Lankan market, particularly for </w:t>
      </w:r>
      <w:r w:rsidRPr="00113134">
        <w:rPr>
          <w:rFonts w:ascii="Times New Roman" w:eastAsia="Times New Roman" w:hAnsi="Times New Roman" w:cs="Times New Roman"/>
          <w:b/>
          <w:bCs/>
          <w:sz w:val="24"/>
          <w:szCs w:val="24"/>
        </w:rPr>
        <w:t>accommodation</w:t>
      </w:r>
      <w:r w:rsidRPr="00113134">
        <w:rPr>
          <w:rFonts w:ascii="Times New Roman" w:eastAsia="Times New Roman" w:hAnsi="Times New Roman" w:cs="Times New Roman"/>
          <w:sz w:val="24"/>
          <w:szCs w:val="24"/>
        </w:rPr>
        <w:t xml:space="preserve">. These platforms offer tourists a wide selection of places to stay, ranging from </w:t>
      </w:r>
      <w:r w:rsidRPr="00113134">
        <w:rPr>
          <w:rFonts w:ascii="Times New Roman" w:eastAsia="Times New Roman" w:hAnsi="Times New Roman" w:cs="Times New Roman"/>
          <w:b/>
          <w:bCs/>
          <w:sz w:val="24"/>
          <w:szCs w:val="24"/>
        </w:rPr>
        <w:t>luxury resorts</w:t>
      </w:r>
      <w:r w:rsidRPr="00113134">
        <w:rPr>
          <w:rFonts w:ascii="Times New Roman" w:eastAsia="Times New Roman" w:hAnsi="Times New Roman" w:cs="Times New Roman"/>
          <w:sz w:val="24"/>
          <w:szCs w:val="24"/>
        </w:rPr>
        <w:t xml:space="preserve"> to </w:t>
      </w:r>
      <w:r w:rsidRPr="00113134">
        <w:rPr>
          <w:rFonts w:ascii="Times New Roman" w:eastAsia="Times New Roman" w:hAnsi="Times New Roman" w:cs="Times New Roman"/>
          <w:b/>
          <w:bCs/>
          <w:sz w:val="24"/>
          <w:szCs w:val="24"/>
        </w:rPr>
        <w:t>budget-friendly options</w:t>
      </w:r>
      <w:r w:rsidRPr="00113134">
        <w:rPr>
          <w:rFonts w:ascii="Times New Roman" w:eastAsia="Times New Roman" w:hAnsi="Times New Roman" w:cs="Times New Roman"/>
          <w:sz w:val="24"/>
          <w:szCs w:val="24"/>
        </w:rPr>
        <w:t xml:space="preserve">, and provide the convenience of booking </w:t>
      </w:r>
      <w:r w:rsidRPr="00113134">
        <w:rPr>
          <w:rFonts w:ascii="Times New Roman" w:eastAsia="Times New Roman" w:hAnsi="Times New Roman" w:cs="Times New Roman"/>
          <w:b/>
          <w:bCs/>
          <w:sz w:val="24"/>
          <w:szCs w:val="24"/>
        </w:rPr>
        <w:t>activities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experiences</w:t>
      </w:r>
      <w:r w:rsidRPr="00113134">
        <w:rPr>
          <w:rFonts w:ascii="Times New Roman" w:eastAsia="Times New Roman" w:hAnsi="Times New Roman" w:cs="Times New Roman"/>
          <w:sz w:val="24"/>
          <w:szCs w:val="24"/>
        </w:rPr>
        <w:t xml:space="preserve">. With their </w:t>
      </w:r>
      <w:r w:rsidRPr="00113134">
        <w:rPr>
          <w:rFonts w:ascii="Times New Roman" w:eastAsia="Times New Roman" w:hAnsi="Times New Roman" w:cs="Times New Roman"/>
          <w:b/>
          <w:bCs/>
          <w:sz w:val="24"/>
          <w:szCs w:val="24"/>
        </w:rPr>
        <w:t>global reach</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user-friendly interfaces</w:t>
      </w:r>
      <w:r w:rsidRPr="00113134">
        <w:rPr>
          <w:rFonts w:ascii="Times New Roman" w:eastAsia="Times New Roman" w:hAnsi="Times New Roman" w:cs="Times New Roman"/>
          <w:sz w:val="24"/>
          <w:szCs w:val="24"/>
        </w:rPr>
        <w:t>, both Booking.com and Airbnb have garnered a large following of tourists seeking convenience and accessibility.</w:t>
      </w:r>
    </w:p>
    <w:p w14:paraId="5925E6E2" w14:textId="77777777" w:rsidR="002D7F5F" w:rsidRPr="00113134" w:rsidRDefault="002D7F5F" w:rsidP="00003FA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Strengths</w:t>
      </w:r>
      <w:r w:rsidRPr="00113134">
        <w:rPr>
          <w:rFonts w:ascii="Times New Roman" w:eastAsia="Times New Roman" w:hAnsi="Times New Roman" w:cs="Times New Roman"/>
          <w:sz w:val="24"/>
          <w:szCs w:val="24"/>
        </w:rPr>
        <w:t>: Global brand recognition, convenience, broad market reach.</w:t>
      </w:r>
    </w:p>
    <w:p w14:paraId="1E176377" w14:textId="77777777" w:rsidR="002D7F5F" w:rsidRPr="00113134" w:rsidRDefault="002D7F5F" w:rsidP="00003FA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Weaknesses</w:t>
      </w:r>
      <w:r w:rsidRPr="00113134">
        <w:rPr>
          <w:rFonts w:ascii="Times New Roman" w:eastAsia="Times New Roman" w:hAnsi="Times New Roman" w:cs="Times New Roman"/>
          <w:sz w:val="24"/>
          <w:szCs w:val="24"/>
        </w:rPr>
        <w:t xml:space="preserve">: Focus on logistical aspects of travel, limited cultural immersion, impersonal, and lack of integration with </w:t>
      </w:r>
      <w:r w:rsidRPr="00113134">
        <w:rPr>
          <w:rFonts w:ascii="Times New Roman" w:eastAsia="Times New Roman" w:hAnsi="Times New Roman" w:cs="Times New Roman"/>
          <w:b/>
          <w:bCs/>
          <w:sz w:val="24"/>
          <w:szCs w:val="24"/>
        </w:rPr>
        <w:t>local tourism</w:t>
      </w:r>
      <w:r w:rsidRPr="00113134">
        <w:rPr>
          <w:rFonts w:ascii="Times New Roman" w:eastAsia="Times New Roman" w:hAnsi="Times New Roman" w:cs="Times New Roman"/>
          <w:sz w:val="24"/>
          <w:szCs w:val="24"/>
        </w:rPr>
        <w:t>.</w:t>
      </w:r>
    </w:p>
    <w:p w14:paraId="024F8D4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Despite their advantages, </w:t>
      </w:r>
      <w:r w:rsidRPr="00113134">
        <w:rPr>
          <w:rFonts w:ascii="Times New Roman" w:eastAsia="Times New Roman" w:hAnsi="Times New Roman" w:cs="Times New Roman"/>
          <w:b/>
          <w:bCs/>
          <w:sz w:val="24"/>
          <w:szCs w:val="24"/>
        </w:rPr>
        <w:t>Booking.com</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Airbnb</w:t>
      </w:r>
      <w:r w:rsidRPr="00113134">
        <w:rPr>
          <w:rFonts w:ascii="Times New Roman" w:eastAsia="Times New Roman" w:hAnsi="Times New Roman" w:cs="Times New Roman"/>
          <w:sz w:val="24"/>
          <w:szCs w:val="24"/>
        </w:rPr>
        <w:t xml:space="preserve"> focus primarily on the </w:t>
      </w:r>
      <w:r w:rsidRPr="00113134">
        <w:rPr>
          <w:rFonts w:ascii="Times New Roman" w:eastAsia="Times New Roman" w:hAnsi="Times New Roman" w:cs="Times New Roman"/>
          <w:b/>
          <w:bCs/>
          <w:sz w:val="24"/>
          <w:szCs w:val="24"/>
        </w:rPr>
        <w:t>logistics</w:t>
      </w:r>
      <w:r w:rsidRPr="00113134">
        <w:rPr>
          <w:rFonts w:ascii="Times New Roman" w:eastAsia="Times New Roman" w:hAnsi="Times New Roman" w:cs="Times New Roman"/>
          <w:sz w:val="24"/>
          <w:szCs w:val="24"/>
        </w:rPr>
        <w:t xml:space="preserve"> of travel—places to stay, basic activities, and transportation—and are generally </w:t>
      </w:r>
      <w:r w:rsidRPr="00113134">
        <w:rPr>
          <w:rFonts w:ascii="Times New Roman" w:eastAsia="Times New Roman" w:hAnsi="Times New Roman" w:cs="Times New Roman"/>
          <w:b/>
          <w:bCs/>
          <w:sz w:val="24"/>
          <w:szCs w:val="24"/>
        </w:rPr>
        <w:t>not focused on delivering an immersive cultural experience</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has the opportunity to differentiate itself by offering deep local </w:t>
      </w:r>
      <w:r w:rsidRPr="00113134">
        <w:rPr>
          <w:rFonts w:ascii="Times New Roman" w:eastAsia="Times New Roman" w:hAnsi="Times New Roman" w:cs="Times New Roman"/>
          <w:b/>
          <w:bCs/>
          <w:sz w:val="24"/>
          <w:szCs w:val="24"/>
        </w:rPr>
        <w:t>cultural immersion</w:t>
      </w:r>
      <w:r w:rsidRPr="00113134">
        <w:rPr>
          <w:rFonts w:ascii="Times New Roman" w:eastAsia="Times New Roman" w:hAnsi="Times New Roman" w:cs="Times New Roman"/>
          <w:sz w:val="24"/>
          <w:szCs w:val="24"/>
        </w:rPr>
        <w:t xml:space="preserve">—providing not just accommodation but curated </w:t>
      </w:r>
      <w:r w:rsidRPr="00113134">
        <w:rPr>
          <w:rFonts w:ascii="Times New Roman" w:eastAsia="Times New Roman" w:hAnsi="Times New Roman" w:cs="Times New Roman"/>
          <w:b/>
          <w:bCs/>
          <w:sz w:val="24"/>
          <w:szCs w:val="24"/>
        </w:rPr>
        <w:t>authentic experiences</w:t>
      </w:r>
      <w:r w:rsidRPr="00113134">
        <w:rPr>
          <w:rFonts w:ascii="Times New Roman" w:eastAsia="Times New Roman" w:hAnsi="Times New Roman" w:cs="Times New Roman"/>
          <w:sz w:val="24"/>
          <w:szCs w:val="24"/>
        </w:rPr>
        <w:t xml:space="preserve"> that connect tourists with the </w:t>
      </w:r>
      <w:r w:rsidRPr="00113134">
        <w:rPr>
          <w:rFonts w:ascii="Times New Roman" w:eastAsia="Times New Roman" w:hAnsi="Times New Roman" w:cs="Times New Roman"/>
          <w:b/>
          <w:bCs/>
          <w:sz w:val="24"/>
          <w:szCs w:val="24"/>
        </w:rPr>
        <w:t>local culture</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heritage</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community</w:t>
      </w:r>
      <w:r w:rsidRPr="00113134">
        <w:rPr>
          <w:rFonts w:ascii="Times New Roman" w:eastAsia="Times New Roman" w:hAnsi="Times New Roman" w:cs="Times New Roman"/>
          <w:sz w:val="24"/>
          <w:szCs w:val="24"/>
        </w:rPr>
        <w:t>.</w:t>
      </w:r>
    </w:p>
    <w:p w14:paraId="40EB5D05"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addition, while </w:t>
      </w:r>
      <w:r w:rsidRPr="00113134">
        <w:rPr>
          <w:rFonts w:ascii="Times New Roman" w:eastAsia="Times New Roman" w:hAnsi="Times New Roman" w:cs="Times New Roman"/>
          <w:b/>
          <w:bCs/>
          <w:sz w:val="24"/>
          <w:szCs w:val="24"/>
        </w:rPr>
        <w:t>Booking.com</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Airbnb</w:t>
      </w:r>
      <w:r w:rsidRPr="00113134">
        <w:rPr>
          <w:rFonts w:ascii="Times New Roman" w:eastAsia="Times New Roman" w:hAnsi="Times New Roman" w:cs="Times New Roman"/>
          <w:sz w:val="24"/>
          <w:szCs w:val="24"/>
        </w:rPr>
        <w:t xml:space="preserve"> cater to global travelers,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emphasize a </w:t>
      </w:r>
      <w:r w:rsidRPr="00113134">
        <w:rPr>
          <w:rFonts w:ascii="Times New Roman" w:eastAsia="Times New Roman" w:hAnsi="Times New Roman" w:cs="Times New Roman"/>
          <w:b/>
          <w:bCs/>
          <w:sz w:val="24"/>
          <w:szCs w:val="24"/>
        </w:rPr>
        <w:t>hyper-local approach</w:t>
      </w:r>
      <w:r w:rsidRPr="00113134">
        <w:rPr>
          <w:rFonts w:ascii="Times New Roman" w:eastAsia="Times New Roman" w:hAnsi="Times New Roman" w:cs="Times New Roman"/>
          <w:sz w:val="24"/>
          <w:szCs w:val="24"/>
        </w:rPr>
        <w:t xml:space="preserve">, promoting hidden gems, niche activities, and off-the-beaten-path experiences that global OTAs might overlook. By integrating </w:t>
      </w:r>
      <w:r w:rsidRPr="00113134">
        <w:rPr>
          <w:rFonts w:ascii="Times New Roman" w:eastAsia="Times New Roman" w:hAnsi="Times New Roman" w:cs="Times New Roman"/>
          <w:b/>
          <w:bCs/>
          <w:sz w:val="24"/>
          <w:szCs w:val="24"/>
        </w:rPr>
        <w:t>local knowledge</w:t>
      </w:r>
      <w:r w:rsidRPr="00113134">
        <w:rPr>
          <w:rFonts w:ascii="Times New Roman" w:eastAsia="Times New Roman" w:hAnsi="Times New Roman" w:cs="Times New Roman"/>
          <w:sz w:val="24"/>
          <w:szCs w:val="24"/>
        </w:rPr>
        <w:t xml:space="preserve"> with cutting-edge technology, Pathfinder.lk can offer a more </w:t>
      </w:r>
      <w:r w:rsidRPr="00113134">
        <w:rPr>
          <w:rFonts w:ascii="Times New Roman" w:eastAsia="Times New Roman" w:hAnsi="Times New Roman" w:cs="Times New Roman"/>
          <w:b/>
          <w:bCs/>
          <w:sz w:val="24"/>
          <w:szCs w:val="24"/>
        </w:rPr>
        <w:t>holistic and culturally rich travel experience</w:t>
      </w:r>
      <w:r w:rsidRPr="00113134">
        <w:rPr>
          <w:rFonts w:ascii="Times New Roman" w:eastAsia="Times New Roman" w:hAnsi="Times New Roman" w:cs="Times New Roman"/>
          <w:sz w:val="24"/>
          <w:szCs w:val="24"/>
        </w:rPr>
        <w:t>, giving tourists a deeper connection to the places they visit.</w:t>
      </w:r>
    </w:p>
    <w:p w14:paraId="205C5134" w14:textId="49DEB2D8" w:rsidR="002D7F5F" w:rsidRPr="00113134" w:rsidRDefault="008761EB" w:rsidP="00E50E8D">
      <w:pPr>
        <w:pStyle w:val="Heading4"/>
      </w:pPr>
      <w:r w:rsidRPr="00113134">
        <w:t>1.3.</w:t>
      </w:r>
      <w:r w:rsidR="002D7F5F" w:rsidRPr="00113134">
        <w:t>4.3 Wander Sri Lanka</w:t>
      </w:r>
    </w:p>
    <w:p w14:paraId="10A3EDD8"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Wander Sri Lanka</w:t>
      </w:r>
      <w:r w:rsidRPr="00113134">
        <w:rPr>
          <w:rFonts w:ascii="Times New Roman" w:eastAsia="Times New Roman" w:hAnsi="Times New Roman" w:cs="Times New Roman"/>
          <w:sz w:val="24"/>
          <w:szCs w:val="24"/>
        </w:rPr>
        <w:t xml:space="preserve"> is a local competitor that has carved out a niche in the </w:t>
      </w:r>
      <w:r w:rsidRPr="00113134">
        <w:rPr>
          <w:rFonts w:ascii="Times New Roman" w:eastAsia="Times New Roman" w:hAnsi="Times New Roman" w:cs="Times New Roman"/>
          <w:b/>
          <w:bCs/>
          <w:sz w:val="24"/>
          <w:szCs w:val="24"/>
        </w:rPr>
        <w:t>experiential tourism</w:t>
      </w:r>
      <w:r w:rsidRPr="00113134">
        <w:rPr>
          <w:rFonts w:ascii="Times New Roman" w:eastAsia="Times New Roman" w:hAnsi="Times New Roman" w:cs="Times New Roman"/>
          <w:sz w:val="24"/>
          <w:szCs w:val="24"/>
        </w:rPr>
        <w:t xml:space="preserve"> sector. This company offers </w:t>
      </w:r>
      <w:r w:rsidRPr="00113134">
        <w:rPr>
          <w:rFonts w:ascii="Times New Roman" w:eastAsia="Times New Roman" w:hAnsi="Times New Roman" w:cs="Times New Roman"/>
          <w:b/>
          <w:bCs/>
          <w:sz w:val="24"/>
          <w:szCs w:val="24"/>
        </w:rPr>
        <w:t>customized tours</w:t>
      </w:r>
      <w:r w:rsidRPr="00113134">
        <w:rPr>
          <w:rFonts w:ascii="Times New Roman" w:eastAsia="Times New Roman" w:hAnsi="Times New Roman" w:cs="Times New Roman"/>
          <w:sz w:val="24"/>
          <w:szCs w:val="24"/>
        </w:rPr>
        <w:t xml:space="preserve"> that focus on providing travelers with unique, hands-on experiences that connect them with Sri Lanka’s culture, nature, and heritage. They aim </w:t>
      </w:r>
      <w:r w:rsidRPr="00113134">
        <w:rPr>
          <w:rFonts w:ascii="Times New Roman" w:eastAsia="Times New Roman" w:hAnsi="Times New Roman" w:cs="Times New Roman"/>
          <w:sz w:val="24"/>
          <w:szCs w:val="24"/>
        </w:rPr>
        <w:lastRenderedPageBreak/>
        <w:t>to cater to travelers looking for something beyond traditional sightseeing, offering personalized travel experiences.</w:t>
      </w:r>
    </w:p>
    <w:p w14:paraId="7BE8228D" w14:textId="77777777" w:rsidR="002D7F5F" w:rsidRPr="00113134" w:rsidRDefault="002D7F5F" w:rsidP="00003F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Strengths</w:t>
      </w:r>
      <w:r w:rsidRPr="00113134">
        <w:rPr>
          <w:rFonts w:ascii="Times New Roman" w:eastAsia="Times New Roman" w:hAnsi="Times New Roman" w:cs="Times New Roman"/>
          <w:sz w:val="24"/>
          <w:szCs w:val="24"/>
        </w:rPr>
        <w:t>: Focus on experiential tourism, customized itineraries, local expertise.</w:t>
      </w:r>
    </w:p>
    <w:p w14:paraId="13826613" w14:textId="77777777" w:rsidR="002D7F5F" w:rsidRPr="00113134" w:rsidRDefault="002D7F5F" w:rsidP="00003F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Weaknesses</w:t>
      </w:r>
      <w:r w:rsidRPr="00113134">
        <w:rPr>
          <w:rFonts w:ascii="Times New Roman" w:eastAsia="Times New Roman" w:hAnsi="Times New Roman" w:cs="Times New Roman"/>
          <w:sz w:val="24"/>
          <w:szCs w:val="24"/>
        </w:rPr>
        <w:t xml:space="preserve">: Limited technological integration, reliance on traditional methods of operation, lack of </w:t>
      </w:r>
      <w:r w:rsidRPr="00113134">
        <w:rPr>
          <w:rFonts w:ascii="Times New Roman" w:eastAsia="Times New Roman" w:hAnsi="Times New Roman" w:cs="Times New Roman"/>
          <w:b/>
          <w:bCs/>
          <w:sz w:val="24"/>
          <w:szCs w:val="24"/>
        </w:rPr>
        <w:t>real-time service delivery</w:t>
      </w:r>
      <w:r w:rsidRPr="00113134">
        <w:rPr>
          <w:rFonts w:ascii="Times New Roman" w:eastAsia="Times New Roman" w:hAnsi="Times New Roman" w:cs="Times New Roman"/>
          <w:sz w:val="24"/>
          <w:szCs w:val="24"/>
        </w:rPr>
        <w:t>.</w:t>
      </w:r>
    </w:p>
    <w:p w14:paraId="0C929B48"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w:t>
      </w:r>
      <w:r w:rsidRPr="00113134">
        <w:rPr>
          <w:rFonts w:ascii="Times New Roman" w:eastAsia="Times New Roman" w:hAnsi="Times New Roman" w:cs="Times New Roman"/>
          <w:b/>
          <w:bCs/>
          <w:sz w:val="24"/>
          <w:szCs w:val="24"/>
        </w:rPr>
        <w:t>Wander Sri Lanka</w:t>
      </w:r>
      <w:r w:rsidRPr="00113134">
        <w:rPr>
          <w:rFonts w:ascii="Times New Roman" w:eastAsia="Times New Roman" w:hAnsi="Times New Roman" w:cs="Times New Roman"/>
          <w:sz w:val="24"/>
          <w:szCs w:val="24"/>
        </w:rPr>
        <w:t xml:space="preserve"> excels in offering personalized and authentic experiences, it lacks the integration of </w:t>
      </w:r>
      <w:r w:rsidRPr="00113134">
        <w:rPr>
          <w:rFonts w:ascii="Times New Roman" w:eastAsia="Times New Roman" w:hAnsi="Times New Roman" w:cs="Times New Roman"/>
          <w:b/>
          <w:bCs/>
          <w:sz w:val="24"/>
          <w:szCs w:val="24"/>
        </w:rPr>
        <w:t>cutting-edge technology</w:t>
      </w:r>
      <w:r w:rsidRPr="00113134">
        <w:rPr>
          <w:rFonts w:ascii="Times New Roman" w:eastAsia="Times New Roman" w:hAnsi="Times New Roman" w:cs="Times New Roman"/>
          <w:sz w:val="24"/>
          <w:szCs w:val="24"/>
        </w:rPr>
        <w:t xml:space="preserve"> that is becoming increasingly important for today’s tech-savvy travelers. The company does not currently offer a </w:t>
      </w:r>
      <w:r w:rsidRPr="00113134">
        <w:rPr>
          <w:rFonts w:ascii="Times New Roman" w:eastAsia="Times New Roman" w:hAnsi="Times New Roman" w:cs="Times New Roman"/>
          <w:b/>
          <w:bCs/>
          <w:sz w:val="24"/>
          <w:szCs w:val="24"/>
        </w:rPr>
        <w:t>mobile platform</w:t>
      </w:r>
      <w:r w:rsidRPr="00113134">
        <w:rPr>
          <w:rFonts w:ascii="Times New Roman" w:eastAsia="Times New Roman" w:hAnsi="Times New Roman" w:cs="Times New Roman"/>
          <w:sz w:val="24"/>
          <w:szCs w:val="24"/>
        </w:rPr>
        <w:t xml:space="preserve"> that integrates </w:t>
      </w:r>
      <w:r w:rsidRPr="00113134">
        <w:rPr>
          <w:rFonts w:ascii="Times New Roman" w:eastAsia="Times New Roman" w:hAnsi="Times New Roman" w:cs="Times New Roman"/>
          <w:b/>
          <w:bCs/>
          <w:sz w:val="24"/>
          <w:szCs w:val="24"/>
        </w:rPr>
        <w:t>real-time bookings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instant communication</w:t>
      </w:r>
      <w:r w:rsidRPr="00113134">
        <w:rPr>
          <w:rFonts w:ascii="Times New Roman" w:eastAsia="Times New Roman" w:hAnsi="Times New Roman" w:cs="Times New Roman"/>
          <w:sz w:val="24"/>
          <w:szCs w:val="24"/>
        </w:rPr>
        <w:t xml:space="preserve"> with customers. This is an area where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gain a competitive advantage.</w:t>
      </w:r>
    </w:p>
    <w:p w14:paraId="6F5BCB5B"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developing a </w:t>
      </w:r>
      <w:r w:rsidRPr="00113134">
        <w:rPr>
          <w:rFonts w:ascii="Times New Roman" w:eastAsia="Times New Roman" w:hAnsi="Times New Roman" w:cs="Times New Roman"/>
          <w:b/>
          <w:bCs/>
          <w:sz w:val="24"/>
          <w:szCs w:val="24"/>
        </w:rPr>
        <w:t>fully integrated digital platform</w:t>
      </w:r>
      <w:r w:rsidRPr="00113134">
        <w:rPr>
          <w:rFonts w:ascii="Times New Roman" w:eastAsia="Times New Roman" w:hAnsi="Times New Roman" w:cs="Times New Roman"/>
          <w:sz w:val="24"/>
          <w:szCs w:val="24"/>
        </w:rPr>
        <w:t xml:space="preserve"> (such as a mobile app) that supports </w:t>
      </w:r>
      <w:r w:rsidRPr="00113134">
        <w:rPr>
          <w:rFonts w:ascii="Times New Roman" w:eastAsia="Times New Roman" w:hAnsi="Times New Roman" w:cs="Times New Roman"/>
          <w:b/>
          <w:bCs/>
          <w:sz w:val="24"/>
          <w:szCs w:val="24"/>
        </w:rPr>
        <w:t>real-time bookings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AI-driven recommendations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dynamic itineraries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meet the needs of modern travelers who expect the convenience of </w:t>
      </w:r>
      <w:r w:rsidRPr="00113134">
        <w:rPr>
          <w:rFonts w:ascii="Times New Roman" w:eastAsia="Times New Roman" w:hAnsi="Times New Roman" w:cs="Times New Roman"/>
          <w:b/>
          <w:bCs/>
          <w:sz w:val="24"/>
          <w:szCs w:val="24"/>
        </w:rPr>
        <w:t>instant information</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on-the-go flexibility</w:t>
      </w:r>
      <w:r w:rsidRPr="00113134">
        <w:rPr>
          <w:rFonts w:ascii="Times New Roman" w:eastAsia="Times New Roman" w:hAnsi="Times New Roman" w:cs="Times New Roman"/>
          <w:sz w:val="24"/>
          <w:szCs w:val="24"/>
        </w:rPr>
        <w:t xml:space="preserve">. The ability to access </w:t>
      </w:r>
      <w:r w:rsidRPr="00113134">
        <w:rPr>
          <w:rFonts w:ascii="Times New Roman" w:eastAsia="Times New Roman" w:hAnsi="Times New Roman" w:cs="Times New Roman"/>
          <w:b/>
          <w:bCs/>
          <w:sz w:val="24"/>
          <w:szCs w:val="24"/>
        </w:rPr>
        <w:t>real-time availability</w:t>
      </w:r>
      <w:r w:rsidRPr="00113134">
        <w:rPr>
          <w:rFonts w:ascii="Times New Roman" w:eastAsia="Times New Roman" w:hAnsi="Times New Roman" w:cs="Times New Roman"/>
          <w:sz w:val="24"/>
          <w:szCs w:val="24"/>
        </w:rPr>
        <w:t xml:space="preserve"> for activities, accommodations, and transportation would also add to the overall customer experience, further differentiating Pathfinder.lk from local competitors like </w:t>
      </w:r>
      <w:r w:rsidRPr="00113134">
        <w:rPr>
          <w:rFonts w:ascii="Times New Roman" w:eastAsia="Times New Roman" w:hAnsi="Times New Roman" w:cs="Times New Roman"/>
          <w:b/>
          <w:bCs/>
          <w:sz w:val="24"/>
          <w:szCs w:val="24"/>
        </w:rPr>
        <w:t>Wander Sri Lanka</w:t>
      </w:r>
      <w:r w:rsidRPr="00113134">
        <w:rPr>
          <w:rFonts w:ascii="Times New Roman" w:eastAsia="Times New Roman" w:hAnsi="Times New Roman" w:cs="Times New Roman"/>
          <w:sz w:val="24"/>
          <w:szCs w:val="24"/>
        </w:rPr>
        <w:t>.</w:t>
      </w:r>
    </w:p>
    <w:p w14:paraId="2F9556B9" w14:textId="6DB54E67" w:rsidR="002D7F5F" w:rsidRPr="00113134" w:rsidRDefault="008761EB" w:rsidP="00E50E8D">
      <w:pPr>
        <w:pStyle w:val="Heading4"/>
      </w:pPr>
      <w:r w:rsidRPr="00113134">
        <w:t>1.3.</w:t>
      </w:r>
      <w:r w:rsidR="002D7F5F" w:rsidRPr="00113134">
        <w:t>4.4 Viator Sri Lanka</w:t>
      </w:r>
    </w:p>
    <w:p w14:paraId="0F2CCA02"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Viator</w:t>
      </w:r>
      <w:r w:rsidRPr="00113134">
        <w:rPr>
          <w:rFonts w:ascii="Times New Roman" w:eastAsia="Times New Roman" w:hAnsi="Times New Roman" w:cs="Times New Roman"/>
          <w:sz w:val="24"/>
          <w:szCs w:val="24"/>
        </w:rPr>
        <w:t xml:space="preserve">, a subsidiary of </w:t>
      </w:r>
      <w:r w:rsidRPr="00113134">
        <w:rPr>
          <w:rFonts w:ascii="Times New Roman" w:eastAsia="Times New Roman" w:hAnsi="Times New Roman" w:cs="Times New Roman"/>
          <w:b/>
          <w:bCs/>
          <w:sz w:val="24"/>
          <w:szCs w:val="24"/>
        </w:rPr>
        <w:t>TripAdvisor</w:t>
      </w:r>
      <w:r w:rsidRPr="00113134">
        <w:rPr>
          <w:rFonts w:ascii="Times New Roman" w:eastAsia="Times New Roman" w:hAnsi="Times New Roman" w:cs="Times New Roman"/>
          <w:sz w:val="24"/>
          <w:szCs w:val="24"/>
        </w:rPr>
        <w:t xml:space="preserve">, is another player offering a broad range of </w:t>
      </w:r>
      <w:r w:rsidRPr="00113134">
        <w:rPr>
          <w:rFonts w:ascii="Times New Roman" w:eastAsia="Times New Roman" w:hAnsi="Times New Roman" w:cs="Times New Roman"/>
          <w:b/>
          <w:bCs/>
          <w:sz w:val="24"/>
          <w:szCs w:val="24"/>
        </w:rPr>
        <w:t>tours and activities</w:t>
      </w:r>
      <w:r w:rsidRPr="00113134">
        <w:rPr>
          <w:rFonts w:ascii="Times New Roman" w:eastAsia="Times New Roman" w:hAnsi="Times New Roman" w:cs="Times New Roman"/>
          <w:sz w:val="24"/>
          <w:szCs w:val="24"/>
        </w:rPr>
        <w:t xml:space="preserve"> in Sri Lanka. Viator has a reputation for providing tourists with various experiences, from adventure tours to local excursions. The platform has a wide selection of offerings, but it suffers from the same drawbacks as other large OTAs—</w:t>
      </w:r>
      <w:r w:rsidRPr="00113134">
        <w:rPr>
          <w:rFonts w:ascii="Times New Roman" w:eastAsia="Times New Roman" w:hAnsi="Times New Roman" w:cs="Times New Roman"/>
          <w:b/>
          <w:bCs/>
          <w:sz w:val="24"/>
          <w:szCs w:val="24"/>
        </w:rPr>
        <w:t>a lack of local focus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personalized service</w:t>
      </w:r>
      <w:r w:rsidRPr="00113134">
        <w:rPr>
          <w:rFonts w:ascii="Times New Roman" w:eastAsia="Times New Roman" w:hAnsi="Times New Roman" w:cs="Times New Roman"/>
          <w:sz w:val="24"/>
          <w:szCs w:val="24"/>
        </w:rPr>
        <w:t>.</w:t>
      </w:r>
    </w:p>
    <w:p w14:paraId="444E5730" w14:textId="77777777" w:rsidR="002D7F5F" w:rsidRPr="00113134" w:rsidRDefault="002D7F5F" w:rsidP="00003F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Strengths</w:t>
      </w:r>
      <w:r w:rsidRPr="00113134">
        <w:rPr>
          <w:rFonts w:ascii="Times New Roman" w:eastAsia="Times New Roman" w:hAnsi="Times New Roman" w:cs="Times New Roman"/>
          <w:sz w:val="24"/>
          <w:szCs w:val="24"/>
        </w:rPr>
        <w:t>: Well-established, wide selection of tours and activities, integration with TripAdvisor.</w:t>
      </w:r>
    </w:p>
    <w:p w14:paraId="0C73A994" w14:textId="77777777" w:rsidR="002D7F5F" w:rsidRPr="00113134" w:rsidRDefault="002D7F5F" w:rsidP="00003F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Weaknesses</w:t>
      </w:r>
      <w:r w:rsidRPr="00113134">
        <w:rPr>
          <w:rFonts w:ascii="Times New Roman" w:eastAsia="Times New Roman" w:hAnsi="Times New Roman" w:cs="Times New Roman"/>
          <w:sz w:val="24"/>
          <w:szCs w:val="24"/>
        </w:rPr>
        <w:t>: Lack of localized service, generic offerings, limited focus on niche or underserved markets (e.g., wellness tourism, spiritual retreats).</w:t>
      </w:r>
    </w:p>
    <w:p w14:paraId="4C3D3DC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w:t>
      </w:r>
      <w:r w:rsidRPr="00113134">
        <w:rPr>
          <w:rFonts w:ascii="Times New Roman" w:eastAsia="Times New Roman" w:hAnsi="Times New Roman" w:cs="Times New Roman"/>
          <w:b/>
          <w:bCs/>
          <w:sz w:val="24"/>
          <w:szCs w:val="24"/>
        </w:rPr>
        <w:t>Viator Sri Lanka</w:t>
      </w:r>
      <w:r w:rsidRPr="00113134">
        <w:rPr>
          <w:rFonts w:ascii="Times New Roman" w:eastAsia="Times New Roman" w:hAnsi="Times New Roman" w:cs="Times New Roman"/>
          <w:sz w:val="24"/>
          <w:szCs w:val="24"/>
        </w:rPr>
        <w:t xml:space="preserve"> serves a broad audience, its lack of </w:t>
      </w:r>
      <w:r w:rsidRPr="00113134">
        <w:rPr>
          <w:rFonts w:ascii="Times New Roman" w:eastAsia="Times New Roman" w:hAnsi="Times New Roman" w:cs="Times New Roman"/>
          <w:b/>
          <w:bCs/>
          <w:sz w:val="24"/>
          <w:szCs w:val="24"/>
        </w:rPr>
        <w:t>local expertise</w:t>
      </w:r>
      <w:r w:rsidRPr="00113134">
        <w:rPr>
          <w:rFonts w:ascii="Times New Roman" w:eastAsia="Times New Roman" w:hAnsi="Times New Roman" w:cs="Times New Roman"/>
          <w:sz w:val="24"/>
          <w:szCs w:val="24"/>
        </w:rPr>
        <w:t xml:space="preserve"> and personalized services presents an opportunity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tap into </w:t>
      </w:r>
      <w:r w:rsidRPr="00113134">
        <w:rPr>
          <w:rFonts w:ascii="Times New Roman" w:eastAsia="Times New Roman" w:hAnsi="Times New Roman" w:cs="Times New Roman"/>
          <w:b/>
          <w:bCs/>
          <w:sz w:val="24"/>
          <w:szCs w:val="24"/>
        </w:rPr>
        <w:t>niche markets</w:t>
      </w:r>
      <w:r w:rsidRPr="00113134">
        <w:rPr>
          <w:rFonts w:ascii="Times New Roman" w:eastAsia="Times New Roman" w:hAnsi="Times New Roman" w:cs="Times New Roman"/>
          <w:sz w:val="24"/>
          <w:szCs w:val="24"/>
        </w:rPr>
        <w:t xml:space="preserve"> that are currently underserved. For example,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focus on emerging trends such as </w:t>
      </w:r>
      <w:r w:rsidRPr="00113134">
        <w:rPr>
          <w:rFonts w:ascii="Times New Roman" w:eastAsia="Times New Roman" w:hAnsi="Times New Roman" w:cs="Times New Roman"/>
          <w:b/>
          <w:bCs/>
          <w:sz w:val="24"/>
          <w:szCs w:val="24"/>
        </w:rPr>
        <w:t>wellness tourism</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spiritual retreats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eco-tourism</w:t>
      </w:r>
      <w:r w:rsidRPr="00113134">
        <w:rPr>
          <w:rFonts w:ascii="Times New Roman" w:eastAsia="Times New Roman" w:hAnsi="Times New Roman" w:cs="Times New Roman"/>
          <w:sz w:val="24"/>
          <w:szCs w:val="24"/>
        </w:rPr>
        <w:t>—segments that demand highly specialized and culturally relevant services.</w:t>
      </w:r>
    </w:p>
    <w:p w14:paraId="6477B8CF"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leveraging </w:t>
      </w:r>
      <w:r w:rsidRPr="00113134">
        <w:rPr>
          <w:rFonts w:ascii="Times New Roman" w:eastAsia="Times New Roman" w:hAnsi="Times New Roman" w:cs="Times New Roman"/>
          <w:b/>
          <w:bCs/>
          <w:sz w:val="24"/>
          <w:szCs w:val="24"/>
        </w:rPr>
        <w:t>local expertise</w:t>
      </w:r>
      <w:r w:rsidRPr="00113134">
        <w:rPr>
          <w:rFonts w:ascii="Times New Roman" w:eastAsia="Times New Roman" w:hAnsi="Times New Roman" w:cs="Times New Roman"/>
          <w:sz w:val="24"/>
          <w:szCs w:val="24"/>
        </w:rPr>
        <w:t xml:space="preserve"> and integrating technology to deliver </w:t>
      </w:r>
      <w:r w:rsidRPr="00113134">
        <w:rPr>
          <w:rFonts w:ascii="Times New Roman" w:eastAsia="Times New Roman" w:hAnsi="Times New Roman" w:cs="Times New Roman"/>
          <w:b/>
          <w:bCs/>
          <w:sz w:val="24"/>
          <w:szCs w:val="24"/>
        </w:rPr>
        <w:t>real-time services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carve out a unique position in these underserved sectors, creating experiences that are more tailored to the evolving demands of modern travelers.</w:t>
      </w:r>
    </w:p>
    <w:p w14:paraId="5FF9BBE8" w14:textId="70DA6551" w:rsidR="002D7F5F" w:rsidRPr="00113134" w:rsidRDefault="008761EB" w:rsidP="00E50E8D">
      <w:pPr>
        <w:pStyle w:val="Heading4"/>
      </w:pPr>
      <w:r w:rsidRPr="00113134">
        <w:t>1.3.</w:t>
      </w:r>
      <w:r w:rsidR="002D7F5F" w:rsidRPr="00113134">
        <w:t xml:space="preserve">4.5 </w:t>
      </w:r>
      <w:proofErr w:type="spellStart"/>
      <w:r w:rsidR="002D7F5F" w:rsidRPr="00113134">
        <w:t>Pathfinder.lk’s</w:t>
      </w:r>
      <w:proofErr w:type="spellEnd"/>
      <w:r w:rsidR="002D7F5F" w:rsidRPr="00113134">
        <w:t xml:space="preserve"> Competitive Advantage</w:t>
      </w:r>
    </w:p>
    <w:p w14:paraId="0AAAA3E7"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 xml:space="preserve">While the competitors mentioned above each have their strengths, there are significant </w:t>
      </w:r>
      <w:r w:rsidRPr="00113134">
        <w:rPr>
          <w:rFonts w:ascii="Times New Roman" w:eastAsia="Times New Roman" w:hAnsi="Times New Roman" w:cs="Times New Roman"/>
          <w:b/>
          <w:bCs/>
          <w:sz w:val="24"/>
          <w:szCs w:val="24"/>
        </w:rPr>
        <w:t>opportunities for disruption</w:t>
      </w:r>
      <w:r w:rsidRPr="00113134">
        <w:rPr>
          <w:rFonts w:ascii="Times New Roman" w:eastAsia="Times New Roman" w:hAnsi="Times New Roman" w:cs="Times New Roman"/>
          <w:sz w:val="24"/>
          <w:szCs w:val="24"/>
        </w:rPr>
        <w:t xml:space="preserve"> in the Sri Lankan tourism sector.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differentiate itself by focusing on:</w:t>
      </w:r>
    </w:p>
    <w:p w14:paraId="78ABFBF9" w14:textId="04B75263" w:rsidR="002D7F5F" w:rsidRPr="00113134" w:rsidRDefault="002D7F5F" w:rsidP="00003F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Customer-Centric Services</w:t>
      </w:r>
      <w:r w:rsidRPr="00113134">
        <w:rPr>
          <w:rFonts w:ascii="Times New Roman" w:eastAsia="Times New Roman" w:hAnsi="Times New Roman" w:cs="Times New Roman"/>
          <w:sz w:val="24"/>
          <w:szCs w:val="24"/>
        </w:rPr>
        <w:t xml:space="preserve">: Offering highly </w:t>
      </w:r>
      <w:r w:rsidRPr="00113134">
        <w:rPr>
          <w:rFonts w:ascii="Times New Roman" w:eastAsia="Times New Roman" w:hAnsi="Times New Roman" w:cs="Times New Roman"/>
          <w:b/>
          <w:bCs/>
          <w:sz w:val="24"/>
          <w:szCs w:val="24"/>
        </w:rPr>
        <w:t>personalized travel experiences</w:t>
      </w:r>
      <w:r w:rsidRPr="00113134">
        <w:rPr>
          <w:rFonts w:ascii="Times New Roman" w:eastAsia="Times New Roman" w:hAnsi="Times New Roman" w:cs="Times New Roman"/>
          <w:sz w:val="24"/>
          <w:szCs w:val="24"/>
        </w:rPr>
        <w:t xml:space="preserve"> tailored to individual preferences, by focusing on cultural immersion, community engagement, and highlighting </w:t>
      </w:r>
      <w:r w:rsidRPr="00113134">
        <w:rPr>
          <w:rFonts w:ascii="Times New Roman" w:eastAsia="Times New Roman" w:hAnsi="Times New Roman" w:cs="Times New Roman"/>
          <w:b/>
          <w:bCs/>
          <w:sz w:val="24"/>
          <w:szCs w:val="24"/>
        </w:rPr>
        <w:t>hidden gems</w:t>
      </w:r>
      <w:r w:rsidRPr="00113134">
        <w:rPr>
          <w:rFonts w:ascii="Times New Roman" w:eastAsia="Times New Roman" w:hAnsi="Times New Roman" w:cs="Times New Roman"/>
          <w:sz w:val="24"/>
          <w:szCs w:val="24"/>
        </w:rPr>
        <w:t xml:space="preserve"> of Sri Lanka that many tourists miss.</w:t>
      </w:r>
    </w:p>
    <w:p w14:paraId="6EB8BE2E" w14:textId="77777777" w:rsidR="002D7F5F" w:rsidRPr="00113134" w:rsidRDefault="002D7F5F" w:rsidP="00003F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Targeting Niche Markets</w:t>
      </w:r>
      <w:r w:rsidRPr="00113134">
        <w:rPr>
          <w:rFonts w:ascii="Times New Roman" w:eastAsia="Times New Roman" w:hAnsi="Times New Roman" w:cs="Times New Roman"/>
          <w:sz w:val="24"/>
          <w:szCs w:val="24"/>
        </w:rPr>
        <w:t xml:space="preserve">: Focusing on </w:t>
      </w:r>
      <w:r w:rsidRPr="00113134">
        <w:rPr>
          <w:rFonts w:ascii="Times New Roman" w:eastAsia="Times New Roman" w:hAnsi="Times New Roman" w:cs="Times New Roman"/>
          <w:b/>
          <w:bCs/>
          <w:sz w:val="24"/>
          <w:szCs w:val="24"/>
        </w:rPr>
        <w:t>niche tourism sectors</w:t>
      </w:r>
      <w:r w:rsidRPr="00113134">
        <w:rPr>
          <w:rFonts w:ascii="Times New Roman" w:eastAsia="Times New Roman" w:hAnsi="Times New Roman" w:cs="Times New Roman"/>
          <w:sz w:val="24"/>
          <w:szCs w:val="24"/>
        </w:rPr>
        <w:t xml:space="preserve"> like wellness, spiritual retreats, eco-tourism, and adventure tourism, offering specialized services and experiences that cater to these growing demands.</w:t>
      </w:r>
    </w:p>
    <w:p w14:paraId="4064D25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combining </w:t>
      </w:r>
      <w:r w:rsidRPr="00113134">
        <w:rPr>
          <w:rFonts w:ascii="Times New Roman" w:eastAsia="Times New Roman" w:hAnsi="Times New Roman" w:cs="Times New Roman"/>
          <w:b/>
          <w:bCs/>
          <w:sz w:val="24"/>
          <w:szCs w:val="24"/>
        </w:rPr>
        <w:t>local insights</w:t>
      </w:r>
      <w:r w:rsidRPr="00113134">
        <w:rPr>
          <w:rFonts w:ascii="Times New Roman" w:eastAsia="Times New Roman" w:hAnsi="Times New Roman" w:cs="Times New Roman"/>
          <w:sz w:val="24"/>
          <w:szCs w:val="24"/>
        </w:rPr>
        <w:t xml:space="preserve"> with </w:t>
      </w:r>
      <w:r w:rsidRPr="00113134">
        <w:rPr>
          <w:rFonts w:ascii="Times New Roman" w:eastAsia="Times New Roman" w:hAnsi="Times New Roman" w:cs="Times New Roman"/>
          <w:b/>
          <w:bCs/>
          <w:sz w:val="24"/>
          <w:szCs w:val="24"/>
        </w:rPr>
        <w:t>cutting-edge technology</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position itself as a </w:t>
      </w:r>
      <w:r w:rsidRPr="00113134">
        <w:rPr>
          <w:rFonts w:ascii="Times New Roman" w:eastAsia="Times New Roman" w:hAnsi="Times New Roman" w:cs="Times New Roman"/>
          <w:b/>
          <w:bCs/>
          <w:sz w:val="24"/>
          <w:szCs w:val="24"/>
        </w:rPr>
        <w:t>disruptive force</w:t>
      </w:r>
      <w:r w:rsidRPr="00113134">
        <w:rPr>
          <w:rFonts w:ascii="Times New Roman" w:eastAsia="Times New Roman" w:hAnsi="Times New Roman" w:cs="Times New Roman"/>
          <w:sz w:val="24"/>
          <w:szCs w:val="24"/>
        </w:rPr>
        <w:t xml:space="preserve"> in Sri Lanka's tourism sector, offering a modern, personalized, and immersive experience that sets it apart from both global giants like </w:t>
      </w:r>
      <w:r w:rsidRPr="00113134">
        <w:rPr>
          <w:rFonts w:ascii="Times New Roman" w:eastAsia="Times New Roman" w:hAnsi="Times New Roman" w:cs="Times New Roman"/>
          <w:b/>
          <w:bCs/>
          <w:sz w:val="24"/>
          <w:szCs w:val="24"/>
        </w:rPr>
        <w:t>Booking.com</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Airbnb</w:t>
      </w:r>
      <w:r w:rsidRPr="00113134">
        <w:rPr>
          <w:rFonts w:ascii="Times New Roman" w:eastAsia="Times New Roman" w:hAnsi="Times New Roman" w:cs="Times New Roman"/>
          <w:sz w:val="24"/>
          <w:szCs w:val="24"/>
        </w:rPr>
        <w:t xml:space="preserve"> and local players like </w:t>
      </w:r>
      <w:r w:rsidRPr="00113134">
        <w:rPr>
          <w:rFonts w:ascii="Times New Roman" w:eastAsia="Times New Roman" w:hAnsi="Times New Roman" w:cs="Times New Roman"/>
          <w:b/>
          <w:bCs/>
          <w:sz w:val="24"/>
          <w:szCs w:val="24"/>
        </w:rPr>
        <w:t>Wander Sri Lanka</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Viator</w:t>
      </w:r>
      <w:r w:rsidRPr="00113134">
        <w:rPr>
          <w:rFonts w:ascii="Times New Roman" w:eastAsia="Times New Roman" w:hAnsi="Times New Roman" w:cs="Times New Roman"/>
          <w:sz w:val="24"/>
          <w:szCs w:val="24"/>
        </w:rPr>
        <w:t>.</w:t>
      </w:r>
    </w:p>
    <w:p w14:paraId="68B37CDF" w14:textId="5A3B457E" w:rsidR="002D7F5F" w:rsidRPr="00113134" w:rsidRDefault="002D7F5F" w:rsidP="00E50E8D">
      <w:pPr>
        <w:pStyle w:val="Heading3"/>
      </w:pPr>
      <w:r w:rsidRPr="00113134">
        <w:rPr>
          <w:sz w:val="24"/>
          <w:szCs w:val="24"/>
        </w:rPr>
        <w:br/>
      </w:r>
      <w:bookmarkStart w:id="33" w:name="_Toc190468663"/>
      <w:bookmarkStart w:id="34" w:name="_Toc192716392"/>
      <w:bookmarkStart w:id="35" w:name="_Toc193366896"/>
      <w:r w:rsidR="008761EB" w:rsidRPr="00113134">
        <w:t>1.3.</w:t>
      </w:r>
      <w:r w:rsidRPr="00113134">
        <w:t>5 Consumer Behavior and Changing Preferences in Sri Lanka’s Tourism Market</w:t>
      </w:r>
      <w:bookmarkEnd w:id="33"/>
      <w:bookmarkEnd w:id="34"/>
      <w:bookmarkEnd w:id="35"/>
    </w:p>
    <w:p w14:paraId="48CA64C8"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tourism sector has seen a profound transformation over the past decade, driven by shifting consumer preferences and technological advancements. The global consumer base is increasingly </w:t>
      </w:r>
      <w:r w:rsidRPr="00113134">
        <w:rPr>
          <w:rFonts w:ascii="Times New Roman" w:eastAsia="Times New Roman" w:hAnsi="Times New Roman" w:cs="Times New Roman"/>
          <w:b/>
          <w:bCs/>
          <w:sz w:val="24"/>
          <w:szCs w:val="24"/>
        </w:rPr>
        <w:t>tech-savvy</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experience-driven</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value-oriented</w:t>
      </w:r>
      <w:r w:rsidRPr="00113134">
        <w:rPr>
          <w:rFonts w:ascii="Times New Roman" w:eastAsia="Times New Roman" w:hAnsi="Times New Roman" w:cs="Times New Roman"/>
          <w:sz w:val="24"/>
          <w:szCs w:val="24"/>
        </w:rPr>
        <w:t xml:space="preserve">, with growing demand for authenticity and personalized offerings. These trends have significant implications for Sri Lanka's tourism industry and provide valuable insights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tap into emerging market opportunities. Key trends include:</w:t>
      </w:r>
    </w:p>
    <w:p w14:paraId="17892A78" w14:textId="113A5751" w:rsidR="002D7F5F" w:rsidRPr="00113134" w:rsidRDefault="008761EB" w:rsidP="00E50E8D">
      <w:pPr>
        <w:pStyle w:val="Heading4"/>
      </w:pPr>
      <w:r w:rsidRPr="00113134">
        <w:t>1.3.</w:t>
      </w:r>
      <w:r w:rsidR="002D7F5F" w:rsidRPr="00113134">
        <w:t>5.1 Experience Over Material Goods</w:t>
      </w:r>
    </w:p>
    <w:p w14:paraId="042F00F5"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Younger generations, particularly </w:t>
      </w:r>
      <w:r w:rsidRPr="00113134">
        <w:rPr>
          <w:rFonts w:ascii="Times New Roman" w:eastAsia="Times New Roman" w:hAnsi="Times New Roman" w:cs="Times New Roman"/>
          <w:b/>
          <w:bCs/>
          <w:sz w:val="24"/>
          <w:szCs w:val="24"/>
        </w:rPr>
        <w:t>Millennials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Gen Z</w:t>
      </w:r>
      <w:r w:rsidRPr="00113134">
        <w:rPr>
          <w:rFonts w:ascii="Times New Roman" w:eastAsia="Times New Roman" w:hAnsi="Times New Roman" w:cs="Times New Roman"/>
          <w:sz w:val="24"/>
          <w:szCs w:val="24"/>
        </w:rPr>
        <w:t xml:space="preserve">, are shifting away from traditional material goods in favor of experiences. Travel, especially for these demographics, is now seen as a way to create memories rather than simply indulging in luxury goods. This group seeks </w:t>
      </w:r>
      <w:r w:rsidRPr="00113134">
        <w:rPr>
          <w:rFonts w:ascii="Times New Roman" w:eastAsia="Times New Roman" w:hAnsi="Times New Roman" w:cs="Times New Roman"/>
          <w:b/>
          <w:bCs/>
          <w:sz w:val="24"/>
          <w:szCs w:val="24"/>
        </w:rPr>
        <w:t>authenticity</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local engagement</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experiential value</w:t>
      </w:r>
      <w:r w:rsidRPr="00113134">
        <w:rPr>
          <w:rFonts w:ascii="Times New Roman" w:eastAsia="Times New Roman" w:hAnsi="Times New Roman" w:cs="Times New Roman"/>
          <w:sz w:val="24"/>
          <w:szCs w:val="24"/>
        </w:rPr>
        <w:t xml:space="preserve"> during their travels.</w:t>
      </w:r>
    </w:p>
    <w:p w14:paraId="1A4475CC" w14:textId="77777777" w:rsidR="002D7F5F" w:rsidRPr="00113134" w:rsidRDefault="002D7F5F" w:rsidP="00003F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Consumer Insight</w:t>
      </w:r>
      <w:r w:rsidRPr="00113134">
        <w:rPr>
          <w:rFonts w:ascii="Times New Roman" w:eastAsia="Times New Roman" w:hAnsi="Times New Roman" w:cs="Times New Roman"/>
          <w:sz w:val="24"/>
          <w:szCs w:val="24"/>
        </w:rPr>
        <w:t>: Travel is less about indulgence in luxury and more about immersion into unique, off-the-beaten-path experiences.</w:t>
      </w:r>
    </w:p>
    <w:p w14:paraId="4F67CED4" w14:textId="77777777" w:rsidR="002D7F5F" w:rsidRPr="00113134" w:rsidRDefault="002D7F5F" w:rsidP="00003F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This shift offers an excellent opportunity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create </w:t>
      </w:r>
      <w:r w:rsidRPr="00113134">
        <w:rPr>
          <w:rFonts w:ascii="Times New Roman" w:eastAsia="Times New Roman" w:hAnsi="Times New Roman" w:cs="Times New Roman"/>
          <w:b/>
          <w:bCs/>
          <w:sz w:val="24"/>
          <w:szCs w:val="24"/>
        </w:rPr>
        <w:t>bespoke travel experiences</w:t>
      </w:r>
      <w:r w:rsidRPr="00113134">
        <w:rPr>
          <w:rFonts w:ascii="Times New Roman" w:eastAsia="Times New Roman" w:hAnsi="Times New Roman" w:cs="Times New Roman"/>
          <w:sz w:val="24"/>
          <w:szCs w:val="24"/>
        </w:rPr>
        <w:t xml:space="preserve"> that cater to this desire for authenticity. The platform can focus on </w:t>
      </w:r>
      <w:r w:rsidRPr="00113134">
        <w:rPr>
          <w:rFonts w:ascii="Times New Roman" w:eastAsia="Times New Roman" w:hAnsi="Times New Roman" w:cs="Times New Roman"/>
          <w:b/>
          <w:bCs/>
          <w:sz w:val="24"/>
          <w:szCs w:val="24"/>
        </w:rPr>
        <w:t>curated itineraries</w:t>
      </w:r>
      <w:r w:rsidRPr="00113134">
        <w:rPr>
          <w:rFonts w:ascii="Times New Roman" w:eastAsia="Times New Roman" w:hAnsi="Times New Roman" w:cs="Times New Roman"/>
          <w:sz w:val="24"/>
          <w:szCs w:val="24"/>
        </w:rPr>
        <w:t xml:space="preserve"> that emphasize local culture, food, traditions, and community-based experiences. Offering activities like </w:t>
      </w:r>
      <w:r w:rsidRPr="00113134">
        <w:rPr>
          <w:rFonts w:ascii="Times New Roman" w:eastAsia="Times New Roman" w:hAnsi="Times New Roman" w:cs="Times New Roman"/>
          <w:b/>
          <w:bCs/>
          <w:sz w:val="24"/>
          <w:szCs w:val="24"/>
        </w:rPr>
        <w:t>local cooking classes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cultural exchanges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artisanal crafts workshops</w:t>
      </w:r>
      <w:r w:rsidRPr="00113134">
        <w:rPr>
          <w:rFonts w:ascii="Times New Roman" w:eastAsia="Times New Roman" w:hAnsi="Times New Roman" w:cs="Times New Roman"/>
          <w:sz w:val="24"/>
          <w:szCs w:val="24"/>
        </w:rPr>
        <w:t xml:space="preserve"> would resonate deeply with these consumers.</w:t>
      </w:r>
    </w:p>
    <w:p w14:paraId="5C766BF0"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positioning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as a leader in offering </w:t>
      </w:r>
      <w:r w:rsidRPr="00113134">
        <w:rPr>
          <w:rFonts w:ascii="Times New Roman" w:eastAsia="Times New Roman" w:hAnsi="Times New Roman" w:cs="Times New Roman"/>
          <w:b/>
          <w:bCs/>
          <w:sz w:val="24"/>
          <w:szCs w:val="24"/>
        </w:rPr>
        <w:t>authentic Sri Lankan experiences</w:t>
      </w:r>
      <w:r w:rsidRPr="00113134">
        <w:rPr>
          <w:rFonts w:ascii="Times New Roman" w:eastAsia="Times New Roman" w:hAnsi="Times New Roman" w:cs="Times New Roman"/>
          <w:sz w:val="24"/>
          <w:szCs w:val="24"/>
        </w:rPr>
        <w:t>, travelers can engage with the destination on a deeper level, moving beyond the standard tourist activities and connecting with the culture on a personal scale.</w:t>
      </w:r>
    </w:p>
    <w:p w14:paraId="4617B69F" w14:textId="25009598" w:rsidR="002D7F5F" w:rsidRPr="00113134" w:rsidRDefault="008761EB" w:rsidP="00E50E8D">
      <w:pPr>
        <w:pStyle w:val="Heading4"/>
      </w:pPr>
      <w:r w:rsidRPr="00113134">
        <w:lastRenderedPageBreak/>
        <w:t>1.3.</w:t>
      </w:r>
      <w:r w:rsidR="002D7F5F" w:rsidRPr="00113134">
        <w:t>5.2 Sustainability and Eco-Consciousness</w:t>
      </w:r>
    </w:p>
    <w:p w14:paraId="16C5C2D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Environmental consciousness has become a mainstream value, especially among younger travelers who are increasingly prioritizing </w:t>
      </w:r>
      <w:r w:rsidRPr="00113134">
        <w:rPr>
          <w:rFonts w:ascii="Times New Roman" w:eastAsia="Times New Roman" w:hAnsi="Times New Roman" w:cs="Times New Roman"/>
          <w:b/>
          <w:bCs/>
          <w:sz w:val="24"/>
          <w:szCs w:val="24"/>
        </w:rPr>
        <w:t>sustainable travel options</w:t>
      </w:r>
      <w:r w:rsidRPr="00113134">
        <w:rPr>
          <w:rFonts w:ascii="Times New Roman" w:eastAsia="Times New Roman" w:hAnsi="Times New Roman" w:cs="Times New Roman"/>
          <w:sz w:val="24"/>
          <w:szCs w:val="24"/>
        </w:rPr>
        <w:t xml:space="preserve">. Tourists are more likely to choose companies that embrace </w:t>
      </w:r>
      <w:r w:rsidRPr="00113134">
        <w:rPr>
          <w:rFonts w:ascii="Times New Roman" w:eastAsia="Times New Roman" w:hAnsi="Times New Roman" w:cs="Times New Roman"/>
          <w:b/>
          <w:bCs/>
          <w:sz w:val="24"/>
          <w:szCs w:val="24"/>
        </w:rPr>
        <w:t>eco-friendly practices</w:t>
      </w:r>
      <w:r w:rsidRPr="00113134">
        <w:rPr>
          <w:rFonts w:ascii="Times New Roman" w:eastAsia="Times New Roman" w:hAnsi="Times New Roman" w:cs="Times New Roman"/>
          <w:sz w:val="24"/>
          <w:szCs w:val="24"/>
        </w:rPr>
        <w:t>, such as sustainable accommodations, low-carbon transport, and responsible wildlife tourism.</w:t>
      </w:r>
    </w:p>
    <w:p w14:paraId="3BD053C0" w14:textId="77777777" w:rsidR="002D7F5F" w:rsidRPr="00113134" w:rsidRDefault="002D7F5F" w:rsidP="00003F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Consumer Insight</w:t>
      </w:r>
      <w:r w:rsidRPr="00113134">
        <w:rPr>
          <w:rFonts w:ascii="Times New Roman" w:eastAsia="Times New Roman" w:hAnsi="Times New Roman" w:cs="Times New Roman"/>
          <w:sz w:val="24"/>
          <w:szCs w:val="24"/>
        </w:rPr>
        <w:t xml:space="preserve">: Consumers prefer brands that reflect their values—particularly those who advocate for </w:t>
      </w:r>
      <w:r w:rsidRPr="00113134">
        <w:rPr>
          <w:rFonts w:ascii="Times New Roman" w:eastAsia="Times New Roman" w:hAnsi="Times New Roman" w:cs="Times New Roman"/>
          <w:b/>
          <w:bCs/>
          <w:sz w:val="24"/>
          <w:szCs w:val="24"/>
        </w:rPr>
        <w:t>sustainability</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environmental protection</w:t>
      </w:r>
      <w:r w:rsidRPr="00113134">
        <w:rPr>
          <w:rFonts w:ascii="Times New Roman" w:eastAsia="Times New Roman" w:hAnsi="Times New Roman" w:cs="Times New Roman"/>
          <w:sz w:val="24"/>
          <w:szCs w:val="24"/>
        </w:rPr>
        <w:t>.</w:t>
      </w:r>
    </w:p>
    <w:p w14:paraId="4229B595" w14:textId="77777777" w:rsidR="002D7F5F" w:rsidRPr="00113134" w:rsidRDefault="002D7F5F" w:rsidP="00003F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Sri Lanka’s</w:t>
      </w:r>
      <w:r w:rsidRPr="00113134">
        <w:rPr>
          <w:rFonts w:ascii="Times New Roman" w:eastAsia="Times New Roman" w:hAnsi="Times New Roman" w:cs="Times New Roman"/>
          <w:sz w:val="24"/>
          <w:szCs w:val="24"/>
        </w:rPr>
        <w:t xml:space="preserve"> natural beauty and rich biodiversity present a unique advantage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offer </w:t>
      </w:r>
      <w:r w:rsidRPr="00113134">
        <w:rPr>
          <w:rFonts w:ascii="Times New Roman" w:eastAsia="Times New Roman" w:hAnsi="Times New Roman" w:cs="Times New Roman"/>
          <w:b/>
          <w:bCs/>
          <w:sz w:val="24"/>
          <w:szCs w:val="24"/>
        </w:rPr>
        <w:t>eco-friendly travel experiences</w:t>
      </w:r>
      <w:r w:rsidRPr="00113134">
        <w:rPr>
          <w:rFonts w:ascii="Times New Roman" w:eastAsia="Times New Roman" w:hAnsi="Times New Roman" w:cs="Times New Roman"/>
          <w:sz w:val="24"/>
          <w:szCs w:val="24"/>
        </w:rPr>
        <w:t xml:space="preserve">. Promoting </w:t>
      </w:r>
      <w:r w:rsidRPr="00113134">
        <w:rPr>
          <w:rFonts w:ascii="Times New Roman" w:eastAsia="Times New Roman" w:hAnsi="Times New Roman" w:cs="Times New Roman"/>
          <w:b/>
          <w:bCs/>
          <w:sz w:val="24"/>
          <w:szCs w:val="24"/>
        </w:rPr>
        <w:t>green tourism</w:t>
      </w:r>
      <w:r w:rsidRPr="00113134">
        <w:rPr>
          <w:rFonts w:ascii="Times New Roman" w:eastAsia="Times New Roman" w:hAnsi="Times New Roman" w:cs="Times New Roman"/>
          <w:sz w:val="24"/>
          <w:szCs w:val="24"/>
        </w:rPr>
        <w:t xml:space="preserve"> initiatives, such as eco-friendly hotels, wildlife conservation tours, and </w:t>
      </w:r>
      <w:r w:rsidRPr="00113134">
        <w:rPr>
          <w:rFonts w:ascii="Times New Roman" w:eastAsia="Times New Roman" w:hAnsi="Times New Roman" w:cs="Times New Roman"/>
          <w:b/>
          <w:bCs/>
          <w:sz w:val="24"/>
          <w:szCs w:val="24"/>
        </w:rPr>
        <w:t>carbon-neutral transportation</w:t>
      </w:r>
      <w:r w:rsidRPr="00113134">
        <w:rPr>
          <w:rFonts w:ascii="Times New Roman" w:eastAsia="Times New Roman" w:hAnsi="Times New Roman" w:cs="Times New Roman"/>
          <w:sz w:val="24"/>
          <w:szCs w:val="24"/>
        </w:rPr>
        <w:t xml:space="preserve">, would help align the brand with eco-conscious travelers.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also partner with local environmental organizations to promote responsible tourism and create an impact that resonates with sustainability-driven tourists.</w:t>
      </w:r>
    </w:p>
    <w:p w14:paraId="5527DDE2"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integrating </w:t>
      </w:r>
      <w:r w:rsidRPr="00113134">
        <w:rPr>
          <w:rFonts w:ascii="Times New Roman" w:eastAsia="Times New Roman" w:hAnsi="Times New Roman" w:cs="Times New Roman"/>
          <w:b/>
          <w:bCs/>
          <w:sz w:val="24"/>
          <w:szCs w:val="24"/>
        </w:rPr>
        <w:t>sustainability</w:t>
      </w:r>
      <w:r w:rsidRPr="00113134">
        <w:rPr>
          <w:rFonts w:ascii="Times New Roman" w:eastAsia="Times New Roman" w:hAnsi="Times New Roman" w:cs="Times New Roman"/>
          <w:sz w:val="24"/>
          <w:szCs w:val="24"/>
        </w:rPr>
        <w:t xml:space="preserve"> into every aspect of its offerings,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appeal to travelers who are motivated by environmental concerns, giving them the opportunity to enjoy Sri Lanka’s beauty while contributing to its preservation.</w:t>
      </w:r>
    </w:p>
    <w:p w14:paraId="75780F40" w14:textId="7AC97346" w:rsidR="002D7F5F" w:rsidRPr="00113134" w:rsidRDefault="008761EB" w:rsidP="00E50E8D">
      <w:pPr>
        <w:pStyle w:val="Heading4"/>
      </w:pPr>
      <w:r w:rsidRPr="00113134">
        <w:t>1.3.</w:t>
      </w:r>
      <w:r w:rsidR="002D7F5F" w:rsidRPr="00113134">
        <w:t>5.3 Health &amp; Wellness Tourism</w:t>
      </w:r>
    </w:p>
    <w:p w14:paraId="19EDF68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demand for </w:t>
      </w:r>
      <w:r w:rsidRPr="00113134">
        <w:rPr>
          <w:rFonts w:ascii="Times New Roman" w:eastAsia="Times New Roman" w:hAnsi="Times New Roman" w:cs="Times New Roman"/>
          <w:b/>
          <w:bCs/>
          <w:sz w:val="24"/>
          <w:szCs w:val="24"/>
        </w:rPr>
        <w:t>health and wellness tourism</w:t>
      </w:r>
      <w:r w:rsidRPr="00113134">
        <w:rPr>
          <w:rFonts w:ascii="Times New Roman" w:eastAsia="Times New Roman" w:hAnsi="Times New Roman" w:cs="Times New Roman"/>
          <w:sz w:val="24"/>
          <w:szCs w:val="24"/>
        </w:rPr>
        <w:t xml:space="preserve"> has surged in recent years as more travelers seek to rejuvenate their </w:t>
      </w:r>
      <w:r w:rsidRPr="00113134">
        <w:rPr>
          <w:rFonts w:ascii="Times New Roman" w:eastAsia="Times New Roman" w:hAnsi="Times New Roman" w:cs="Times New Roman"/>
          <w:b/>
          <w:bCs/>
          <w:sz w:val="24"/>
          <w:szCs w:val="24"/>
        </w:rPr>
        <w:t>physical</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emotional</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mental well-being</w:t>
      </w:r>
      <w:r w:rsidRPr="00113134">
        <w:rPr>
          <w:rFonts w:ascii="Times New Roman" w:eastAsia="Times New Roman" w:hAnsi="Times New Roman" w:cs="Times New Roman"/>
          <w:sz w:val="24"/>
          <w:szCs w:val="24"/>
        </w:rPr>
        <w:t xml:space="preserve">. Whether through </w:t>
      </w:r>
      <w:r w:rsidRPr="00113134">
        <w:rPr>
          <w:rFonts w:ascii="Times New Roman" w:eastAsia="Times New Roman" w:hAnsi="Times New Roman" w:cs="Times New Roman"/>
          <w:b/>
          <w:bCs/>
          <w:sz w:val="24"/>
          <w:szCs w:val="24"/>
        </w:rPr>
        <w:t>Ayurvedic treatments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yoga retreats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wellness centers</w:t>
      </w:r>
      <w:r w:rsidRPr="00113134">
        <w:rPr>
          <w:rFonts w:ascii="Times New Roman" w:eastAsia="Times New Roman" w:hAnsi="Times New Roman" w:cs="Times New Roman"/>
          <w:sz w:val="24"/>
          <w:szCs w:val="24"/>
        </w:rPr>
        <w:t>, the focus on holistic health is shaping travel choices globally.</w:t>
      </w:r>
    </w:p>
    <w:p w14:paraId="59173849" w14:textId="77777777" w:rsidR="002D7F5F" w:rsidRPr="00113134" w:rsidRDefault="002D7F5F" w:rsidP="00003F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Consumer Insight</w:t>
      </w:r>
      <w:r w:rsidRPr="00113134">
        <w:rPr>
          <w:rFonts w:ascii="Times New Roman" w:eastAsia="Times New Roman" w:hAnsi="Times New Roman" w:cs="Times New Roman"/>
          <w:sz w:val="24"/>
          <w:szCs w:val="24"/>
        </w:rPr>
        <w:t xml:space="preserve">: Tourists are increasingly seeking destinations that promote </w:t>
      </w:r>
      <w:r w:rsidRPr="00113134">
        <w:rPr>
          <w:rFonts w:ascii="Times New Roman" w:eastAsia="Times New Roman" w:hAnsi="Times New Roman" w:cs="Times New Roman"/>
          <w:b/>
          <w:bCs/>
          <w:sz w:val="24"/>
          <w:szCs w:val="24"/>
        </w:rPr>
        <w:t>mental and physical well-being</w:t>
      </w:r>
      <w:r w:rsidRPr="00113134">
        <w:rPr>
          <w:rFonts w:ascii="Times New Roman" w:eastAsia="Times New Roman" w:hAnsi="Times New Roman" w:cs="Times New Roman"/>
          <w:sz w:val="24"/>
          <w:szCs w:val="24"/>
        </w:rPr>
        <w:t>, with a focus on relaxation and rejuvenation.</w:t>
      </w:r>
    </w:p>
    <w:p w14:paraId="6AD73EE7" w14:textId="77777777" w:rsidR="002D7F5F" w:rsidRPr="00113134" w:rsidRDefault="002D7F5F" w:rsidP="00003F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Sri Lanka</w:t>
      </w:r>
      <w:r w:rsidRPr="00113134">
        <w:rPr>
          <w:rFonts w:ascii="Times New Roman" w:eastAsia="Times New Roman" w:hAnsi="Times New Roman" w:cs="Times New Roman"/>
          <w:sz w:val="24"/>
          <w:szCs w:val="24"/>
        </w:rPr>
        <w:t xml:space="preserve"> is known for its rich Ayurvedic traditions, wellness centers, and yoga retreats, making it an ideal destination for health-conscious travelers.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integrate these offerings by providing </w:t>
      </w:r>
      <w:r w:rsidRPr="00113134">
        <w:rPr>
          <w:rFonts w:ascii="Times New Roman" w:eastAsia="Times New Roman" w:hAnsi="Times New Roman" w:cs="Times New Roman"/>
          <w:b/>
          <w:bCs/>
          <w:sz w:val="24"/>
          <w:szCs w:val="24"/>
        </w:rPr>
        <w:t>wellness-focused itineraries</w:t>
      </w:r>
      <w:r w:rsidRPr="00113134">
        <w:rPr>
          <w:rFonts w:ascii="Times New Roman" w:eastAsia="Times New Roman" w:hAnsi="Times New Roman" w:cs="Times New Roman"/>
          <w:sz w:val="24"/>
          <w:szCs w:val="24"/>
        </w:rPr>
        <w:t xml:space="preserve"> that include Ayurvedic spa experiences, yoga and meditation retreats, and </w:t>
      </w:r>
      <w:r w:rsidRPr="00113134">
        <w:rPr>
          <w:rFonts w:ascii="Times New Roman" w:eastAsia="Times New Roman" w:hAnsi="Times New Roman" w:cs="Times New Roman"/>
          <w:b/>
          <w:bCs/>
          <w:sz w:val="24"/>
          <w:szCs w:val="24"/>
        </w:rPr>
        <w:t>wellness-focused eco-tours</w:t>
      </w:r>
      <w:r w:rsidRPr="00113134">
        <w:rPr>
          <w:rFonts w:ascii="Times New Roman" w:eastAsia="Times New Roman" w:hAnsi="Times New Roman" w:cs="Times New Roman"/>
          <w:sz w:val="24"/>
          <w:szCs w:val="24"/>
        </w:rPr>
        <w:t>.</w:t>
      </w:r>
    </w:p>
    <w:p w14:paraId="5E9523D2"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inclusion of these services would allow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cater to a growing market of </w:t>
      </w:r>
      <w:r w:rsidRPr="00113134">
        <w:rPr>
          <w:rFonts w:ascii="Times New Roman" w:eastAsia="Times New Roman" w:hAnsi="Times New Roman" w:cs="Times New Roman"/>
          <w:b/>
          <w:bCs/>
          <w:sz w:val="24"/>
          <w:szCs w:val="24"/>
        </w:rPr>
        <w:t>health-conscious travelers</w:t>
      </w:r>
      <w:r w:rsidRPr="00113134">
        <w:rPr>
          <w:rFonts w:ascii="Times New Roman" w:eastAsia="Times New Roman" w:hAnsi="Times New Roman" w:cs="Times New Roman"/>
          <w:sz w:val="24"/>
          <w:szCs w:val="24"/>
        </w:rPr>
        <w:t xml:space="preserve">, positioning the platform as a go-to source for </w:t>
      </w:r>
      <w:r w:rsidRPr="00113134">
        <w:rPr>
          <w:rFonts w:ascii="Times New Roman" w:eastAsia="Times New Roman" w:hAnsi="Times New Roman" w:cs="Times New Roman"/>
          <w:b/>
          <w:bCs/>
          <w:sz w:val="24"/>
          <w:szCs w:val="24"/>
        </w:rPr>
        <w:t>holistic wellness experiences</w:t>
      </w:r>
      <w:r w:rsidRPr="00113134">
        <w:rPr>
          <w:rFonts w:ascii="Times New Roman" w:eastAsia="Times New Roman" w:hAnsi="Times New Roman" w:cs="Times New Roman"/>
          <w:sz w:val="24"/>
          <w:szCs w:val="24"/>
        </w:rPr>
        <w:t xml:space="preserve"> in Sri Lanka.</w:t>
      </w:r>
    </w:p>
    <w:p w14:paraId="1A8C0B87" w14:textId="07D159AA" w:rsidR="002D7F5F" w:rsidRPr="00113134" w:rsidRDefault="008F0771" w:rsidP="00E50E8D">
      <w:pPr>
        <w:pStyle w:val="Heading4"/>
      </w:pPr>
      <w:r w:rsidRPr="00113134">
        <w:br/>
      </w:r>
      <w:r w:rsidRPr="00113134">
        <w:br/>
      </w:r>
      <w:r w:rsidR="008761EB" w:rsidRPr="00113134">
        <w:t>1.3.</w:t>
      </w:r>
      <w:r w:rsidR="002D7F5F" w:rsidRPr="00113134">
        <w:t>5.4 Shift Towards Independent Travel</w:t>
      </w:r>
    </w:p>
    <w:p w14:paraId="09A30486"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rise of </w:t>
      </w:r>
      <w:r w:rsidRPr="00113134">
        <w:rPr>
          <w:rFonts w:ascii="Times New Roman" w:eastAsia="Times New Roman" w:hAnsi="Times New Roman" w:cs="Times New Roman"/>
          <w:b/>
          <w:bCs/>
          <w:sz w:val="24"/>
          <w:szCs w:val="24"/>
        </w:rPr>
        <w:t>solo travel</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self-guided tours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digital nomads</w:t>
      </w:r>
      <w:r w:rsidRPr="00113134">
        <w:rPr>
          <w:rFonts w:ascii="Times New Roman" w:eastAsia="Times New Roman" w:hAnsi="Times New Roman" w:cs="Times New Roman"/>
          <w:sz w:val="24"/>
          <w:szCs w:val="24"/>
        </w:rPr>
        <w:t xml:space="preserve"> is reshaping the tourism landscape. Many travelers are now seeking greater </w:t>
      </w:r>
      <w:r w:rsidRPr="00113134">
        <w:rPr>
          <w:rFonts w:ascii="Times New Roman" w:eastAsia="Times New Roman" w:hAnsi="Times New Roman" w:cs="Times New Roman"/>
          <w:b/>
          <w:bCs/>
          <w:sz w:val="24"/>
          <w:szCs w:val="24"/>
        </w:rPr>
        <w:t>flexibility</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independence</w:t>
      </w:r>
      <w:r w:rsidRPr="00113134">
        <w:rPr>
          <w:rFonts w:ascii="Times New Roman" w:eastAsia="Times New Roman" w:hAnsi="Times New Roman" w:cs="Times New Roman"/>
          <w:sz w:val="24"/>
          <w:szCs w:val="24"/>
        </w:rPr>
        <w:t xml:space="preserve"> in their travel </w:t>
      </w:r>
      <w:r w:rsidRPr="00113134">
        <w:rPr>
          <w:rFonts w:ascii="Times New Roman" w:eastAsia="Times New Roman" w:hAnsi="Times New Roman" w:cs="Times New Roman"/>
          <w:sz w:val="24"/>
          <w:szCs w:val="24"/>
        </w:rPr>
        <w:lastRenderedPageBreak/>
        <w:t>arrangements. They want to design their own itineraries, choose their own activities, and explore destinations at their own pace.</w:t>
      </w:r>
    </w:p>
    <w:p w14:paraId="4DF15149" w14:textId="77777777" w:rsidR="002D7F5F" w:rsidRPr="00113134" w:rsidRDefault="002D7F5F" w:rsidP="00003F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Consumer Insight</w:t>
      </w:r>
      <w:r w:rsidRPr="00113134">
        <w:rPr>
          <w:rFonts w:ascii="Times New Roman" w:eastAsia="Times New Roman" w:hAnsi="Times New Roman" w:cs="Times New Roman"/>
          <w:sz w:val="24"/>
          <w:szCs w:val="24"/>
        </w:rPr>
        <w:t xml:space="preserve">: Tourists increasingly value </w:t>
      </w:r>
      <w:r w:rsidRPr="00113134">
        <w:rPr>
          <w:rFonts w:ascii="Times New Roman" w:eastAsia="Times New Roman" w:hAnsi="Times New Roman" w:cs="Times New Roman"/>
          <w:b/>
          <w:bCs/>
          <w:sz w:val="24"/>
          <w:szCs w:val="24"/>
        </w:rPr>
        <w:t>independence</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customization</w:t>
      </w:r>
      <w:r w:rsidRPr="00113134">
        <w:rPr>
          <w:rFonts w:ascii="Times New Roman" w:eastAsia="Times New Roman" w:hAnsi="Times New Roman" w:cs="Times New Roman"/>
          <w:sz w:val="24"/>
          <w:szCs w:val="24"/>
        </w:rPr>
        <w:t>, preferring experiences where they can set their own pace and have greater control over their itinerary.</w:t>
      </w:r>
    </w:p>
    <w:p w14:paraId="3DC837BC" w14:textId="77777777" w:rsidR="002D7F5F" w:rsidRPr="00113134" w:rsidRDefault="002D7F5F" w:rsidP="00003F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This trend presents a unique opportunity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cater to the growing number of </w:t>
      </w:r>
      <w:r w:rsidRPr="00113134">
        <w:rPr>
          <w:rFonts w:ascii="Times New Roman" w:eastAsia="Times New Roman" w:hAnsi="Times New Roman" w:cs="Times New Roman"/>
          <w:b/>
          <w:bCs/>
          <w:sz w:val="24"/>
          <w:szCs w:val="24"/>
        </w:rPr>
        <w:t>independent travelers</w:t>
      </w:r>
      <w:r w:rsidRPr="00113134">
        <w:rPr>
          <w:rFonts w:ascii="Times New Roman" w:eastAsia="Times New Roman" w:hAnsi="Times New Roman" w:cs="Times New Roman"/>
          <w:sz w:val="24"/>
          <w:szCs w:val="24"/>
        </w:rPr>
        <w:t xml:space="preserve">. By offering </w:t>
      </w:r>
      <w:r w:rsidRPr="00113134">
        <w:rPr>
          <w:rFonts w:ascii="Times New Roman" w:eastAsia="Times New Roman" w:hAnsi="Times New Roman" w:cs="Times New Roman"/>
          <w:b/>
          <w:bCs/>
          <w:sz w:val="24"/>
          <w:szCs w:val="24"/>
        </w:rPr>
        <w:t>customizable travel packages</w:t>
      </w:r>
      <w:r w:rsidRPr="00113134">
        <w:rPr>
          <w:rFonts w:ascii="Times New Roman" w:eastAsia="Times New Roman" w:hAnsi="Times New Roman" w:cs="Times New Roman"/>
          <w:sz w:val="24"/>
          <w:szCs w:val="24"/>
        </w:rPr>
        <w:t>—where users can select activities, plan routes, and adjust itineraries in real time—</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meet the needs of tourists seeking flexibility. Additionally, the company can introduce </w:t>
      </w:r>
      <w:r w:rsidRPr="00113134">
        <w:rPr>
          <w:rFonts w:ascii="Times New Roman" w:eastAsia="Times New Roman" w:hAnsi="Times New Roman" w:cs="Times New Roman"/>
          <w:b/>
          <w:bCs/>
          <w:sz w:val="24"/>
          <w:szCs w:val="24"/>
        </w:rPr>
        <w:t>self-guided tour options</w:t>
      </w:r>
      <w:r w:rsidRPr="00113134">
        <w:rPr>
          <w:rFonts w:ascii="Times New Roman" w:eastAsia="Times New Roman" w:hAnsi="Times New Roman" w:cs="Times New Roman"/>
          <w:sz w:val="24"/>
          <w:szCs w:val="24"/>
        </w:rPr>
        <w:t xml:space="preserve"> that include interactive apps and GPS features, allowing travelers to explore </w:t>
      </w:r>
      <w:r w:rsidRPr="00113134">
        <w:rPr>
          <w:rFonts w:ascii="Times New Roman" w:eastAsia="Times New Roman" w:hAnsi="Times New Roman" w:cs="Times New Roman"/>
          <w:b/>
          <w:bCs/>
          <w:sz w:val="24"/>
          <w:szCs w:val="24"/>
        </w:rPr>
        <w:t>Sri Lanka’s hidden gems</w:t>
      </w:r>
      <w:r w:rsidRPr="00113134">
        <w:rPr>
          <w:rFonts w:ascii="Times New Roman" w:eastAsia="Times New Roman" w:hAnsi="Times New Roman" w:cs="Times New Roman"/>
          <w:sz w:val="24"/>
          <w:szCs w:val="24"/>
        </w:rPr>
        <w:t xml:space="preserve"> independently while still benefiting from curated recommendations.</w:t>
      </w:r>
    </w:p>
    <w:p w14:paraId="450EF572"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Offering this level of flexibility will appeal to </w:t>
      </w:r>
      <w:r w:rsidRPr="00113134">
        <w:rPr>
          <w:rFonts w:ascii="Times New Roman" w:eastAsia="Times New Roman" w:hAnsi="Times New Roman" w:cs="Times New Roman"/>
          <w:b/>
          <w:bCs/>
          <w:sz w:val="24"/>
          <w:szCs w:val="24"/>
        </w:rPr>
        <w:t>solo travelers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backpackers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digital nomads</w:t>
      </w:r>
      <w:r w:rsidRPr="00113134">
        <w:rPr>
          <w:rFonts w:ascii="Times New Roman" w:eastAsia="Times New Roman" w:hAnsi="Times New Roman" w:cs="Times New Roman"/>
          <w:sz w:val="24"/>
          <w:szCs w:val="24"/>
        </w:rPr>
        <w:t xml:space="preserve"> who value the freedom to explore Sri Lanka on their own terms.</w:t>
      </w:r>
    </w:p>
    <w:p w14:paraId="69EB018F" w14:textId="4714C7CA" w:rsidR="002D7F5F" w:rsidRPr="00113134" w:rsidRDefault="008761EB" w:rsidP="00E50E8D">
      <w:pPr>
        <w:pStyle w:val="Heading4"/>
      </w:pPr>
      <w:r w:rsidRPr="00113134">
        <w:t>1.3.</w:t>
      </w:r>
      <w:r w:rsidR="002D7F5F" w:rsidRPr="00113134">
        <w:t>5.5 Importance of Reviews and Recommendations</w:t>
      </w:r>
    </w:p>
    <w:p w14:paraId="77A7C168"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today’s digital age, </w:t>
      </w:r>
      <w:r w:rsidRPr="00113134">
        <w:rPr>
          <w:rFonts w:ascii="Times New Roman" w:eastAsia="Times New Roman" w:hAnsi="Times New Roman" w:cs="Times New Roman"/>
          <w:b/>
          <w:bCs/>
          <w:sz w:val="24"/>
          <w:szCs w:val="24"/>
        </w:rPr>
        <w:t>online reviews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social media recommendations</w:t>
      </w:r>
      <w:r w:rsidRPr="00113134">
        <w:rPr>
          <w:rFonts w:ascii="Times New Roman" w:eastAsia="Times New Roman" w:hAnsi="Times New Roman" w:cs="Times New Roman"/>
          <w:sz w:val="24"/>
          <w:szCs w:val="24"/>
        </w:rPr>
        <w:t xml:space="preserve"> play a pivotal role in shaping travel decisions. </w:t>
      </w:r>
      <w:r w:rsidRPr="00113134">
        <w:rPr>
          <w:rFonts w:ascii="Times New Roman" w:eastAsia="Times New Roman" w:hAnsi="Times New Roman" w:cs="Times New Roman"/>
          <w:b/>
          <w:bCs/>
          <w:sz w:val="24"/>
          <w:szCs w:val="24"/>
        </w:rPr>
        <w:t>User-generated content</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ratings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personal reviews</w:t>
      </w:r>
      <w:r w:rsidRPr="00113134">
        <w:rPr>
          <w:rFonts w:ascii="Times New Roman" w:eastAsia="Times New Roman" w:hAnsi="Times New Roman" w:cs="Times New Roman"/>
          <w:sz w:val="24"/>
          <w:szCs w:val="24"/>
        </w:rPr>
        <w:t xml:space="preserve"> are vital for building trust and credibility. Travelers now often rely on the experiences of others to guide their decisions, especially when choosing destinations, accommodations, and activities.</w:t>
      </w:r>
    </w:p>
    <w:p w14:paraId="79B3B9A6" w14:textId="77777777" w:rsidR="002D7F5F" w:rsidRPr="00113134" w:rsidRDefault="002D7F5F" w:rsidP="00003F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Consumer Insight</w:t>
      </w:r>
      <w:r w:rsidRPr="00113134">
        <w:rPr>
          <w:rFonts w:ascii="Times New Roman" w:eastAsia="Times New Roman" w:hAnsi="Times New Roman" w:cs="Times New Roman"/>
          <w:sz w:val="24"/>
          <w:szCs w:val="24"/>
        </w:rPr>
        <w:t>: Tourists are more likely to choose services and experiences based on positive online reviews, social media buzz, and word-of-mouth recommendations from fellow travelers.</w:t>
      </w:r>
    </w:p>
    <w:p w14:paraId="7EE613B5" w14:textId="77777777" w:rsidR="002D7F5F" w:rsidRPr="00113134" w:rsidRDefault="002D7F5F" w:rsidP="00003F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leverage the power of </w:t>
      </w:r>
      <w:r w:rsidRPr="00113134">
        <w:rPr>
          <w:rFonts w:ascii="Times New Roman" w:eastAsia="Times New Roman" w:hAnsi="Times New Roman" w:cs="Times New Roman"/>
          <w:b/>
          <w:bCs/>
          <w:sz w:val="24"/>
          <w:szCs w:val="24"/>
        </w:rPr>
        <w:t>online reviews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user-generated content</w:t>
      </w:r>
      <w:r w:rsidRPr="00113134">
        <w:rPr>
          <w:rFonts w:ascii="Times New Roman" w:eastAsia="Times New Roman" w:hAnsi="Times New Roman" w:cs="Times New Roman"/>
          <w:sz w:val="24"/>
          <w:szCs w:val="24"/>
        </w:rPr>
        <w:t xml:space="preserve"> by encouraging travelers to share their experiences and leave reviews on the platform. Creating a </w:t>
      </w:r>
      <w:r w:rsidRPr="00113134">
        <w:rPr>
          <w:rFonts w:ascii="Times New Roman" w:eastAsia="Times New Roman" w:hAnsi="Times New Roman" w:cs="Times New Roman"/>
          <w:b/>
          <w:bCs/>
          <w:sz w:val="24"/>
          <w:szCs w:val="24"/>
        </w:rPr>
        <w:t>community-driven</w:t>
      </w:r>
      <w:r w:rsidRPr="00113134">
        <w:rPr>
          <w:rFonts w:ascii="Times New Roman" w:eastAsia="Times New Roman" w:hAnsi="Times New Roman" w:cs="Times New Roman"/>
          <w:sz w:val="24"/>
          <w:szCs w:val="24"/>
        </w:rPr>
        <w:t xml:space="preserve"> space for travelers to engage and recommend hidden gems, local experiences, or lesser-known destinations could boost the brand’s credibility. Furthermore, an active presence on </w:t>
      </w:r>
      <w:r w:rsidRPr="00113134">
        <w:rPr>
          <w:rFonts w:ascii="Times New Roman" w:eastAsia="Times New Roman" w:hAnsi="Times New Roman" w:cs="Times New Roman"/>
          <w:b/>
          <w:bCs/>
          <w:sz w:val="24"/>
          <w:szCs w:val="24"/>
        </w:rPr>
        <w:t>social media platforms</w:t>
      </w:r>
      <w:r w:rsidRPr="00113134">
        <w:rPr>
          <w:rFonts w:ascii="Times New Roman" w:eastAsia="Times New Roman" w:hAnsi="Times New Roman" w:cs="Times New Roman"/>
          <w:sz w:val="24"/>
          <w:szCs w:val="24"/>
        </w:rPr>
        <w:t xml:space="preserve"> would allow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engage directly with users, sharing authentic stories and experiences that resonate with potential customers.</w:t>
      </w:r>
    </w:p>
    <w:p w14:paraId="5B8EF113" w14:textId="77777777"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Encouraging </w:t>
      </w:r>
      <w:r w:rsidRPr="00113134">
        <w:rPr>
          <w:rFonts w:ascii="Times New Roman" w:eastAsia="Times New Roman" w:hAnsi="Times New Roman" w:cs="Times New Roman"/>
          <w:b/>
          <w:bCs/>
          <w:sz w:val="24"/>
          <w:szCs w:val="24"/>
        </w:rPr>
        <w:t>user engagement</w:t>
      </w:r>
      <w:r w:rsidRPr="00113134">
        <w:rPr>
          <w:rFonts w:ascii="Times New Roman" w:eastAsia="Times New Roman" w:hAnsi="Times New Roman" w:cs="Times New Roman"/>
          <w:sz w:val="24"/>
          <w:szCs w:val="24"/>
        </w:rPr>
        <w:t xml:space="preserve"> through </w:t>
      </w:r>
      <w:r w:rsidRPr="00113134">
        <w:rPr>
          <w:rFonts w:ascii="Times New Roman" w:eastAsia="Times New Roman" w:hAnsi="Times New Roman" w:cs="Times New Roman"/>
          <w:b/>
          <w:bCs/>
          <w:sz w:val="24"/>
          <w:szCs w:val="24"/>
        </w:rPr>
        <w:t>social media</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reviews</w:t>
      </w:r>
      <w:r w:rsidRPr="00113134">
        <w:rPr>
          <w:rFonts w:ascii="Times New Roman" w:eastAsia="Times New Roman" w:hAnsi="Times New Roman" w:cs="Times New Roman"/>
          <w:sz w:val="24"/>
          <w:szCs w:val="24"/>
        </w:rPr>
        <w:t xml:space="preserve"> would help build a loyal customer base and further establish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as a trusted, community-focused brand in the Sri Lankan tourism sector.</w:t>
      </w:r>
    </w:p>
    <w:p w14:paraId="15C35C84" w14:textId="6029B1A5" w:rsidR="002D7F5F" w:rsidRPr="00113134" w:rsidRDefault="002D7F5F" w:rsidP="002D7F5F">
      <w:pPr>
        <w:spacing w:after="0" w:line="240" w:lineRule="auto"/>
        <w:rPr>
          <w:rFonts w:ascii="Times New Roman" w:eastAsia="Times New Roman" w:hAnsi="Times New Roman" w:cs="Times New Roman"/>
          <w:sz w:val="24"/>
          <w:szCs w:val="24"/>
        </w:rPr>
      </w:pPr>
    </w:p>
    <w:p w14:paraId="64AA17B4" w14:textId="77777777" w:rsidR="00220728" w:rsidRPr="00113134" w:rsidRDefault="00220728" w:rsidP="002D7F5F">
      <w:pPr>
        <w:spacing w:after="0" w:line="240" w:lineRule="auto"/>
        <w:rPr>
          <w:rFonts w:ascii="Times New Roman" w:eastAsia="Times New Roman" w:hAnsi="Times New Roman" w:cs="Times New Roman"/>
          <w:sz w:val="24"/>
          <w:szCs w:val="24"/>
        </w:rPr>
      </w:pPr>
    </w:p>
    <w:p w14:paraId="2A62FCB5" w14:textId="77777777" w:rsidR="00220728" w:rsidRPr="00113134" w:rsidRDefault="00220728" w:rsidP="002D7F5F">
      <w:pPr>
        <w:spacing w:after="0" w:line="240" w:lineRule="auto"/>
        <w:rPr>
          <w:rFonts w:ascii="Times New Roman" w:eastAsia="Times New Roman" w:hAnsi="Times New Roman" w:cs="Times New Roman"/>
          <w:sz w:val="24"/>
          <w:szCs w:val="24"/>
        </w:rPr>
      </w:pPr>
    </w:p>
    <w:p w14:paraId="440490B0" w14:textId="77777777" w:rsidR="00220728" w:rsidRPr="00113134" w:rsidRDefault="00220728" w:rsidP="002D7F5F">
      <w:pPr>
        <w:spacing w:after="0" w:line="240" w:lineRule="auto"/>
        <w:rPr>
          <w:rFonts w:ascii="Times New Roman" w:eastAsia="Times New Roman" w:hAnsi="Times New Roman" w:cs="Times New Roman"/>
          <w:sz w:val="24"/>
          <w:szCs w:val="24"/>
        </w:rPr>
      </w:pPr>
    </w:p>
    <w:p w14:paraId="02C0FC0A" w14:textId="77777777" w:rsidR="002D7F5F" w:rsidRPr="00113134" w:rsidRDefault="002D7F5F" w:rsidP="002D7F5F">
      <w:pPr>
        <w:spacing w:before="100" w:beforeAutospacing="1" w:after="100" w:afterAutospacing="1" w:line="240" w:lineRule="auto"/>
        <w:outlineLvl w:val="2"/>
        <w:rPr>
          <w:rFonts w:ascii="Times New Roman" w:eastAsia="Times New Roman" w:hAnsi="Times New Roman" w:cs="Times New Roman"/>
          <w:b/>
          <w:bCs/>
          <w:sz w:val="27"/>
          <w:szCs w:val="27"/>
        </w:rPr>
      </w:pPr>
      <w:bookmarkStart w:id="36" w:name="_Toc190468664"/>
      <w:bookmarkStart w:id="37" w:name="_Toc192716393"/>
      <w:bookmarkStart w:id="38" w:name="_Toc193366897"/>
      <w:r w:rsidRPr="00113134">
        <w:rPr>
          <w:rFonts w:ascii="Times New Roman" w:eastAsia="Times New Roman" w:hAnsi="Times New Roman" w:cs="Times New Roman"/>
          <w:b/>
          <w:bCs/>
          <w:sz w:val="27"/>
          <w:szCs w:val="27"/>
        </w:rPr>
        <w:t>Conclusion</w:t>
      </w:r>
      <w:bookmarkEnd w:id="36"/>
      <w:bookmarkEnd w:id="37"/>
      <w:bookmarkEnd w:id="38"/>
    </w:p>
    <w:p w14:paraId="4091B512" w14:textId="02019ABE" w:rsidR="002D7F5F" w:rsidRPr="00113134" w:rsidRDefault="002D7F5F" w:rsidP="002D7F5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 xml:space="preserve">As </w:t>
      </w:r>
      <w:r w:rsidRPr="00113134">
        <w:rPr>
          <w:rFonts w:ascii="Times New Roman" w:eastAsia="Times New Roman" w:hAnsi="Times New Roman" w:cs="Times New Roman"/>
          <w:b/>
          <w:bCs/>
          <w:sz w:val="24"/>
          <w:szCs w:val="24"/>
        </w:rPr>
        <w:t>consumer behavior</w:t>
      </w:r>
      <w:r w:rsidRPr="00113134">
        <w:rPr>
          <w:rFonts w:ascii="Times New Roman" w:eastAsia="Times New Roman" w:hAnsi="Times New Roman" w:cs="Times New Roman"/>
          <w:sz w:val="24"/>
          <w:szCs w:val="24"/>
        </w:rPr>
        <w:t xml:space="preserve"> continues to evolve in Sri Lanka’s tourism market,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has</w:t>
      </w:r>
      <w:r w:rsidR="00220728"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sz w:val="24"/>
          <w:szCs w:val="24"/>
        </w:rPr>
        <w:t xml:space="preserve">the opportunity to position itself as a frontrunner by </w:t>
      </w:r>
      <w:r w:rsidRPr="00113134">
        <w:rPr>
          <w:rFonts w:ascii="Times New Roman" w:eastAsia="Times New Roman" w:hAnsi="Times New Roman" w:cs="Times New Roman"/>
          <w:b/>
          <w:bCs/>
          <w:sz w:val="24"/>
          <w:szCs w:val="24"/>
        </w:rPr>
        <w:t>embracing the latest travel trends</w:t>
      </w:r>
      <w:r w:rsidRPr="00113134">
        <w:rPr>
          <w:rFonts w:ascii="Times New Roman" w:eastAsia="Times New Roman" w:hAnsi="Times New Roman" w:cs="Times New Roman"/>
          <w:sz w:val="24"/>
          <w:szCs w:val="24"/>
        </w:rPr>
        <w:t xml:space="preserve">. By focusing on </w:t>
      </w:r>
      <w:r w:rsidRPr="00113134">
        <w:rPr>
          <w:rFonts w:ascii="Times New Roman" w:eastAsia="Times New Roman" w:hAnsi="Times New Roman" w:cs="Times New Roman"/>
          <w:b/>
          <w:bCs/>
          <w:sz w:val="24"/>
          <w:szCs w:val="24"/>
        </w:rPr>
        <w:t>personalized, experience-driven tourism</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sustainability</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wellness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independent travel</w:t>
      </w:r>
      <w:r w:rsidRPr="00113134">
        <w:rPr>
          <w:rFonts w:ascii="Times New Roman" w:eastAsia="Times New Roman" w:hAnsi="Times New Roman" w:cs="Times New Roman"/>
          <w:sz w:val="24"/>
          <w:szCs w:val="24"/>
        </w:rPr>
        <w:t xml:space="preserve">, while also utilizing </w:t>
      </w:r>
      <w:r w:rsidRPr="00113134">
        <w:rPr>
          <w:rFonts w:ascii="Times New Roman" w:eastAsia="Times New Roman" w:hAnsi="Times New Roman" w:cs="Times New Roman"/>
          <w:b/>
          <w:bCs/>
          <w:sz w:val="24"/>
          <w:szCs w:val="24"/>
        </w:rPr>
        <w:t>technology</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user-generated content</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cater to the changing needs of today’s modern tourists.</w:t>
      </w:r>
    </w:p>
    <w:p w14:paraId="68FFDEEA" w14:textId="31C66264" w:rsidR="007D5A80" w:rsidRPr="00113134" w:rsidRDefault="008761EB" w:rsidP="00E50E8D">
      <w:pPr>
        <w:pStyle w:val="Heading3"/>
      </w:pPr>
      <w:bookmarkStart w:id="39" w:name="_Toc190468665"/>
      <w:bookmarkStart w:id="40" w:name="_Toc192716394"/>
      <w:bookmarkStart w:id="41" w:name="_Toc193366898"/>
      <w:r w:rsidRPr="00113134">
        <w:t>1.3.</w:t>
      </w:r>
      <w:r w:rsidR="007D5A80" w:rsidRPr="00113134">
        <w:t>6 Challenges and Barriers in the Sri Lankan Tourism Market</w:t>
      </w:r>
      <w:bookmarkEnd w:id="39"/>
      <w:bookmarkEnd w:id="40"/>
      <w:bookmarkEnd w:id="41"/>
    </w:p>
    <w:p w14:paraId="3B17A5AD"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Sri Lanka’s tourism industry holds significant growth potential,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face a range of challenges that could impact their ability to scale and compete effectively in the market. Understanding and navigating these challenges will be crucial for long-term success. Key barriers include:</w:t>
      </w:r>
    </w:p>
    <w:p w14:paraId="153BC28E" w14:textId="2ED100BA" w:rsidR="007D5A80" w:rsidRPr="00113134" w:rsidRDefault="008761EB" w:rsidP="00E50E8D">
      <w:pPr>
        <w:pStyle w:val="Heading4"/>
      </w:pPr>
      <w:r w:rsidRPr="00113134">
        <w:t>1.3.</w:t>
      </w:r>
      <w:r w:rsidR="007D5A80" w:rsidRPr="00113134">
        <w:t>6.1 Political Instability</w:t>
      </w:r>
    </w:p>
    <w:p w14:paraId="30A379DC"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Sri Lanka has experienced periods of </w:t>
      </w:r>
      <w:r w:rsidRPr="00113134">
        <w:rPr>
          <w:rFonts w:ascii="Times New Roman" w:eastAsia="Times New Roman" w:hAnsi="Times New Roman" w:cs="Times New Roman"/>
          <w:b/>
          <w:bCs/>
          <w:sz w:val="24"/>
          <w:szCs w:val="24"/>
        </w:rPr>
        <w:t>political instability</w:t>
      </w:r>
      <w:r w:rsidRPr="00113134">
        <w:rPr>
          <w:rFonts w:ascii="Times New Roman" w:eastAsia="Times New Roman" w:hAnsi="Times New Roman" w:cs="Times New Roman"/>
          <w:sz w:val="24"/>
          <w:szCs w:val="24"/>
        </w:rPr>
        <w:t xml:space="preserve">, particularly in recent years, which has had a noticeable impact on tourism. Political unrest can lead to </w:t>
      </w:r>
      <w:r w:rsidRPr="00113134">
        <w:rPr>
          <w:rFonts w:ascii="Times New Roman" w:eastAsia="Times New Roman" w:hAnsi="Times New Roman" w:cs="Times New Roman"/>
          <w:b/>
          <w:bCs/>
          <w:sz w:val="24"/>
          <w:szCs w:val="24"/>
        </w:rPr>
        <w:t>fluctuating tourist arrivals</w:t>
      </w:r>
      <w:r w:rsidRPr="00113134">
        <w:rPr>
          <w:rFonts w:ascii="Times New Roman" w:eastAsia="Times New Roman" w:hAnsi="Times New Roman" w:cs="Times New Roman"/>
          <w:sz w:val="24"/>
          <w:szCs w:val="24"/>
        </w:rPr>
        <w:t xml:space="preserve">, sudden shifts in </w:t>
      </w:r>
      <w:r w:rsidRPr="00113134">
        <w:rPr>
          <w:rFonts w:ascii="Times New Roman" w:eastAsia="Times New Roman" w:hAnsi="Times New Roman" w:cs="Times New Roman"/>
          <w:b/>
          <w:bCs/>
          <w:sz w:val="24"/>
          <w:szCs w:val="24"/>
        </w:rPr>
        <w:t>government policies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regulatory challenges</w:t>
      </w:r>
      <w:r w:rsidRPr="00113134">
        <w:rPr>
          <w:rFonts w:ascii="Times New Roman" w:eastAsia="Times New Roman" w:hAnsi="Times New Roman" w:cs="Times New Roman"/>
          <w:sz w:val="24"/>
          <w:szCs w:val="24"/>
        </w:rPr>
        <w:t xml:space="preserve"> that create uncertainties for businesses in the tourism sector.</w:t>
      </w:r>
    </w:p>
    <w:p w14:paraId="0A86B036" w14:textId="77777777" w:rsidR="007D5A80" w:rsidRPr="00113134" w:rsidRDefault="007D5A80" w:rsidP="00003F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the Tourism Market</w:t>
      </w:r>
      <w:r w:rsidRPr="00113134">
        <w:rPr>
          <w:rFonts w:ascii="Times New Roman" w:eastAsia="Times New Roman" w:hAnsi="Times New Roman" w:cs="Times New Roman"/>
          <w:sz w:val="24"/>
          <w:szCs w:val="24"/>
        </w:rPr>
        <w:t>: Political instability often results in reduced international visitors, temporary changes in travel advisories, and regulatory unpredictability that could affect pricing, permits, and tourism-related operations.</w:t>
      </w:r>
    </w:p>
    <w:p w14:paraId="6C22BF70" w14:textId="77777777" w:rsidR="007D5A80" w:rsidRPr="00113134" w:rsidRDefault="007D5A80" w:rsidP="00003F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To mitigate the risks posed by political instability,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should adopt </w:t>
      </w:r>
      <w:r w:rsidRPr="00113134">
        <w:rPr>
          <w:rFonts w:ascii="Times New Roman" w:eastAsia="Times New Roman" w:hAnsi="Times New Roman" w:cs="Times New Roman"/>
          <w:b/>
          <w:bCs/>
          <w:sz w:val="24"/>
          <w:szCs w:val="24"/>
        </w:rPr>
        <w:t>agile business strategies</w:t>
      </w:r>
      <w:r w:rsidRPr="00113134">
        <w:rPr>
          <w:rFonts w:ascii="Times New Roman" w:eastAsia="Times New Roman" w:hAnsi="Times New Roman" w:cs="Times New Roman"/>
          <w:sz w:val="24"/>
          <w:szCs w:val="24"/>
        </w:rPr>
        <w:t xml:space="preserve"> that allow flexibility in response to market fluctuations. Maintaining close communication with local authorities and international diplomatic bodies will help the company stay informed about potential disruptions. Additionally, having contingency plans and diversifying the </w:t>
      </w:r>
      <w:r w:rsidRPr="00113134">
        <w:rPr>
          <w:rFonts w:ascii="Times New Roman" w:eastAsia="Times New Roman" w:hAnsi="Times New Roman" w:cs="Times New Roman"/>
          <w:b/>
          <w:bCs/>
          <w:sz w:val="24"/>
          <w:szCs w:val="24"/>
        </w:rPr>
        <w:t>target audience</w:t>
      </w:r>
      <w:r w:rsidRPr="00113134">
        <w:rPr>
          <w:rFonts w:ascii="Times New Roman" w:eastAsia="Times New Roman" w:hAnsi="Times New Roman" w:cs="Times New Roman"/>
          <w:sz w:val="24"/>
          <w:szCs w:val="24"/>
        </w:rPr>
        <w:t xml:space="preserve"> to include more </w:t>
      </w:r>
      <w:r w:rsidRPr="00113134">
        <w:rPr>
          <w:rFonts w:ascii="Times New Roman" w:eastAsia="Times New Roman" w:hAnsi="Times New Roman" w:cs="Times New Roman"/>
          <w:b/>
          <w:bCs/>
          <w:sz w:val="24"/>
          <w:szCs w:val="24"/>
        </w:rPr>
        <w:t>domestic tourists</w:t>
      </w:r>
      <w:r w:rsidRPr="00113134">
        <w:rPr>
          <w:rFonts w:ascii="Times New Roman" w:eastAsia="Times New Roman" w:hAnsi="Times New Roman" w:cs="Times New Roman"/>
          <w:sz w:val="24"/>
          <w:szCs w:val="24"/>
        </w:rPr>
        <w:t xml:space="preserve"> or those from politically stable regions can offer some stability in times of uncertainty.</w:t>
      </w:r>
    </w:p>
    <w:p w14:paraId="0C1711E5"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developing a </w:t>
      </w:r>
      <w:r w:rsidRPr="00113134">
        <w:rPr>
          <w:rFonts w:ascii="Times New Roman" w:eastAsia="Times New Roman" w:hAnsi="Times New Roman" w:cs="Times New Roman"/>
          <w:b/>
          <w:bCs/>
          <w:sz w:val="24"/>
          <w:szCs w:val="24"/>
        </w:rPr>
        <w:t>resilient business model</w:t>
      </w:r>
      <w:r w:rsidRPr="00113134">
        <w:rPr>
          <w:rFonts w:ascii="Times New Roman" w:eastAsia="Times New Roman" w:hAnsi="Times New Roman" w:cs="Times New Roman"/>
          <w:sz w:val="24"/>
          <w:szCs w:val="24"/>
        </w:rPr>
        <w:t xml:space="preserve"> that is adaptable to change,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maintain its competitive edge even during challenging political periods.</w:t>
      </w:r>
    </w:p>
    <w:p w14:paraId="6C162860" w14:textId="61B1FD5C" w:rsidR="007D5A80" w:rsidRPr="00113134" w:rsidRDefault="008761EB" w:rsidP="00E50E8D">
      <w:pPr>
        <w:pStyle w:val="Heading4"/>
      </w:pPr>
      <w:r w:rsidRPr="00113134">
        <w:t>1.3.</w:t>
      </w:r>
      <w:r w:rsidR="007D5A80" w:rsidRPr="00113134">
        <w:t>6.2 Infrastructure Development</w:t>
      </w:r>
    </w:p>
    <w:p w14:paraId="2917CED5"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Sri Lanka’s major cities like </w:t>
      </w:r>
      <w:r w:rsidRPr="00113134">
        <w:rPr>
          <w:rFonts w:ascii="Times New Roman" w:eastAsia="Times New Roman" w:hAnsi="Times New Roman" w:cs="Times New Roman"/>
          <w:b/>
          <w:bCs/>
          <w:sz w:val="24"/>
          <w:szCs w:val="24"/>
        </w:rPr>
        <w:t>Colombo</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Kandy</w:t>
      </w:r>
      <w:r w:rsidRPr="00113134">
        <w:rPr>
          <w:rFonts w:ascii="Times New Roman" w:eastAsia="Times New Roman" w:hAnsi="Times New Roman" w:cs="Times New Roman"/>
          <w:sz w:val="24"/>
          <w:szCs w:val="24"/>
        </w:rPr>
        <w:t xml:space="preserve"> are well-connected, </w:t>
      </w:r>
      <w:r w:rsidRPr="00113134">
        <w:rPr>
          <w:rFonts w:ascii="Times New Roman" w:eastAsia="Times New Roman" w:hAnsi="Times New Roman" w:cs="Times New Roman"/>
          <w:b/>
          <w:bCs/>
          <w:sz w:val="24"/>
          <w:szCs w:val="24"/>
        </w:rPr>
        <w:t>rural areas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lesser-known destinations</w:t>
      </w:r>
      <w:r w:rsidRPr="00113134">
        <w:rPr>
          <w:rFonts w:ascii="Times New Roman" w:eastAsia="Times New Roman" w:hAnsi="Times New Roman" w:cs="Times New Roman"/>
          <w:sz w:val="24"/>
          <w:szCs w:val="24"/>
        </w:rPr>
        <w:t xml:space="preserve"> still face significant </w:t>
      </w:r>
      <w:r w:rsidRPr="00113134">
        <w:rPr>
          <w:rFonts w:ascii="Times New Roman" w:eastAsia="Times New Roman" w:hAnsi="Times New Roman" w:cs="Times New Roman"/>
          <w:b/>
          <w:bCs/>
          <w:sz w:val="24"/>
          <w:szCs w:val="24"/>
        </w:rPr>
        <w:t>infrastructure challenges</w:t>
      </w:r>
      <w:r w:rsidRPr="00113134">
        <w:rPr>
          <w:rFonts w:ascii="Times New Roman" w:eastAsia="Times New Roman" w:hAnsi="Times New Roman" w:cs="Times New Roman"/>
          <w:sz w:val="24"/>
          <w:szCs w:val="24"/>
        </w:rPr>
        <w:t xml:space="preserve">. These areas often struggle with </w:t>
      </w:r>
      <w:r w:rsidRPr="00113134">
        <w:rPr>
          <w:rFonts w:ascii="Times New Roman" w:eastAsia="Times New Roman" w:hAnsi="Times New Roman" w:cs="Times New Roman"/>
          <w:b/>
          <w:bCs/>
          <w:sz w:val="24"/>
          <w:szCs w:val="24"/>
        </w:rPr>
        <w:t>poor transportation networks</w:t>
      </w:r>
      <w:r w:rsidRPr="00113134">
        <w:rPr>
          <w:rFonts w:ascii="Times New Roman" w:eastAsia="Times New Roman" w:hAnsi="Times New Roman" w:cs="Times New Roman"/>
          <w:sz w:val="24"/>
          <w:szCs w:val="24"/>
        </w:rPr>
        <w:t xml:space="preserve">, inadequate </w:t>
      </w:r>
      <w:r w:rsidRPr="00113134">
        <w:rPr>
          <w:rFonts w:ascii="Times New Roman" w:eastAsia="Times New Roman" w:hAnsi="Times New Roman" w:cs="Times New Roman"/>
          <w:b/>
          <w:bCs/>
          <w:sz w:val="24"/>
          <w:szCs w:val="24"/>
        </w:rPr>
        <w:t>accommodations</w:t>
      </w:r>
      <w:r w:rsidRPr="00113134">
        <w:rPr>
          <w:rFonts w:ascii="Times New Roman" w:eastAsia="Times New Roman" w:hAnsi="Times New Roman" w:cs="Times New Roman"/>
          <w:sz w:val="24"/>
          <w:szCs w:val="24"/>
        </w:rPr>
        <w:t xml:space="preserve">, and limited </w:t>
      </w:r>
      <w:r w:rsidRPr="00113134">
        <w:rPr>
          <w:rFonts w:ascii="Times New Roman" w:eastAsia="Times New Roman" w:hAnsi="Times New Roman" w:cs="Times New Roman"/>
          <w:b/>
          <w:bCs/>
          <w:sz w:val="24"/>
          <w:szCs w:val="24"/>
        </w:rPr>
        <w:t>tourist services</w:t>
      </w:r>
      <w:r w:rsidRPr="00113134">
        <w:rPr>
          <w:rFonts w:ascii="Times New Roman" w:eastAsia="Times New Roman" w:hAnsi="Times New Roman" w:cs="Times New Roman"/>
          <w:sz w:val="24"/>
          <w:szCs w:val="24"/>
        </w:rPr>
        <w:t>, which could deter international tourists from venturing beyond the popular hotspots.</w:t>
      </w:r>
    </w:p>
    <w:p w14:paraId="116680D9" w14:textId="77777777" w:rsidR="007D5A80" w:rsidRPr="00113134" w:rsidRDefault="007D5A80" w:rsidP="00003F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the Tourism Market</w:t>
      </w:r>
      <w:r w:rsidRPr="00113134">
        <w:rPr>
          <w:rFonts w:ascii="Times New Roman" w:eastAsia="Times New Roman" w:hAnsi="Times New Roman" w:cs="Times New Roman"/>
          <w:sz w:val="24"/>
          <w:szCs w:val="24"/>
        </w:rPr>
        <w:t xml:space="preserve">: Poor infrastructure in rural regions can lead to challenges in offering seamless travel experiences, especially for tourists seeking to explore off-the-beaten-path destinations. This can result in a mismatch between </w:t>
      </w:r>
      <w:r w:rsidRPr="00113134">
        <w:rPr>
          <w:rFonts w:ascii="Times New Roman" w:eastAsia="Times New Roman" w:hAnsi="Times New Roman" w:cs="Times New Roman"/>
          <w:b/>
          <w:bCs/>
          <w:sz w:val="24"/>
          <w:szCs w:val="24"/>
        </w:rPr>
        <w:t>tourist demand</w:t>
      </w:r>
      <w:r w:rsidRPr="00113134">
        <w:rPr>
          <w:rFonts w:ascii="Times New Roman" w:eastAsia="Times New Roman" w:hAnsi="Times New Roman" w:cs="Times New Roman"/>
          <w:sz w:val="24"/>
          <w:szCs w:val="24"/>
        </w:rPr>
        <w:t xml:space="preserve"> for diverse experiences and </w:t>
      </w:r>
      <w:r w:rsidRPr="00113134">
        <w:rPr>
          <w:rFonts w:ascii="Times New Roman" w:eastAsia="Times New Roman" w:hAnsi="Times New Roman" w:cs="Times New Roman"/>
          <w:b/>
          <w:bCs/>
          <w:sz w:val="24"/>
          <w:szCs w:val="24"/>
        </w:rPr>
        <w:t>supply</w:t>
      </w:r>
      <w:r w:rsidRPr="00113134">
        <w:rPr>
          <w:rFonts w:ascii="Times New Roman" w:eastAsia="Times New Roman" w:hAnsi="Times New Roman" w:cs="Times New Roman"/>
          <w:sz w:val="24"/>
          <w:szCs w:val="24"/>
        </w:rPr>
        <w:t xml:space="preserve"> from local businesses.</w:t>
      </w:r>
    </w:p>
    <w:p w14:paraId="2469B28A" w14:textId="77777777" w:rsidR="007D5A80" w:rsidRPr="00113134" w:rsidRDefault="007D5A80" w:rsidP="00003F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overcome infrastructure limitations by </w:t>
      </w:r>
      <w:r w:rsidRPr="00113134">
        <w:rPr>
          <w:rFonts w:ascii="Times New Roman" w:eastAsia="Times New Roman" w:hAnsi="Times New Roman" w:cs="Times New Roman"/>
          <w:b/>
          <w:bCs/>
          <w:sz w:val="24"/>
          <w:szCs w:val="24"/>
        </w:rPr>
        <w:t>partnering with local businesses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community leaders</w:t>
      </w:r>
      <w:r w:rsidRPr="00113134">
        <w:rPr>
          <w:rFonts w:ascii="Times New Roman" w:eastAsia="Times New Roman" w:hAnsi="Times New Roman" w:cs="Times New Roman"/>
          <w:sz w:val="24"/>
          <w:szCs w:val="24"/>
        </w:rPr>
        <w:t xml:space="preserve"> in rural areas to enhance the travel experience. Establishing partnerships with </w:t>
      </w:r>
      <w:r w:rsidRPr="00113134">
        <w:rPr>
          <w:rFonts w:ascii="Times New Roman" w:eastAsia="Times New Roman" w:hAnsi="Times New Roman" w:cs="Times New Roman"/>
          <w:b/>
          <w:bCs/>
          <w:sz w:val="24"/>
          <w:szCs w:val="24"/>
        </w:rPr>
        <w:t>local transport providers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guesthouses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eco-friendly resorts</w:t>
      </w:r>
      <w:r w:rsidRPr="00113134">
        <w:rPr>
          <w:rFonts w:ascii="Times New Roman" w:eastAsia="Times New Roman" w:hAnsi="Times New Roman" w:cs="Times New Roman"/>
          <w:sz w:val="24"/>
          <w:szCs w:val="24"/>
        </w:rPr>
        <w:t xml:space="preserve"> will help ensure a smooth journey for tourists exploring remote regions. Additionally,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could invest in providing </w:t>
      </w:r>
      <w:r w:rsidRPr="00113134">
        <w:rPr>
          <w:rFonts w:ascii="Times New Roman" w:eastAsia="Times New Roman" w:hAnsi="Times New Roman" w:cs="Times New Roman"/>
          <w:b/>
          <w:bCs/>
          <w:sz w:val="24"/>
          <w:szCs w:val="24"/>
        </w:rPr>
        <w:t>digital solutions</w:t>
      </w:r>
      <w:r w:rsidRPr="00113134">
        <w:rPr>
          <w:rFonts w:ascii="Times New Roman" w:eastAsia="Times New Roman" w:hAnsi="Times New Roman" w:cs="Times New Roman"/>
          <w:sz w:val="24"/>
          <w:szCs w:val="24"/>
        </w:rPr>
        <w:t xml:space="preserve"> such as an </w:t>
      </w:r>
      <w:r w:rsidRPr="00113134">
        <w:rPr>
          <w:rFonts w:ascii="Times New Roman" w:eastAsia="Times New Roman" w:hAnsi="Times New Roman" w:cs="Times New Roman"/>
          <w:b/>
          <w:bCs/>
          <w:sz w:val="24"/>
          <w:szCs w:val="24"/>
        </w:rPr>
        <w:t>interactive mobile app</w:t>
      </w:r>
      <w:r w:rsidRPr="00113134">
        <w:rPr>
          <w:rFonts w:ascii="Times New Roman" w:eastAsia="Times New Roman" w:hAnsi="Times New Roman" w:cs="Times New Roman"/>
          <w:sz w:val="24"/>
          <w:szCs w:val="24"/>
        </w:rPr>
        <w:t xml:space="preserve"> that helps tourists navigate less-traveled areas, providing real-time updates on transport, activities, and local recommendations.</w:t>
      </w:r>
    </w:p>
    <w:p w14:paraId="05F32A55"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focusing on </w:t>
      </w:r>
      <w:r w:rsidRPr="00113134">
        <w:rPr>
          <w:rFonts w:ascii="Times New Roman" w:eastAsia="Times New Roman" w:hAnsi="Times New Roman" w:cs="Times New Roman"/>
          <w:b/>
          <w:bCs/>
          <w:sz w:val="24"/>
          <w:szCs w:val="24"/>
        </w:rPr>
        <w:t>regional expansion</w:t>
      </w:r>
      <w:r w:rsidRPr="00113134">
        <w:rPr>
          <w:rFonts w:ascii="Times New Roman" w:eastAsia="Times New Roman" w:hAnsi="Times New Roman" w:cs="Times New Roman"/>
          <w:sz w:val="24"/>
          <w:szCs w:val="24"/>
        </w:rPr>
        <w:t xml:space="preserve"> and leveraging </w:t>
      </w:r>
      <w:r w:rsidRPr="00113134">
        <w:rPr>
          <w:rFonts w:ascii="Times New Roman" w:eastAsia="Times New Roman" w:hAnsi="Times New Roman" w:cs="Times New Roman"/>
          <w:b/>
          <w:bCs/>
          <w:sz w:val="24"/>
          <w:szCs w:val="24"/>
        </w:rPr>
        <w:t>technology</w:t>
      </w:r>
      <w:r w:rsidRPr="00113134">
        <w:rPr>
          <w:rFonts w:ascii="Times New Roman" w:eastAsia="Times New Roman" w:hAnsi="Times New Roman" w:cs="Times New Roman"/>
          <w:sz w:val="24"/>
          <w:szCs w:val="24"/>
        </w:rPr>
        <w:t xml:space="preserve"> to bridge infrastructure gaps,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offer unique travel experiences that cater to both urban and rural tourism demand.</w:t>
      </w:r>
    </w:p>
    <w:p w14:paraId="5CABBC52" w14:textId="2B01DD18" w:rsidR="007D5A80" w:rsidRPr="00113134" w:rsidRDefault="008761EB" w:rsidP="00E50E8D">
      <w:pPr>
        <w:pStyle w:val="Heading4"/>
      </w:pPr>
      <w:r w:rsidRPr="00113134">
        <w:t>1.3.</w:t>
      </w:r>
      <w:r w:rsidR="007D5A80" w:rsidRPr="00113134">
        <w:t>6.3 Competition from Global Brands</w:t>
      </w:r>
    </w:p>
    <w:p w14:paraId="43646D88"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International platforms such as </w:t>
      </w:r>
      <w:r w:rsidRPr="00113134">
        <w:rPr>
          <w:rFonts w:ascii="Times New Roman" w:eastAsia="Times New Roman" w:hAnsi="Times New Roman" w:cs="Times New Roman"/>
          <w:b/>
          <w:bCs/>
          <w:sz w:val="24"/>
          <w:szCs w:val="24"/>
        </w:rPr>
        <w:t>Airbnb</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Booking.com</w:t>
      </w:r>
      <w:r w:rsidRPr="00113134">
        <w:rPr>
          <w:rFonts w:ascii="Times New Roman" w:eastAsia="Times New Roman" w:hAnsi="Times New Roman" w:cs="Times New Roman"/>
          <w:sz w:val="24"/>
          <w:szCs w:val="24"/>
        </w:rPr>
        <w:t xml:space="preserve"> have established a significant presence in Sri Lanka, especially in the accommodation space. These global brands have the advantage of </w:t>
      </w:r>
      <w:r w:rsidRPr="00113134">
        <w:rPr>
          <w:rFonts w:ascii="Times New Roman" w:eastAsia="Times New Roman" w:hAnsi="Times New Roman" w:cs="Times New Roman"/>
          <w:b/>
          <w:bCs/>
          <w:sz w:val="24"/>
          <w:szCs w:val="24"/>
        </w:rPr>
        <w:t>wide-scale marketing</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brand recognition</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massive user bases</w:t>
      </w:r>
      <w:r w:rsidRPr="00113134">
        <w:rPr>
          <w:rFonts w:ascii="Times New Roman" w:eastAsia="Times New Roman" w:hAnsi="Times New Roman" w:cs="Times New Roman"/>
          <w:sz w:val="24"/>
          <w:szCs w:val="24"/>
        </w:rPr>
        <w:t>. As a result, they often dominate the online booking landscape, making it difficult for local players to gain visibility and traction.</w:t>
      </w:r>
    </w:p>
    <w:p w14:paraId="7ECAC8C7" w14:textId="77777777" w:rsidR="007D5A80" w:rsidRPr="00113134" w:rsidRDefault="007D5A80" w:rsidP="00003F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the Tourism Market</w:t>
      </w:r>
      <w:r w:rsidRPr="00113134">
        <w:rPr>
          <w:rFonts w:ascii="Times New Roman" w:eastAsia="Times New Roman" w:hAnsi="Times New Roman" w:cs="Times New Roman"/>
          <w:sz w:val="24"/>
          <w:szCs w:val="24"/>
        </w:rPr>
        <w:t xml:space="preserve">: The dominance of global platforms in the Sri Lankan market can create a </w:t>
      </w:r>
      <w:r w:rsidRPr="00113134">
        <w:rPr>
          <w:rFonts w:ascii="Times New Roman" w:eastAsia="Times New Roman" w:hAnsi="Times New Roman" w:cs="Times New Roman"/>
          <w:b/>
          <w:bCs/>
          <w:sz w:val="24"/>
          <w:szCs w:val="24"/>
        </w:rPr>
        <w:t>highly competitive environment</w:t>
      </w:r>
      <w:r w:rsidRPr="00113134">
        <w:rPr>
          <w:rFonts w:ascii="Times New Roman" w:eastAsia="Times New Roman" w:hAnsi="Times New Roman" w:cs="Times New Roman"/>
          <w:sz w:val="24"/>
          <w:szCs w:val="24"/>
        </w:rPr>
        <w:t xml:space="preserve">, especially in </w:t>
      </w:r>
      <w:r w:rsidRPr="00113134">
        <w:rPr>
          <w:rFonts w:ascii="Times New Roman" w:eastAsia="Times New Roman" w:hAnsi="Times New Roman" w:cs="Times New Roman"/>
          <w:b/>
          <w:bCs/>
          <w:sz w:val="24"/>
          <w:szCs w:val="24"/>
        </w:rPr>
        <w:t>accommodation bookings</w:t>
      </w:r>
      <w:r w:rsidRPr="00113134">
        <w:rPr>
          <w:rFonts w:ascii="Times New Roman" w:eastAsia="Times New Roman" w:hAnsi="Times New Roman" w:cs="Times New Roman"/>
          <w:sz w:val="24"/>
          <w:szCs w:val="24"/>
        </w:rPr>
        <w:t xml:space="preserve">. Local businesses, including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may struggle to differentiate themselves from the international players.</w:t>
      </w:r>
    </w:p>
    <w:p w14:paraId="44857A58" w14:textId="5D05EFEE" w:rsidR="007D5A80" w:rsidRPr="00113134" w:rsidRDefault="007D5A80" w:rsidP="00003F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distinguish itself by focusing on the </w:t>
      </w:r>
      <w:r w:rsidRPr="00113134">
        <w:rPr>
          <w:rFonts w:ascii="Times New Roman" w:eastAsia="Times New Roman" w:hAnsi="Times New Roman" w:cs="Times New Roman"/>
          <w:b/>
          <w:bCs/>
          <w:sz w:val="24"/>
          <w:szCs w:val="24"/>
        </w:rPr>
        <w:t>uniquely Sri Lankan experiences</w:t>
      </w:r>
      <w:r w:rsidRPr="00113134">
        <w:rPr>
          <w:rFonts w:ascii="Times New Roman" w:eastAsia="Times New Roman" w:hAnsi="Times New Roman" w:cs="Times New Roman"/>
          <w:sz w:val="24"/>
          <w:szCs w:val="24"/>
        </w:rPr>
        <w:t xml:space="preserve"> that global brands cannot replicate. This includes </w:t>
      </w:r>
      <w:r w:rsidRPr="00113134">
        <w:rPr>
          <w:rFonts w:ascii="Times New Roman" w:eastAsia="Times New Roman" w:hAnsi="Times New Roman" w:cs="Times New Roman"/>
          <w:b/>
          <w:bCs/>
          <w:sz w:val="24"/>
          <w:szCs w:val="24"/>
        </w:rPr>
        <w:t>personalized itineraries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cultural immersion</w:t>
      </w:r>
      <w:r w:rsidRPr="00113134">
        <w:rPr>
          <w:rFonts w:ascii="Times New Roman" w:eastAsia="Times New Roman" w:hAnsi="Times New Roman" w:cs="Times New Roman"/>
          <w:sz w:val="24"/>
          <w:szCs w:val="24"/>
        </w:rPr>
        <w:t xml:space="preserve"> activities, and </w:t>
      </w:r>
      <w:r w:rsidRPr="00113134">
        <w:rPr>
          <w:rFonts w:ascii="Times New Roman" w:eastAsia="Times New Roman" w:hAnsi="Times New Roman" w:cs="Times New Roman"/>
          <w:b/>
          <w:bCs/>
          <w:sz w:val="24"/>
          <w:szCs w:val="24"/>
        </w:rPr>
        <w:t>tailored services</w:t>
      </w:r>
      <w:r w:rsidRPr="00113134">
        <w:rPr>
          <w:rFonts w:ascii="Times New Roman" w:eastAsia="Times New Roman" w:hAnsi="Times New Roman" w:cs="Times New Roman"/>
          <w:sz w:val="24"/>
          <w:szCs w:val="24"/>
        </w:rPr>
        <w:t xml:space="preserve"> that offer travelers a deeper connection with Sri Lanka’s local culture—something that global brands may struggle to offer.</w:t>
      </w:r>
    </w:p>
    <w:p w14:paraId="4FB36C24" w14:textId="77777777"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To compete effectively,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should position itself as a </w:t>
      </w:r>
      <w:r w:rsidRPr="00113134">
        <w:rPr>
          <w:rFonts w:ascii="Times New Roman" w:eastAsia="Times New Roman" w:hAnsi="Times New Roman" w:cs="Times New Roman"/>
          <w:b/>
          <w:bCs/>
          <w:sz w:val="24"/>
          <w:szCs w:val="24"/>
        </w:rPr>
        <w:t>niche brand</w:t>
      </w:r>
      <w:r w:rsidRPr="00113134">
        <w:rPr>
          <w:rFonts w:ascii="Times New Roman" w:eastAsia="Times New Roman" w:hAnsi="Times New Roman" w:cs="Times New Roman"/>
          <w:sz w:val="24"/>
          <w:szCs w:val="24"/>
        </w:rPr>
        <w:t xml:space="preserve"> that combines the </w:t>
      </w:r>
      <w:r w:rsidRPr="00113134">
        <w:rPr>
          <w:rFonts w:ascii="Times New Roman" w:eastAsia="Times New Roman" w:hAnsi="Times New Roman" w:cs="Times New Roman"/>
          <w:b/>
          <w:bCs/>
          <w:sz w:val="24"/>
          <w:szCs w:val="24"/>
        </w:rPr>
        <w:t>best of local culture</w:t>
      </w:r>
      <w:r w:rsidRPr="00113134">
        <w:rPr>
          <w:rFonts w:ascii="Times New Roman" w:eastAsia="Times New Roman" w:hAnsi="Times New Roman" w:cs="Times New Roman"/>
          <w:sz w:val="24"/>
          <w:szCs w:val="24"/>
        </w:rPr>
        <w:t xml:space="preserve"> with </w:t>
      </w:r>
      <w:r w:rsidRPr="00113134">
        <w:rPr>
          <w:rFonts w:ascii="Times New Roman" w:eastAsia="Times New Roman" w:hAnsi="Times New Roman" w:cs="Times New Roman"/>
          <w:b/>
          <w:bCs/>
          <w:sz w:val="24"/>
          <w:szCs w:val="24"/>
        </w:rPr>
        <w:t>technology-driven solutions</w:t>
      </w:r>
      <w:r w:rsidRPr="00113134">
        <w:rPr>
          <w:rFonts w:ascii="Times New Roman" w:eastAsia="Times New Roman" w:hAnsi="Times New Roman" w:cs="Times New Roman"/>
          <w:sz w:val="24"/>
          <w:szCs w:val="24"/>
        </w:rPr>
        <w:t xml:space="preserve">, offering tourists a </w:t>
      </w:r>
      <w:r w:rsidRPr="00113134">
        <w:rPr>
          <w:rFonts w:ascii="Times New Roman" w:eastAsia="Times New Roman" w:hAnsi="Times New Roman" w:cs="Times New Roman"/>
          <w:b/>
          <w:bCs/>
          <w:sz w:val="24"/>
          <w:szCs w:val="24"/>
        </w:rPr>
        <w:t>customized, authentic Sri Lankan experience</w:t>
      </w:r>
      <w:r w:rsidRPr="00113134">
        <w:rPr>
          <w:rFonts w:ascii="Times New Roman" w:eastAsia="Times New Roman" w:hAnsi="Times New Roman" w:cs="Times New Roman"/>
          <w:sz w:val="24"/>
          <w:szCs w:val="24"/>
        </w:rPr>
        <w:t xml:space="preserve"> that large global platforms cannot match.</w:t>
      </w:r>
    </w:p>
    <w:p w14:paraId="314889AE" w14:textId="3B2F277D" w:rsidR="007D5A80" w:rsidRPr="00113134" w:rsidRDefault="007D5A80" w:rsidP="007D5A80">
      <w:pPr>
        <w:spacing w:after="0" w:line="240" w:lineRule="auto"/>
        <w:rPr>
          <w:rFonts w:ascii="Times New Roman" w:eastAsia="Times New Roman" w:hAnsi="Times New Roman" w:cs="Times New Roman"/>
          <w:sz w:val="24"/>
          <w:szCs w:val="24"/>
        </w:rPr>
      </w:pPr>
    </w:p>
    <w:p w14:paraId="46D6A191" w14:textId="77777777" w:rsidR="007D5A80" w:rsidRPr="00113134" w:rsidRDefault="007D5A80" w:rsidP="007D5A80">
      <w:pPr>
        <w:spacing w:before="100" w:beforeAutospacing="1" w:after="100" w:afterAutospacing="1" w:line="240" w:lineRule="auto"/>
        <w:outlineLvl w:val="2"/>
        <w:rPr>
          <w:rFonts w:ascii="Times New Roman" w:eastAsia="Times New Roman" w:hAnsi="Times New Roman" w:cs="Times New Roman"/>
          <w:b/>
          <w:bCs/>
          <w:sz w:val="27"/>
          <w:szCs w:val="27"/>
        </w:rPr>
      </w:pPr>
      <w:bookmarkStart w:id="42" w:name="_Toc190468666"/>
      <w:bookmarkStart w:id="43" w:name="_Toc192716395"/>
      <w:bookmarkStart w:id="44" w:name="_Toc193366899"/>
      <w:r w:rsidRPr="00113134">
        <w:rPr>
          <w:rFonts w:ascii="Times New Roman" w:eastAsia="Times New Roman" w:hAnsi="Times New Roman" w:cs="Times New Roman"/>
          <w:b/>
          <w:bCs/>
          <w:sz w:val="27"/>
          <w:szCs w:val="27"/>
        </w:rPr>
        <w:t>Conclusion</w:t>
      </w:r>
      <w:bookmarkEnd w:id="42"/>
      <w:bookmarkEnd w:id="43"/>
      <w:bookmarkEnd w:id="44"/>
    </w:p>
    <w:p w14:paraId="40B4ED23" w14:textId="6E0C6664" w:rsidR="007D5A80" w:rsidRPr="00113134" w:rsidRDefault="007D5A80" w:rsidP="007D5A8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the Sri Lankan tourism market offers substantial opportunities, it also presents several challenges that could impact the growth of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However, by staying </w:t>
      </w:r>
      <w:r w:rsidRPr="00113134">
        <w:rPr>
          <w:rFonts w:ascii="Times New Roman" w:eastAsia="Times New Roman" w:hAnsi="Times New Roman" w:cs="Times New Roman"/>
          <w:b/>
          <w:bCs/>
          <w:sz w:val="24"/>
          <w:szCs w:val="24"/>
        </w:rPr>
        <w:t>agile</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adaptable</w:t>
      </w:r>
      <w:r w:rsidRPr="00113134">
        <w:rPr>
          <w:rFonts w:ascii="Times New Roman" w:eastAsia="Times New Roman" w:hAnsi="Times New Roman" w:cs="Times New Roman"/>
          <w:sz w:val="24"/>
          <w:szCs w:val="24"/>
        </w:rPr>
        <w:t xml:space="preserve">, leveraging </w:t>
      </w:r>
      <w:r w:rsidRPr="00113134">
        <w:rPr>
          <w:rFonts w:ascii="Times New Roman" w:eastAsia="Times New Roman" w:hAnsi="Times New Roman" w:cs="Times New Roman"/>
          <w:b/>
          <w:bCs/>
          <w:sz w:val="24"/>
          <w:szCs w:val="24"/>
        </w:rPr>
        <w:t>technology</w:t>
      </w:r>
      <w:r w:rsidRPr="00113134">
        <w:rPr>
          <w:rFonts w:ascii="Times New Roman" w:eastAsia="Times New Roman" w:hAnsi="Times New Roman" w:cs="Times New Roman"/>
          <w:sz w:val="24"/>
          <w:szCs w:val="24"/>
        </w:rPr>
        <w:t xml:space="preserve">, and focusing on </w:t>
      </w:r>
      <w:r w:rsidRPr="00113134">
        <w:rPr>
          <w:rFonts w:ascii="Times New Roman" w:eastAsia="Times New Roman" w:hAnsi="Times New Roman" w:cs="Times New Roman"/>
          <w:b/>
          <w:bCs/>
          <w:sz w:val="24"/>
          <w:szCs w:val="24"/>
        </w:rPr>
        <w:t>local partnerships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overcome these barriers. Additionally, </w:t>
      </w:r>
      <w:r w:rsidRPr="00113134">
        <w:rPr>
          <w:rFonts w:ascii="Times New Roman" w:eastAsia="Times New Roman" w:hAnsi="Times New Roman" w:cs="Times New Roman"/>
          <w:b/>
          <w:bCs/>
          <w:sz w:val="24"/>
          <w:szCs w:val="24"/>
        </w:rPr>
        <w:t>differentiating the brand</w:t>
      </w:r>
      <w:r w:rsidRPr="00113134">
        <w:rPr>
          <w:rFonts w:ascii="Times New Roman" w:eastAsia="Times New Roman" w:hAnsi="Times New Roman" w:cs="Times New Roman"/>
          <w:sz w:val="24"/>
          <w:szCs w:val="24"/>
        </w:rPr>
        <w:t xml:space="preserve"> through </w:t>
      </w:r>
      <w:r w:rsidRPr="00113134">
        <w:rPr>
          <w:rFonts w:ascii="Times New Roman" w:eastAsia="Times New Roman" w:hAnsi="Times New Roman" w:cs="Times New Roman"/>
          <w:b/>
          <w:bCs/>
          <w:sz w:val="24"/>
          <w:szCs w:val="24"/>
        </w:rPr>
        <w:t>authentic, personalized experiences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enhanced customer service</w:t>
      </w:r>
      <w:r w:rsidRPr="00113134">
        <w:rPr>
          <w:rFonts w:ascii="Times New Roman" w:eastAsia="Times New Roman" w:hAnsi="Times New Roman" w:cs="Times New Roman"/>
          <w:sz w:val="24"/>
          <w:szCs w:val="24"/>
        </w:rPr>
        <w:t xml:space="preserve"> will help establish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as a leader in the competitive tourism sector.</w:t>
      </w:r>
    </w:p>
    <w:p w14:paraId="0D4D586F" w14:textId="77777777" w:rsidR="003B7ECB" w:rsidRPr="00113134" w:rsidRDefault="003B7ECB" w:rsidP="002D7F5F">
      <w:pPr>
        <w:spacing w:before="100" w:beforeAutospacing="1" w:after="100" w:afterAutospacing="1" w:line="240" w:lineRule="auto"/>
        <w:rPr>
          <w:rFonts w:ascii="Times New Roman" w:eastAsia="Times New Roman" w:hAnsi="Times New Roman" w:cs="Times New Roman"/>
          <w:sz w:val="24"/>
          <w:szCs w:val="24"/>
        </w:rPr>
      </w:pPr>
    </w:p>
    <w:p w14:paraId="5D61A5F7" w14:textId="78818E10" w:rsidR="004B3B50" w:rsidRPr="00113134" w:rsidRDefault="008761EB" w:rsidP="00E50E8D">
      <w:pPr>
        <w:pStyle w:val="Heading3"/>
      </w:pPr>
      <w:bookmarkStart w:id="45" w:name="_Toc190468667"/>
      <w:bookmarkStart w:id="46" w:name="_Toc192716396"/>
      <w:bookmarkStart w:id="47" w:name="_Toc193366900"/>
      <w:r w:rsidRPr="00113134">
        <w:lastRenderedPageBreak/>
        <w:t>1.3.7</w:t>
      </w:r>
      <w:r w:rsidR="007D5A80" w:rsidRPr="00113134">
        <w:t xml:space="preserve"> </w:t>
      </w:r>
      <w:r w:rsidR="004B3B50" w:rsidRPr="00113134">
        <w:t>Marketing and Branding in the Digital Era</w:t>
      </w:r>
      <w:bookmarkEnd w:id="45"/>
      <w:bookmarkEnd w:id="46"/>
      <w:bookmarkEnd w:id="47"/>
    </w:p>
    <w:p w14:paraId="0628EE58"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digital age has fundamentally transformed how businesses market themselves, particularly in the tourism and service sectors. In today’s world, traditional marketing methods like print ads, billboards, and brochures are becoming less effective as consumers increasingly rely on digital platforms for decision-making. </w:t>
      </w:r>
      <w:r w:rsidRPr="00113134">
        <w:rPr>
          <w:rFonts w:ascii="Times New Roman" w:eastAsia="Times New Roman" w:hAnsi="Times New Roman" w:cs="Times New Roman"/>
          <w:b/>
          <w:bCs/>
          <w:sz w:val="24"/>
          <w:szCs w:val="24"/>
        </w:rPr>
        <w:t>Social media</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search engine optimization (SEO)</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content marketing</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online reviews</w:t>
      </w:r>
      <w:r w:rsidRPr="00113134">
        <w:rPr>
          <w:rFonts w:ascii="Times New Roman" w:eastAsia="Times New Roman" w:hAnsi="Times New Roman" w:cs="Times New Roman"/>
          <w:sz w:val="24"/>
          <w:szCs w:val="24"/>
        </w:rPr>
        <w:t xml:space="preserve"> now dominate the marketing landscape. For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this shift presents both opportunities and challenges in building a strong, recognizable brand.</w:t>
      </w:r>
    </w:p>
    <w:p w14:paraId="6B4C51E0" w14:textId="23290417" w:rsidR="004B3B50" w:rsidRPr="00113134" w:rsidRDefault="008761EB" w:rsidP="00E50E8D">
      <w:pPr>
        <w:pStyle w:val="Heading4"/>
      </w:pPr>
      <w:r w:rsidRPr="00113134">
        <w:t>1.3.7.1</w:t>
      </w:r>
      <w:r w:rsidR="004B3B50" w:rsidRPr="00113134">
        <w:t xml:space="preserve"> Embracing Social Media Platforms</w:t>
      </w:r>
    </w:p>
    <w:p w14:paraId="69EDE925"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With the rise of platforms like </w:t>
      </w:r>
      <w:r w:rsidRPr="00113134">
        <w:rPr>
          <w:rFonts w:ascii="Times New Roman" w:eastAsia="Times New Roman" w:hAnsi="Times New Roman" w:cs="Times New Roman"/>
          <w:b/>
          <w:bCs/>
          <w:sz w:val="24"/>
          <w:szCs w:val="24"/>
        </w:rPr>
        <w:t>Instagram</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TikTok</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Facebook</w:t>
      </w:r>
      <w:r w:rsidRPr="00113134">
        <w:rPr>
          <w:rFonts w:ascii="Times New Roman" w:eastAsia="Times New Roman" w:hAnsi="Times New Roman" w:cs="Times New Roman"/>
          <w:sz w:val="24"/>
          <w:szCs w:val="24"/>
        </w:rPr>
        <w:t>, tourism businesses can reach millions of potential customers by showcasing captivating visuals, engaging videos, and immersive stories. These platforms allow for real-time communication with customers and provide an excellent opportunity to interact directly with the target audience.</w:t>
      </w:r>
    </w:p>
    <w:p w14:paraId="67162A7F" w14:textId="3E8DDACB" w:rsidR="004B3B50" w:rsidRPr="00113134" w:rsidRDefault="004B3B50" w:rsidP="00003F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w:t>
      </w:r>
      <w:r w:rsidR="00220728" w:rsidRPr="00113134">
        <w:rPr>
          <w:rFonts w:ascii="Times New Roman" w:eastAsia="Times New Roman" w:hAnsi="Times New Roman" w:cs="Times New Roman"/>
          <w:sz w:val="24"/>
          <w:szCs w:val="24"/>
        </w:rPr>
        <w:t>social media</w:t>
      </w:r>
      <w:r w:rsidRPr="00113134">
        <w:rPr>
          <w:rFonts w:ascii="Times New Roman" w:eastAsia="Times New Roman" w:hAnsi="Times New Roman" w:cs="Times New Roman"/>
          <w:sz w:val="24"/>
          <w:szCs w:val="24"/>
        </w:rPr>
        <w:t xml:space="preserve"> gives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the chance to visually share its unique offerings and experiences in Sri Lanka, such as local culture, nature, and adventures, through stunning images and videos. High-quality, visually appealing content will make the brand more relatable and memorable to potential customers. The interactive nature of social media also offers a direct line of communication with customers, fostering trust and loyalty.</w:t>
      </w:r>
    </w:p>
    <w:p w14:paraId="58694638" w14:textId="77777777" w:rsidR="004B3B50" w:rsidRPr="00113134" w:rsidRDefault="004B3B50" w:rsidP="00003F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create dynamic campaigns that highlight </w:t>
      </w:r>
      <w:r w:rsidRPr="00113134">
        <w:rPr>
          <w:rFonts w:ascii="Times New Roman" w:eastAsia="Times New Roman" w:hAnsi="Times New Roman" w:cs="Times New Roman"/>
          <w:b/>
          <w:bCs/>
          <w:sz w:val="24"/>
          <w:szCs w:val="24"/>
        </w:rPr>
        <w:t>Sri Lanka’s diverse tourist experiences</w:t>
      </w:r>
      <w:r w:rsidRPr="00113134">
        <w:rPr>
          <w:rFonts w:ascii="Times New Roman" w:eastAsia="Times New Roman" w:hAnsi="Times New Roman" w:cs="Times New Roman"/>
          <w:sz w:val="24"/>
          <w:szCs w:val="24"/>
        </w:rPr>
        <w:t xml:space="preserve">, including scenic spots, hidden gems, and cultural activities. By posting engaging, shareable content such as </w:t>
      </w:r>
      <w:r w:rsidRPr="00113134">
        <w:rPr>
          <w:rFonts w:ascii="Times New Roman" w:eastAsia="Times New Roman" w:hAnsi="Times New Roman" w:cs="Times New Roman"/>
          <w:b/>
          <w:bCs/>
          <w:sz w:val="24"/>
          <w:szCs w:val="24"/>
        </w:rPr>
        <w:t>destination highlights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customer testimonials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local lifestyle features</w:t>
      </w:r>
      <w:r w:rsidRPr="00113134">
        <w:rPr>
          <w:rFonts w:ascii="Times New Roman" w:eastAsia="Times New Roman" w:hAnsi="Times New Roman" w:cs="Times New Roman"/>
          <w:sz w:val="24"/>
          <w:szCs w:val="24"/>
        </w:rPr>
        <w:t xml:space="preserve">, Pathfinder.lk can generate buzz and brand awareness. </w:t>
      </w:r>
      <w:r w:rsidRPr="00113134">
        <w:rPr>
          <w:rFonts w:ascii="Times New Roman" w:eastAsia="Times New Roman" w:hAnsi="Times New Roman" w:cs="Times New Roman"/>
          <w:b/>
          <w:bCs/>
          <w:sz w:val="24"/>
          <w:szCs w:val="24"/>
        </w:rPr>
        <w:t>Instagram Stories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TikTok videos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Facebook Live sessions</w:t>
      </w:r>
      <w:r w:rsidRPr="00113134">
        <w:rPr>
          <w:rFonts w:ascii="Times New Roman" w:eastAsia="Times New Roman" w:hAnsi="Times New Roman" w:cs="Times New Roman"/>
          <w:sz w:val="24"/>
          <w:szCs w:val="24"/>
        </w:rPr>
        <w:t xml:space="preserve"> could be used to showcase real-time tours, behind-the-scenes glimpses, and interactive sessions with local guides.</w:t>
      </w:r>
    </w:p>
    <w:p w14:paraId="59B7A464" w14:textId="630F7CC1"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Social media platforms offer the perfect vehicle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w:t>
      </w:r>
      <w:r w:rsidRPr="00113134">
        <w:rPr>
          <w:rFonts w:ascii="Times New Roman" w:eastAsia="Times New Roman" w:hAnsi="Times New Roman" w:cs="Times New Roman"/>
          <w:b/>
          <w:bCs/>
          <w:sz w:val="24"/>
          <w:szCs w:val="24"/>
        </w:rPr>
        <w:t>connect</w:t>
      </w:r>
      <w:r w:rsidRPr="00113134">
        <w:rPr>
          <w:rFonts w:ascii="Times New Roman" w:eastAsia="Times New Roman" w:hAnsi="Times New Roman" w:cs="Times New Roman"/>
          <w:sz w:val="24"/>
          <w:szCs w:val="24"/>
        </w:rPr>
        <w:t xml:space="preserve"> with travelers looking for </w:t>
      </w:r>
      <w:r w:rsidRPr="00113134">
        <w:rPr>
          <w:rFonts w:ascii="Times New Roman" w:eastAsia="Times New Roman" w:hAnsi="Times New Roman" w:cs="Times New Roman"/>
          <w:b/>
          <w:bCs/>
          <w:sz w:val="24"/>
          <w:szCs w:val="24"/>
        </w:rPr>
        <w:t>authentic, off-the-beaten-path experiences</w:t>
      </w:r>
      <w:r w:rsidRPr="00113134">
        <w:rPr>
          <w:rFonts w:ascii="Times New Roman" w:eastAsia="Times New Roman" w:hAnsi="Times New Roman" w:cs="Times New Roman"/>
          <w:sz w:val="24"/>
          <w:szCs w:val="24"/>
        </w:rPr>
        <w:t xml:space="preserve"> in Sri Lanka. These platforms provide a </w:t>
      </w:r>
      <w:r w:rsidRPr="00113134">
        <w:rPr>
          <w:rFonts w:ascii="Times New Roman" w:eastAsia="Times New Roman" w:hAnsi="Times New Roman" w:cs="Times New Roman"/>
          <w:b/>
          <w:bCs/>
          <w:sz w:val="24"/>
          <w:szCs w:val="24"/>
        </w:rPr>
        <w:t>low-cost, high-reward opportunity</w:t>
      </w:r>
      <w:r w:rsidRPr="00113134">
        <w:rPr>
          <w:rFonts w:ascii="Times New Roman" w:eastAsia="Times New Roman" w:hAnsi="Times New Roman" w:cs="Times New Roman"/>
          <w:sz w:val="24"/>
          <w:szCs w:val="24"/>
        </w:rPr>
        <w:t xml:space="preserve"> to reach global audiences.</w:t>
      </w:r>
      <w:r w:rsidR="00220728" w:rsidRPr="00113134">
        <w:rPr>
          <w:rFonts w:ascii="Times New Roman" w:eastAsia="Times New Roman" w:hAnsi="Times New Roman" w:cs="Times New Roman"/>
          <w:sz w:val="24"/>
          <w:szCs w:val="24"/>
        </w:rPr>
        <w:br/>
      </w:r>
    </w:p>
    <w:p w14:paraId="752A6631" w14:textId="212AC420" w:rsidR="004B3B50" w:rsidRPr="00113134" w:rsidRDefault="00081841" w:rsidP="00E50E8D">
      <w:pPr>
        <w:pStyle w:val="Heading4"/>
      </w:pPr>
      <w:r w:rsidRPr="00113134">
        <w:t>1.3.7.2</w:t>
      </w:r>
      <w:r w:rsidR="004B3B50" w:rsidRPr="00113134">
        <w:t xml:space="preserve"> Influencer Marketing and Collaborations</w:t>
      </w:r>
    </w:p>
    <w:p w14:paraId="769F6C25"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the digital era, </w:t>
      </w:r>
      <w:r w:rsidRPr="00113134">
        <w:rPr>
          <w:rFonts w:ascii="Times New Roman" w:eastAsia="Times New Roman" w:hAnsi="Times New Roman" w:cs="Times New Roman"/>
          <w:b/>
          <w:bCs/>
          <w:sz w:val="24"/>
          <w:szCs w:val="24"/>
        </w:rPr>
        <w:t>influencer marketing</w:t>
      </w:r>
      <w:r w:rsidRPr="00113134">
        <w:rPr>
          <w:rFonts w:ascii="Times New Roman" w:eastAsia="Times New Roman" w:hAnsi="Times New Roman" w:cs="Times New Roman"/>
          <w:sz w:val="24"/>
          <w:szCs w:val="24"/>
        </w:rPr>
        <w:t xml:space="preserve"> has become an essential tool for reaching potential customers in an organic way. Influencers—especially local travel bloggers, content creators, and well-known personalities—can significantly enhance a brand’s credibility and attract a loyal following.</w:t>
      </w:r>
    </w:p>
    <w:p w14:paraId="5D04BB81" w14:textId="77777777" w:rsidR="004B3B50" w:rsidRPr="00113134" w:rsidRDefault="004B3B50" w:rsidP="00003F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Partnering with influencers allows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leverage the influencers’ established credibility and engage their audiences with tailored experiences, promotions, or product features. Influencers can provide authentic endorsements that </w:t>
      </w:r>
      <w:r w:rsidRPr="00113134">
        <w:rPr>
          <w:rFonts w:ascii="Times New Roman" w:eastAsia="Times New Roman" w:hAnsi="Times New Roman" w:cs="Times New Roman"/>
          <w:sz w:val="24"/>
          <w:szCs w:val="24"/>
        </w:rPr>
        <w:lastRenderedPageBreak/>
        <w:t>resonate more with travelers than traditional advertising, which may be perceived as less trustworthy.</w:t>
      </w:r>
    </w:p>
    <w:p w14:paraId="199A2BA4" w14:textId="77777777" w:rsidR="004B3B50" w:rsidRPr="00113134" w:rsidRDefault="004B3B50" w:rsidP="00003F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By collaborating with </w:t>
      </w:r>
      <w:r w:rsidRPr="00113134">
        <w:rPr>
          <w:rFonts w:ascii="Times New Roman" w:eastAsia="Times New Roman" w:hAnsi="Times New Roman" w:cs="Times New Roman"/>
          <w:b/>
          <w:bCs/>
          <w:sz w:val="24"/>
          <w:szCs w:val="24"/>
        </w:rPr>
        <w:t>local influencers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travel bloggers</w:t>
      </w:r>
      <w:r w:rsidRPr="00113134">
        <w:rPr>
          <w:rFonts w:ascii="Times New Roman" w:eastAsia="Times New Roman" w:hAnsi="Times New Roman" w:cs="Times New Roman"/>
          <w:sz w:val="24"/>
          <w:szCs w:val="24"/>
        </w:rPr>
        <w:t xml:space="preserve"> who are passionate about exploring Sri Lanka’s culture, food, and scenic landscapes,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position itself as an authority on local tourism experiences. Influencers can promote </w:t>
      </w:r>
      <w:r w:rsidRPr="00113134">
        <w:rPr>
          <w:rFonts w:ascii="Times New Roman" w:eastAsia="Times New Roman" w:hAnsi="Times New Roman" w:cs="Times New Roman"/>
          <w:b/>
          <w:bCs/>
          <w:sz w:val="24"/>
          <w:szCs w:val="24"/>
        </w:rPr>
        <w:t>customized tour packages</w:t>
      </w:r>
      <w:r w:rsidRPr="00113134">
        <w:rPr>
          <w:rFonts w:ascii="Times New Roman" w:eastAsia="Times New Roman" w:hAnsi="Times New Roman" w:cs="Times New Roman"/>
          <w:sz w:val="24"/>
          <w:szCs w:val="24"/>
        </w:rPr>
        <w:t xml:space="preserve">, share experiences of cultural immersions, or create live content such as </w:t>
      </w:r>
      <w:r w:rsidRPr="00113134">
        <w:rPr>
          <w:rFonts w:ascii="Times New Roman" w:eastAsia="Times New Roman" w:hAnsi="Times New Roman" w:cs="Times New Roman"/>
          <w:b/>
          <w:bCs/>
          <w:sz w:val="24"/>
          <w:szCs w:val="24"/>
        </w:rPr>
        <w:t>Instagram takeovers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YouTube vlogs</w:t>
      </w:r>
      <w:r w:rsidRPr="00113134">
        <w:rPr>
          <w:rFonts w:ascii="Times New Roman" w:eastAsia="Times New Roman" w:hAnsi="Times New Roman" w:cs="Times New Roman"/>
          <w:sz w:val="24"/>
          <w:szCs w:val="24"/>
        </w:rPr>
        <w:t xml:space="preserve"> that introduce </w:t>
      </w:r>
      <w:proofErr w:type="spellStart"/>
      <w:r w:rsidRPr="00113134">
        <w:rPr>
          <w:rFonts w:ascii="Times New Roman" w:eastAsia="Times New Roman" w:hAnsi="Times New Roman" w:cs="Times New Roman"/>
          <w:b/>
          <w:bCs/>
          <w:sz w:val="24"/>
          <w:szCs w:val="24"/>
        </w:rPr>
        <w:t>Pathfinder.lk’s</w:t>
      </w:r>
      <w:proofErr w:type="spellEnd"/>
      <w:r w:rsidRPr="00113134">
        <w:rPr>
          <w:rFonts w:ascii="Times New Roman" w:eastAsia="Times New Roman" w:hAnsi="Times New Roman" w:cs="Times New Roman"/>
          <w:sz w:val="24"/>
          <w:szCs w:val="24"/>
        </w:rPr>
        <w:t xml:space="preserve"> offerings to a broader audience. </w:t>
      </w:r>
      <w:r w:rsidRPr="00113134">
        <w:rPr>
          <w:rFonts w:ascii="Times New Roman" w:eastAsia="Times New Roman" w:hAnsi="Times New Roman" w:cs="Times New Roman"/>
          <w:b/>
          <w:bCs/>
          <w:sz w:val="24"/>
          <w:szCs w:val="24"/>
        </w:rPr>
        <w:t>User-generated content</w:t>
      </w:r>
      <w:r w:rsidRPr="00113134">
        <w:rPr>
          <w:rFonts w:ascii="Times New Roman" w:eastAsia="Times New Roman" w:hAnsi="Times New Roman" w:cs="Times New Roman"/>
          <w:sz w:val="24"/>
          <w:szCs w:val="24"/>
        </w:rPr>
        <w:t xml:space="preserve"> and influencer testimonials could also be incorporated into marketing campaigns, boosting the brand’s authenticity and engagement.</w:t>
      </w:r>
    </w:p>
    <w:p w14:paraId="4A88FC02"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Influencer partnerships can also help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tap into niche markets by collaborating with influencers who specialize in areas such as </w:t>
      </w:r>
      <w:r w:rsidRPr="00113134">
        <w:rPr>
          <w:rFonts w:ascii="Times New Roman" w:eastAsia="Times New Roman" w:hAnsi="Times New Roman" w:cs="Times New Roman"/>
          <w:b/>
          <w:bCs/>
          <w:sz w:val="24"/>
          <w:szCs w:val="24"/>
        </w:rPr>
        <w:t>eco-tourism</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wellness tourism</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adventure travel</w:t>
      </w:r>
      <w:r w:rsidRPr="00113134">
        <w:rPr>
          <w:rFonts w:ascii="Times New Roman" w:eastAsia="Times New Roman" w:hAnsi="Times New Roman" w:cs="Times New Roman"/>
          <w:sz w:val="24"/>
          <w:szCs w:val="24"/>
        </w:rPr>
        <w:t>, aligning the brand with these growing trends.</w:t>
      </w:r>
    </w:p>
    <w:p w14:paraId="0438B2DF" w14:textId="556BE2F8" w:rsidR="004B3B50" w:rsidRPr="00113134" w:rsidRDefault="00081841" w:rsidP="00E50E8D">
      <w:pPr>
        <w:pStyle w:val="Heading4"/>
      </w:pPr>
      <w:r w:rsidRPr="00113134">
        <w:t>1.3.7.3</w:t>
      </w:r>
      <w:r w:rsidR="004B3B50" w:rsidRPr="00113134">
        <w:t xml:space="preserve"> Content Marketing through Blogs and YouTube</w:t>
      </w:r>
    </w:p>
    <w:p w14:paraId="0E32B5D5"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Content marketing plays a pivotal role in modern tourism branding. Providing valuable content through </w:t>
      </w:r>
      <w:r w:rsidRPr="00113134">
        <w:rPr>
          <w:rFonts w:ascii="Times New Roman" w:eastAsia="Times New Roman" w:hAnsi="Times New Roman" w:cs="Times New Roman"/>
          <w:b/>
          <w:bCs/>
          <w:sz w:val="24"/>
          <w:szCs w:val="24"/>
        </w:rPr>
        <w:t>blogs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YouTube channels</w:t>
      </w:r>
      <w:r w:rsidRPr="00113134">
        <w:rPr>
          <w:rFonts w:ascii="Times New Roman" w:eastAsia="Times New Roman" w:hAnsi="Times New Roman" w:cs="Times New Roman"/>
          <w:sz w:val="24"/>
          <w:szCs w:val="24"/>
        </w:rPr>
        <w:t xml:space="preserve"> not only enhances the brand’s SEO but also establishes the company as an </w:t>
      </w:r>
      <w:r w:rsidRPr="00113134">
        <w:rPr>
          <w:rFonts w:ascii="Times New Roman" w:eastAsia="Times New Roman" w:hAnsi="Times New Roman" w:cs="Times New Roman"/>
          <w:b/>
          <w:bCs/>
          <w:sz w:val="24"/>
          <w:szCs w:val="24"/>
        </w:rPr>
        <w:t>industry thought leader</w:t>
      </w:r>
      <w:r w:rsidRPr="00113134">
        <w:rPr>
          <w:rFonts w:ascii="Times New Roman" w:eastAsia="Times New Roman" w:hAnsi="Times New Roman" w:cs="Times New Roman"/>
          <w:sz w:val="24"/>
          <w:szCs w:val="24"/>
        </w:rPr>
        <w:t>.</w:t>
      </w:r>
    </w:p>
    <w:p w14:paraId="4A767549" w14:textId="77777777" w:rsidR="004B3B50" w:rsidRPr="00113134" w:rsidRDefault="004B3B50" w:rsidP="00003F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Through regular, informative, and engaging blog posts,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improve its visibility on search engines, attract more organic traffic, and increase website engagement. Blogs can provide </w:t>
      </w:r>
      <w:r w:rsidRPr="00113134">
        <w:rPr>
          <w:rFonts w:ascii="Times New Roman" w:eastAsia="Times New Roman" w:hAnsi="Times New Roman" w:cs="Times New Roman"/>
          <w:b/>
          <w:bCs/>
          <w:sz w:val="24"/>
          <w:szCs w:val="24"/>
        </w:rPr>
        <w:t>destination guides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local tips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travel itineraries</w:t>
      </w:r>
      <w:r w:rsidRPr="00113134">
        <w:rPr>
          <w:rFonts w:ascii="Times New Roman" w:eastAsia="Times New Roman" w:hAnsi="Times New Roman" w:cs="Times New Roman"/>
          <w:sz w:val="24"/>
          <w:szCs w:val="24"/>
        </w:rPr>
        <w:t>, offering tourists valuable information about what to expect when visiting Sri Lanka.</w:t>
      </w:r>
    </w:p>
    <w:p w14:paraId="3D7E413E" w14:textId="77777777" w:rsidR="004B3B50" w:rsidRPr="00113134" w:rsidRDefault="004B3B50" w:rsidP="00003F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Launching a </w:t>
      </w:r>
      <w:r w:rsidRPr="00113134">
        <w:rPr>
          <w:rFonts w:ascii="Times New Roman" w:eastAsia="Times New Roman" w:hAnsi="Times New Roman" w:cs="Times New Roman"/>
          <w:b/>
          <w:bCs/>
          <w:sz w:val="24"/>
          <w:szCs w:val="24"/>
        </w:rPr>
        <w:t>dedicated blog</w:t>
      </w:r>
      <w:r w:rsidRPr="00113134">
        <w:rPr>
          <w:rFonts w:ascii="Times New Roman" w:eastAsia="Times New Roman" w:hAnsi="Times New Roman" w:cs="Times New Roman"/>
          <w:sz w:val="24"/>
          <w:szCs w:val="24"/>
        </w:rPr>
        <w:t xml:space="preserve"> with content that covers topics like </w:t>
      </w:r>
      <w:r w:rsidRPr="00113134">
        <w:rPr>
          <w:rFonts w:ascii="Times New Roman" w:eastAsia="Times New Roman" w:hAnsi="Times New Roman" w:cs="Times New Roman"/>
          <w:b/>
          <w:bCs/>
          <w:sz w:val="24"/>
          <w:szCs w:val="24"/>
        </w:rPr>
        <w:t>hidden gems</w:t>
      </w:r>
      <w:r w:rsidRPr="00113134">
        <w:rPr>
          <w:rFonts w:ascii="Times New Roman" w:eastAsia="Times New Roman" w:hAnsi="Times New Roman" w:cs="Times New Roman"/>
          <w:sz w:val="24"/>
          <w:szCs w:val="24"/>
        </w:rPr>
        <w:t xml:space="preserve"> in Sri Lanka, </w:t>
      </w:r>
      <w:r w:rsidRPr="00113134">
        <w:rPr>
          <w:rFonts w:ascii="Times New Roman" w:eastAsia="Times New Roman" w:hAnsi="Times New Roman" w:cs="Times New Roman"/>
          <w:b/>
          <w:bCs/>
          <w:sz w:val="24"/>
          <w:szCs w:val="24"/>
        </w:rPr>
        <w:t>top cultural experiences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Sri Lankan food</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tips for sustainable travel</w:t>
      </w:r>
      <w:r w:rsidRPr="00113134">
        <w:rPr>
          <w:rFonts w:ascii="Times New Roman" w:eastAsia="Times New Roman" w:hAnsi="Times New Roman" w:cs="Times New Roman"/>
          <w:sz w:val="24"/>
          <w:szCs w:val="24"/>
        </w:rPr>
        <w:t xml:space="preserve"> can draw in audiences who are in the early stages of trip planning. A </w:t>
      </w:r>
      <w:r w:rsidRPr="00113134">
        <w:rPr>
          <w:rFonts w:ascii="Times New Roman" w:eastAsia="Times New Roman" w:hAnsi="Times New Roman" w:cs="Times New Roman"/>
          <w:b/>
          <w:bCs/>
          <w:sz w:val="24"/>
          <w:szCs w:val="24"/>
        </w:rPr>
        <w:t>YouTube channel</w:t>
      </w:r>
      <w:r w:rsidRPr="00113134">
        <w:rPr>
          <w:rFonts w:ascii="Times New Roman" w:eastAsia="Times New Roman" w:hAnsi="Times New Roman" w:cs="Times New Roman"/>
          <w:sz w:val="24"/>
          <w:szCs w:val="24"/>
        </w:rPr>
        <w:t xml:space="preserve"> featuring </w:t>
      </w:r>
      <w:r w:rsidRPr="00113134">
        <w:rPr>
          <w:rFonts w:ascii="Times New Roman" w:eastAsia="Times New Roman" w:hAnsi="Times New Roman" w:cs="Times New Roman"/>
          <w:b/>
          <w:bCs/>
          <w:sz w:val="24"/>
          <w:szCs w:val="24"/>
        </w:rPr>
        <w:t>destination videos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interviews with local guides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highlight reels</w:t>
      </w:r>
      <w:r w:rsidRPr="00113134">
        <w:rPr>
          <w:rFonts w:ascii="Times New Roman" w:eastAsia="Times New Roman" w:hAnsi="Times New Roman" w:cs="Times New Roman"/>
          <w:sz w:val="24"/>
          <w:szCs w:val="24"/>
        </w:rPr>
        <w:t xml:space="preserve"> of immersive cultural experiences will further build brand authority and customer trust. By offering </w:t>
      </w:r>
      <w:r w:rsidRPr="00113134">
        <w:rPr>
          <w:rFonts w:ascii="Times New Roman" w:eastAsia="Times New Roman" w:hAnsi="Times New Roman" w:cs="Times New Roman"/>
          <w:b/>
          <w:bCs/>
          <w:sz w:val="24"/>
          <w:szCs w:val="24"/>
        </w:rPr>
        <w:t>insider tips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travel inspiration</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create long-lasting relationships with travelers before they even book their trip.</w:t>
      </w:r>
    </w:p>
    <w:p w14:paraId="2F99CB8E"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These content marketing strategies will not only improve </w:t>
      </w:r>
      <w:r w:rsidRPr="00113134">
        <w:rPr>
          <w:rFonts w:ascii="Times New Roman" w:eastAsia="Times New Roman" w:hAnsi="Times New Roman" w:cs="Times New Roman"/>
          <w:b/>
          <w:bCs/>
          <w:sz w:val="24"/>
          <w:szCs w:val="24"/>
        </w:rPr>
        <w:t>brand visibility</w:t>
      </w:r>
      <w:r w:rsidRPr="00113134">
        <w:rPr>
          <w:rFonts w:ascii="Times New Roman" w:eastAsia="Times New Roman" w:hAnsi="Times New Roman" w:cs="Times New Roman"/>
          <w:sz w:val="24"/>
          <w:szCs w:val="24"/>
        </w:rPr>
        <w:t xml:space="preserve"> but also </w:t>
      </w:r>
      <w:r w:rsidRPr="00113134">
        <w:rPr>
          <w:rFonts w:ascii="Times New Roman" w:eastAsia="Times New Roman" w:hAnsi="Times New Roman" w:cs="Times New Roman"/>
          <w:b/>
          <w:bCs/>
          <w:sz w:val="24"/>
          <w:szCs w:val="24"/>
        </w:rPr>
        <w:t>drive inbound leads</w:t>
      </w:r>
      <w:r w:rsidRPr="00113134">
        <w:rPr>
          <w:rFonts w:ascii="Times New Roman" w:eastAsia="Times New Roman" w:hAnsi="Times New Roman" w:cs="Times New Roman"/>
          <w:sz w:val="24"/>
          <w:szCs w:val="24"/>
        </w:rPr>
        <w:t xml:space="preserve">, encouraging travelers to book their Sri Lankan experience through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w:t>
      </w:r>
    </w:p>
    <w:p w14:paraId="3A22CCDF" w14:textId="787368ED" w:rsidR="004B3B50" w:rsidRPr="00113134" w:rsidRDefault="00081841" w:rsidP="00E50E8D">
      <w:pPr>
        <w:pStyle w:val="Heading4"/>
      </w:pPr>
      <w:r w:rsidRPr="00113134">
        <w:t>1.3.7</w:t>
      </w:r>
      <w:r w:rsidR="004B3B50" w:rsidRPr="00113134">
        <w:t>.4 Collaborations with Local Businesses and Tourism Boards</w:t>
      </w:r>
    </w:p>
    <w:p w14:paraId="641A4906"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Building brand credibility and recognition involves strategic </w:t>
      </w:r>
      <w:r w:rsidRPr="00113134">
        <w:rPr>
          <w:rFonts w:ascii="Times New Roman" w:eastAsia="Times New Roman" w:hAnsi="Times New Roman" w:cs="Times New Roman"/>
          <w:b/>
          <w:bCs/>
          <w:sz w:val="24"/>
          <w:szCs w:val="24"/>
        </w:rPr>
        <w:t>partnerships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collaborations</w:t>
      </w:r>
      <w:r w:rsidRPr="00113134">
        <w:rPr>
          <w:rFonts w:ascii="Times New Roman" w:eastAsia="Times New Roman" w:hAnsi="Times New Roman" w:cs="Times New Roman"/>
          <w:sz w:val="24"/>
          <w:szCs w:val="24"/>
        </w:rPr>
        <w:t>. Working with other local businesses, tourism boards, and regional stakeholders can amplify the brand’s reach and reinforce its local identity.</w:t>
      </w:r>
    </w:p>
    <w:p w14:paraId="5F7045FE" w14:textId="77777777" w:rsidR="004B3B50" w:rsidRPr="00113134" w:rsidRDefault="004B3B50" w:rsidP="00003F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Impact on Branding</w:t>
      </w:r>
      <w:r w:rsidRPr="00113134">
        <w:rPr>
          <w:rFonts w:ascii="Times New Roman" w:eastAsia="Times New Roman" w:hAnsi="Times New Roman" w:cs="Times New Roman"/>
          <w:sz w:val="24"/>
          <w:szCs w:val="24"/>
        </w:rPr>
        <w:t xml:space="preserve">: Partnerships with tourism boards and local businesses offer mutual benefits, helping to </w:t>
      </w:r>
      <w:r w:rsidRPr="00113134">
        <w:rPr>
          <w:rFonts w:ascii="Times New Roman" w:eastAsia="Times New Roman" w:hAnsi="Times New Roman" w:cs="Times New Roman"/>
          <w:b/>
          <w:bCs/>
          <w:sz w:val="24"/>
          <w:szCs w:val="24"/>
        </w:rPr>
        <w:t>boost brand visibility</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enhance customer trust</w:t>
      </w:r>
      <w:r w:rsidRPr="00113134">
        <w:rPr>
          <w:rFonts w:ascii="Times New Roman" w:eastAsia="Times New Roman" w:hAnsi="Times New Roman" w:cs="Times New Roman"/>
          <w:sz w:val="24"/>
          <w:szCs w:val="24"/>
        </w:rPr>
        <w:t>. Local tourism organizations often have established networks and insights into traveler preferences, which can provide valuable guidance on how to cater to emerging trends.</w:t>
      </w:r>
    </w:p>
    <w:p w14:paraId="713A00CE" w14:textId="77777777" w:rsidR="004B3B50" w:rsidRPr="00113134" w:rsidRDefault="004B3B50" w:rsidP="00003F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collaborate with local hotels, restaurants, eco-lodges, cultural centers, and transport providers to offer exclusive deals, bundled packages, and cross-promotions. Collaborating with </w:t>
      </w:r>
      <w:r w:rsidRPr="00113134">
        <w:rPr>
          <w:rFonts w:ascii="Times New Roman" w:eastAsia="Times New Roman" w:hAnsi="Times New Roman" w:cs="Times New Roman"/>
          <w:b/>
          <w:bCs/>
          <w:sz w:val="24"/>
          <w:szCs w:val="24"/>
        </w:rPr>
        <w:t>Sri Lanka Tourism Development Authority</w:t>
      </w:r>
      <w:r w:rsidRPr="00113134">
        <w:rPr>
          <w:rFonts w:ascii="Times New Roman" w:eastAsia="Times New Roman" w:hAnsi="Times New Roman" w:cs="Times New Roman"/>
          <w:sz w:val="24"/>
          <w:szCs w:val="24"/>
        </w:rPr>
        <w:t xml:space="preserve"> and other industry bodies will help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align its brand with national tourism initiatives, increasing credibility and access to government-backed marketing channels.</w:t>
      </w:r>
    </w:p>
    <w:p w14:paraId="593DCF61"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Additionally, strategic collaborations with </w:t>
      </w:r>
      <w:r w:rsidRPr="00113134">
        <w:rPr>
          <w:rFonts w:ascii="Times New Roman" w:eastAsia="Times New Roman" w:hAnsi="Times New Roman" w:cs="Times New Roman"/>
          <w:b/>
          <w:bCs/>
          <w:sz w:val="24"/>
          <w:szCs w:val="24"/>
        </w:rPr>
        <w:t>local influencers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community leaders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event organizers</w:t>
      </w:r>
      <w:r w:rsidRPr="00113134">
        <w:rPr>
          <w:rFonts w:ascii="Times New Roman" w:eastAsia="Times New Roman" w:hAnsi="Times New Roman" w:cs="Times New Roman"/>
          <w:sz w:val="24"/>
          <w:szCs w:val="24"/>
        </w:rPr>
        <w:t xml:space="preserve"> can help to broaden the scope of </w:t>
      </w:r>
      <w:proofErr w:type="spellStart"/>
      <w:r w:rsidRPr="00113134">
        <w:rPr>
          <w:rFonts w:ascii="Times New Roman" w:eastAsia="Times New Roman" w:hAnsi="Times New Roman" w:cs="Times New Roman"/>
          <w:b/>
          <w:bCs/>
          <w:sz w:val="24"/>
          <w:szCs w:val="24"/>
        </w:rPr>
        <w:t>Pathfinder.lk’s</w:t>
      </w:r>
      <w:proofErr w:type="spellEnd"/>
      <w:r w:rsidRPr="00113134">
        <w:rPr>
          <w:rFonts w:ascii="Times New Roman" w:eastAsia="Times New Roman" w:hAnsi="Times New Roman" w:cs="Times New Roman"/>
          <w:sz w:val="24"/>
          <w:szCs w:val="24"/>
        </w:rPr>
        <w:t xml:space="preserve"> marketing campaigns and increase its exposure to a global audience.</w:t>
      </w:r>
    </w:p>
    <w:p w14:paraId="33498F7C" w14:textId="79C950D6" w:rsidR="004B3B50" w:rsidRPr="00113134" w:rsidRDefault="004B3B50" w:rsidP="004B3B50">
      <w:pPr>
        <w:spacing w:after="0" w:line="240" w:lineRule="auto"/>
        <w:rPr>
          <w:rFonts w:ascii="Times New Roman" w:eastAsia="Times New Roman" w:hAnsi="Times New Roman" w:cs="Times New Roman"/>
          <w:sz w:val="24"/>
          <w:szCs w:val="24"/>
        </w:rPr>
      </w:pPr>
    </w:p>
    <w:p w14:paraId="28125A52" w14:textId="77777777" w:rsidR="004B3B50" w:rsidRPr="00113134" w:rsidRDefault="004B3B50" w:rsidP="004B3B50">
      <w:pPr>
        <w:spacing w:before="100" w:beforeAutospacing="1" w:after="100" w:afterAutospacing="1" w:line="240" w:lineRule="auto"/>
        <w:outlineLvl w:val="2"/>
        <w:rPr>
          <w:rFonts w:ascii="Times New Roman" w:eastAsia="Times New Roman" w:hAnsi="Times New Roman" w:cs="Times New Roman"/>
          <w:b/>
          <w:bCs/>
          <w:sz w:val="27"/>
          <w:szCs w:val="27"/>
        </w:rPr>
      </w:pPr>
      <w:bookmarkStart w:id="48" w:name="_Toc190468668"/>
      <w:bookmarkStart w:id="49" w:name="_Toc192716397"/>
      <w:bookmarkStart w:id="50" w:name="_Toc193366901"/>
      <w:r w:rsidRPr="00113134">
        <w:rPr>
          <w:rFonts w:ascii="Times New Roman" w:eastAsia="Times New Roman" w:hAnsi="Times New Roman" w:cs="Times New Roman"/>
          <w:b/>
          <w:bCs/>
          <w:sz w:val="27"/>
          <w:szCs w:val="27"/>
        </w:rPr>
        <w:t>Conclusion</w:t>
      </w:r>
      <w:bookmarkEnd w:id="48"/>
      <w:bookmarkEnd w:id="49"/>
      <w:bookmarkEnd w:id="50"/>
    </w:p>
    <w:p w14:paraId="631FC032" w14:textId="1C39B002"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today’s digital-first landscape, effective marketing and branding are integral to a tourism business's success.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harness the power of </w:t>
      </w:r>
      <w:r w:rsidRPr="00113134">
        <w:rPr>
          <w:rFonts w:ascii="Times New Roman" w:eastAsia="Times New Roman" w:hAnsi="Times New Roman" w:cs="Times New Roman"/>
          <w:b/>
          <w:bCs/>
          <w:sz w:val="24"/>
          <w:szCs w:val="24"/>
        </w:rPr>
        <w:t>social media platforms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influencer marketing</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content creation</w:t>
      </w:r>
      <w:r w:rsidRPr="00113134">
        <w:rPr>
          <w:rFonts w:ascii="Times New Roman" w:eastAsia="Times New Roman" w:hAnsi="Times New Roman" w:cs="Times New Roman"/>
          <w:sz w:val="24"/>
          <w:szCs w:val="24"/>
        </w:rPr>
        <w:t xml:space="preserve"> to increase visibility and attract customers by offering authentic, culturally rich experiences. Strategic partnerships with </w:t>
      </w:r>
      <w:r w:rsidRPr="00113134">
        <w:rPr>
          <w:rFonts w:ascii="Times New Roman" w:eastAsia="Times New Roman" w:hAnsi="Times New Roman" w:cs="Times New Roman"/>
          <w:b/>
          <w:bCs/>
          <w:sz w:val="24"/>
          <w:szCs w:val="24"/>
        </w:rPr>
        <w:t>local businesses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tourism boards</w:t>
      </w:r>
      <w:r w:rsidRPr="00113134">
        <w:rPr>
          <w:rFonts w:ascii="Times New Roman" w:eastAsia="Times New Roman" w:hAnsi="Times New Roman" w:cs="Times New Roman"/>
          <w:sz w:val="24"/>
          <w:szCs w:val="24"/>
        </w:rPr>
        <w:t xml:space="preserve"> will further enhance brand recognition, making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 trusted name for international tourists seeking to experience the best of Sri Lanka.</w:t>
      </w:r>
      <w:r w:rsidRPr="00113134">
        <w:rPr>
          <w:rFonts w:ascii="Times New Roman" w:eastAsia="Times New Roman" w:hAnsi="Times New Roman" w:cs="Times New Roman"/>
          <w:sz w:val="24"/>
          <w:szCs w:val="24"/>
        </w:rPr>
        <w:br/>
      </w:r>
      <w:r w:rsidRPr="00113134">
        <w:rPr>
          <w:rFonts w:ascii="Times New Roman" w:eastAsia="Times New Roman" w:hAnsi="Times New Roman" w:cs="Times New Roman"/>
          <w:sz w:val="24"/>
          <w:szCs w:val="24"/>
        </w:rPr>
        <w:br/>
      </w:r>
      <w:r w:rsidRPr="00113134">
        <w:rPr>
          <w:rFonts w:ascii="Times New Roman" w:eastAsia="Times New Roman" w:hAnsi="Times New Roman" w:cs="Times New Roman"/>
          <w:sz w:val="24"/>
          <w:szCs w:val="24"/>
        </w:rPr>
        <w:br/>
      </w:r>
      <w:r w:rsidRPr="00113134">
        <w:rPr>
          <w:rFonts w:ascii="Times New Roman" w:eastAsia="Times New Roman" w:hAnsi="Times New Roman" w:cs="Times New Roman"/>
          <w:sz w:val="24"/>
          <w:szCs w:val="24"/>
        </w:rPr>
        <w:br/>
      </w:r>
      <w:r w:rsidRPr="00113134">
        <w:rPr>
          <w:rFonts w:ascii="Times New Roman" w:eastAsia="Times New Roman" w:hAnsi="Times New Roman" w:cs="Times New Roman"/>
          <w:sz w:val="24"/>
          <w:szCs w:val="24"/>
        </w:rPr>
        <w:br/>
      </w:r>
    </w:p>
    <w:p w14:paraId="4340CDC5" w14:textId="19975E50" w:rsidR="004B3B50" w:rsidRPr="00113134" w:rsidRDefault="00081841" w:rsidP="00E50E8D">
      <w:pPr>
        <w:pStyle w:val="Heading3"/>
      </w:pPr>
      <w:bookmarkStart w:id="51" w:name="_Toc190468669"/>
      <w:bookmarkStart w:id="52" w:name="_Toc192716398"/>
      <w:bookmarkStart w:id="53" w:name="_Toc193366902"/>
      <w:r w:rsidRPr="00113134">
        <w:t>1.3.8</w:t>
      </w:r>
      <w:r w:rsidR="004B3B50" w:rsidRPr="00113134">
        <w:t xml:space="preserve"> The Impact of Social Media &amp; User-Generated Content</w:t>
      </w:r>
      <w:bookmarkEnd w:id="51"/>
      <w:bookmarkEnd w:id="52"/>
      <w:bookmarkEnd w:id="53"/>
    </w:p>
    <w:p w14:paraId="2822D629" w14:textId="6CC7C6FE"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today’s </w:t>
      </w:r>
      <w:r w:rsidR="00891FEF" w:rsidRPr="00113134">
        <w:rPr>
          <w:rFonts w:ascii="Times New Roman" w:eastAsia="Times New Roman" w:hAnsi="Times New Roman" w:cs="Times New Roman"/>
          <w:sz w:val="24"/>
          <w:szCs w:val="24"/>
        </w:rPr>
        <w:t>digitally driven</w:t>
      </w:r>
      <w:r w:rsidRPr="00113134">
        <w:rPr>
          <w:rFonts w:ascii="Times New Roman" w:eastAsia="Times New Roman" w:hAnsi="Times New Roman" w:cs="Times New Roman"/>
          <w:sz w:val="24"/>
          <w:szCs w:val="24"/>
        </w:rPr>
        <w:t xml:space="preserve"> world, </w:t>
      </w:r>
      <w:r w:rsidRPr="00113134">
        <w:rPr>
          <w:rFonts w:ascii="Times New Roman" w:eastAsia="Times New Roman" w:hAnsi="Times New Roman" w:cs="Times New Roman"/>
          <w:b/>
          <w:bCs/>
          <w:sz w:val="24"/>
          <w:szCs w:val="24"/>
        </w:rPr>
        <w:t>social media</w:t>
      </w:r>
      <w:r w:rsidRPr="00113134">
        <w:rPr>
          <w:rFonts w:ascii="Times New Roman" w:eastAsia="Times New Roman" w:hAnsi="Times New Roman" w:cs="Times New Roman"/>
          <w:sz w:val="24"/>
          <w:szCs w:val="24"/>
        </w:rPr>
        <w:t xml:space="preserve"> has become a cornerstone of marketing strategies for businesses across industries, especially in tourism. Platforms like </w:t>
      </w:r>
      <w:r w:rsidRPr="00113134">
        <w:rPr>
          <w:rFonts w:ascii="Times New Roman" w:eastAsia="Times New Roman" w:hAnsi="Times New Roman" w:cs="Times New Roman"/>
          <w:b/>
          <w:bCs/>
          <w:sz w:val="24"/>
          <w:szCs w:val="24"/>
        </w:rPr>
        <w:t>Instagram</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TikTok</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Facebook</w:t>
      </w:r>
      <w:r w:rsidRPr="00113134">
        <w:rPr>
          <w:rFonts w:ascii="Times New Roman" w:eastAsia="Times New Roman" w:hAnsi="Times New Roman" w:cs="Times New Roman"/>
          <w:sz w:val="24"/>
          <w:szCs w:val="24"/>
        </w:rPr>
        <w:t xml:space="preserve"> have transformed how brands engage with customers, moving beyond traditional advertising methods to build authentic connections with their audiences. Social media is no longer just a marketing tool but a powerful medium for </w:t>
      </w:r>
      <w:r w:rsidRPr="00113134">
        <w:rPr>
          <w:rFonts w:ascii="Times New Roman" w:eastAsia="Times New Roman" w:hAnsi="Times New Roman" w:cs="Times New Roman"/>
          <w:b/>
          <w:bCs/>
          <w:sz w:val="24"/>
          <w:szCs w:val="24"/>
        </w:rPr>
        <w:t>customer interaction</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feedback</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community-building</w:t>
      </w:r>
      <w:r w:rsidRPr="00113134">
        <w:rPr>
          <w:rFonts w:ascii="Times New Roman" w:eastAsia="Times New Roman" w:hAnsi="Times New Roman" w:cs="Times New Roman"/>
          <w:sz w:val="24"/>
          <w:szCs w:val="24"/>
        </w:rPr>
        <w:t xml:space="preserv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leveraging </w:t>
      </w:r>
      <w:r w:rsidRPr="00113134">
        <w:rPr>
          <w:rFonts w:ascii="Times New Roman" w:eastAsia="Times New Roman" w:hAnsi="Times New Roman" w:cs="Times New Roman"/>
          <w:b/>
          <w:bCs/>
          <w:sz w:val="24"/>
          <w:szCs w:val="24"/>
        </w:rPr>
        <w:t>User-Generated Content (UGC)</w:t>
      </w:r>
      <w:r w:rsidRPr="00113134">
        <w:rPr>
          <w:rFonts w:ascii="Times New Roman" w:eastAsia="Times New Roman" w:hAnsi="Times New Roman" w:cs="Times New Roman"/>
          <w:sz w:val="24"/>
          <w:szCs w:val="24"/>
        </w:rPr>
        <w:t xml:space="preserve"> represents a potent strategy to amplify brand presence, foster trust, and enhance customer engagement.</w:t>
      </w:r>
    </w:p>
    <w:p w14:paraId="5B7EA355" w14:textId="60646AA5" w:rsidR="004B3B50" w:rsidRPr="00113134" w:rsidRDefault="00081841" w:rsidP="00E50E8D">
      <w:pPr>
        <w:pStyle w:val="Heading4"/>
      </w:pPr>
      <w:r w:rsidRPr="00113134">
        <w:t>1.3.8</w:t>
      </w:r>
      <w:r w:rsidR="004B3B50" w:rsidRPr="00113134">
        <w:t>.1 Social Media as a Platform for Engagement</w:t>
      </w:r>
    </w:p>
    <w:p w14:paraId="244CD5D0"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Social media platforms serve as dynamic spaces where businesses like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showcase their offerings, interact directly with their audience, and </w:t>
      </w:r>
      <w:r w:rsidRPr="00113134">
        <w:rPr>
          <w:rFonts w:ascii="Times New Roman" w:eastAsia="Times New Roman" w:hAnsi="Times New Roman" w:cs="Times New Roman"/>
          <w:b/>
          <w:bCs/>
          <w:sz w:val="24"/>
          <w:szCs w:val="24"/>
        </w:rPr>
        <w:t>build relationships</w:t>
      </w:r>
      <w:r w:rsidRPr="00113134">
        <w:rPr>
          <w:rFonts w:ascii="Times New Roman" w:eastAsia="Times New Roman" w:hAnsi="Times New Roman" w:cs="Times New Roman"/>
          <w:sz w:val="24"/>
          <w:szCs w:val="24"/>
        </w:rPr>
        <w:t xml:space="preserve"> with </w:t>
      </w:r>
      <w:r w:rsidRPr="00113134">
        <w:rPr>
          <w:rFonts w:ascii="Times New Roman" w:eastAsia="Times New Roman" w:hAnsi="Times New Roman" w:cs="Times New Roman"/>
          <w:sz w:val="24"/>
          <w:szCs w:val="24"/>
        </w:rPr>
        <w:lastRenderedPageBreak/>
        <w:t xml:space="preserve">customers. These platforms provide a two-way communication channel that allows businesses to engage in </w:t>
      </w:r>
      <w:r w:rsidRPr="00113134">
        <w:rPr>
          <w:rFonts w:ascii="Times New Roman" w:eastAsia="Times New Roman" w:hAnsi="Times New Roman" w:cs="Times New Roman"/>
          <w:b/>
          <w:bCs/>
          <w:sz w:val="24"/>
          <w:szCs w:val="24"/>
        </w:rPr>
        <w:t>real-time</w:t>
      </w:r>
      <w:r w:rsidRPr="00113134">
        <w:rPr>
          <w:rFonts w:ascii="Times New Roman" w:eastAsia="Times New Roman" w:hAnsi="Times New Roman" w:cs="Times New Roman"/>
          <w:sz w:val="24"/>
          <w:szCs w:val="24"/>
        </w:rPr>
        <w:t xml:space="preserve"> conversations with potential travelers.</w:t>
      </w:r>
    </w:p>
    <w:p w14:paraId="32B34F8D" w14:textId="6827BA1A" w:rsidR="004B3B50" w:rsidRPr="00113134" w:rsidRDefault="004B3B50" w:rsidP="00003F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w:t>
      </w:r>
      <w:r w:rsidR="00220728" w:rsidRPr="00113134">
        <w:rPr>
          <w:rFonts w:ascii="Times New Roman" w:eastAsia="Times New Roman" w:hAnsi="Times New Roman" w:cs="Times New Roman"/>
          <w:sz w:val="24"/>
          <w:szCs w:val="24"/>
        </w:rPr>
        <w:t>social media</w:t>
      </w:r>
      <w:r w:rsidRPr="00113134">
        <w:rPr>
          <w:rFonts w:ascii="Times New Roman" w:eastAsia="Times New Roman" w:hAnsi="Times New Roman" w:cs="Times New Roman"/>
          <w:sz w:val="24"/>
          <w:szCs w:val="24"/>
        </w:rPr>
        <w:t xml:space="preserve"> allows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connect with a </w:t>
      </w:r>
      <w:r w:rsidRPr="00113134">
        <w:rPr>
          <w:rFonts w:ascii="Times New Roman" w:eastAsia="Times New Roman" w:hAnsi="Times New Roman" w:cs="Times New Roman"/>
          <w:b/>
          <w:bCs/>
          <w:sz w:val="24"/>
          <w:szCs w:val="24"/>
        </w:rPr>
        <w:t>global audience</w:t>
      </w:r>
      <w:r w:rsidRPr="00113134">
        <w:rPr>
          <w:rFonts w:ascii="Times New Roman" w:eastAsia="Times New Roman" w:hAnsi="Times New Roman" w:cs="Times New Roman"/>
          <w:sz w:val="24"/>
          <w:szCs w:val="24"/>
        </w:rPr>
        <w:t xml:space="preserve">, showcase Sri Lanka’s unique tourism experiences, and create a </w:t>
      </w:r>
      <w:r w:rsidRPr="00113134">
        <w:rPr>
          <w:rFonts w:ascii="Times New Roman" w:eastAsia="Times New Roman" w:hAnsi="Times New Roman" w:cs="Times New Roman"/>
          <w:b/>
          <w:bCs/>
          <w:sz w:val="24"/>
          <w:szCs w:val="24"/>
        </w:rPr>
        <w:t>community of travelers</w:t>
      </w:r>
      <w:r w:rsidRPr="00113134">
        <w:rPr>
          <w:rFonts w:ascii="Times New Roman" w:eastAsia="Times New Roman" w:hAnsi="Times New Roman" w:cs="Times New Roman"/>
          <w:sz w:val="24"/>
          <w:szCs w:val="24"/>
        </w:rPr>
        <w:t xml:space="preserve">. By regularly posting visually appealing content that highlights </w:t>
      </w:r>
      <w:r w:rsidRPr="00113134">
        <w:rPr>
          <w:rFonts w:ascii="Times New Roman" w:eastAsia="Times New Roman" w:hAnsi="Times New Roman" w:cs="Times New Roman"/>
          <w:b/>
          <w:bCs/>
          <w:sz w:val="24"/>
          <w:szCs w:val="24"/>
        </w:rPr>
        <w:t>local culture</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authentic experiences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customer stories</w:t>
      </w:r>
      <w:r w:rsidRPr="00113134">
        <w:rPr>
          <w:rFonts w:ascii="Times New Roman" w:eastAsia="Times New Roman" w:hAnsi="Times New Roman" w:cs="Times New Roman"/>
          <w:sz w:val="24"/>
          <w:szCs w:val="24"/>
        </w:rPr>
        <w:t>, Pathfinder.lk can effectively attract potential tourists.</w:t>
      </w:r>
    </w:p>
    <w:p w14:paraId="23FF9689" w14:textId="77777777" w:rsidR="004B3B50" w:rsidRPr="00113134" w:rsidRDefault="004B3B50" w:rsidP="00003F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use social media platforms to run </w:t>
      </w:r>
      <w:r w:rsidRPr="00113134">
        <w:rPr>
          <w:rFonts w:ascii="Times New Roman" w:eastAsia="Times New Roman" w:hAnsi="Times New Roman" w:cs="Times New Roman"/>
          <w:b/>
          <w:bCs/>
          <w:sz w:val="24"/>
          <w:szCs w:val="24"/>
        </w:rPr>
        <w:t>live Q&amp;A sessions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destination webinars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real-time updates</w:t>
      </w:r>
      <w:r w:rsidRPr="00113134">
        <w:rPr>
          <w:rFonts w:ascii="Times New Roman" w:eastAsia="Times New Roman" w:hAnsi="Times New Roman" w:cs="Times New Roman"/>
          <w:sz w:val="24"/>
          <w:szCs w:val="24"/>
        </w:rPr>
        <w:t xml:space="preserve"> that engage audiences and build brand loyalty. Platforms like </w:t>
      </w:r>
      <w:r w:rsidRPr="00113134">
        <w:rPr>
          <w:rFonts w:ascii="Times New Roman" w:eastAsia="Times New Roman" w:hAnsi="Times New Roman" w:cs="Times New Roman"/>
          <w:b/>
          <w:bCs/>
          <w:sz w:val="24"/>
          <w:szCs w:val="24"/>
        </w:rPr>
        <w:t>Instagram Stories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Facebook Groups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TikTok Challenges</w:t>
      </w:r>
      <w:r w:rsidRPr="00113134">
        <w:rPr>
          <w:rFonts w:ascii="Times New Roman" w:eastAsia="Times New Roman" w:hAnsi="Times New Roman" w:cs="Times New Roman"/>
          <w:sz w:val="24"/>
          <w:szCs w:val="24"/>
        </w:rPr>
        <w:t xml:space="preserve"> allow businesses to share behind-the-scenes content, sneak peeks into experiences, and customer interactions, thereby making the brand feel more approachable and trustworthy.</w:t>
      </w:r>
    </w:p>
    <w:p w14:paraId="1F3ED618" w14:textId="65BCB717" w:rsidR="004B3B50" w:rsidRPr="00113134" w:rsidRDefault="00081841" w:rsidP="00E50E8D">
      <w:pPr>
        <w:pStyle w:val="Heading4"/>
      </w:pPr>
      <w:r w:rsidRPr="00113134">
        <w:t>1.3.8</w:t>
      </w:r>
      <w:r w:rsidR="004B3B50" w:rsidRPr="00113134">
        <w:t>.2 Leveraging User-Generated Content (UGC)</w:t>
      </w:r>
    </w:p>
    <w:p w14:paraId="48A825C5"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User-generated content (UGC)—content created and shared by customers themselves—has become one of the most effective ways to build brand authenticity and social proof. In the tourism sector, UGC can be incredibly valuable in driving customer trust and attracting new visitors.</w:t>
      </w:r>
    </w:p>
    <w:p w14:paraId="75BDC23E" w14:textId="77777777" w:rsidR="004B3B50" w:rsidRPr="00113134" w:rsidRDefault="004B3B50" w:rsidP="00003F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UGC provides </w:t>
      </w:r>
      <w:r w:rsidRPr="00113134">
        <w:rPr>
          <w:rFonts w:ascii="Times New Roman" w:eastAsia="Times New Roman" w:hAnsi="Times New Roman" w:cs="Times New Roman"/>
          <w:b/>
          <w:bCs/>
          <w:sz w:val="24"/>
          <w:szCs w:val="24"/>
        </w:rPr>
        <w:t>social proof</w:t>
      </w:r>
      <w:r w:rsidRPr="00113134">
        <w:rPr>
          <w:rFonts w:ascii="Times New Roman" w:eastAsia="Times New Roman" w:hAnsi="Times New Roman" w:cs="Times New Roman"/>
          <w:sz w:val="24"/>
          <w:szCs w:val="24"/>
        </w:rPr>
        <w:t xml:space="preserve">—when potential tourists see real customers enjoying unique experiences, it builds confidence in the brand and its offerings. </w:t>
      </w:r>
      <w:r w:rsidRPr="00113134">
        <w:rPr>
          <w:rFonts w:ascii="Times New Roman" w:eastAsia="Times New Roman" w:hAnsi="Times New Roman" w:cs="Times New Roman"/>
          <w:b/>
          <w:bCs/>
          <w:sz w:val="24"/>
          <w:szCs w:val="24"/>
        </w:rPr>
        <w:t>UGC</w:t>
      </w:r>
      <w:r w:rsidRPr="00113134">
        <w:rPr>
          <w:rFonts w:ascii="Times New Roman" w:eastAsia="Times New Roman" w:hAnsi="Times New Roman" w:cs="Times New Roman"/>
          <w:sz w:val="24"/>
          <w:szCs w:val="24"/>
        </w:rPr>
        <w:t xml:space="preserve"> has a far-reaching impact because it’s </w:t>
      </w:r>
      <w:r w:rsidRPr="00113134">
        <w:rPr>
          <w:rFonts w:ascii="Times New Roman" w:eastAsia="Times New Roman" w:hAnsi="Times New Roman" w:cs="Times New Roman"/>
          <w:b/>
          <w:bCs/>
          <w:sz w:val="24"/>
          <w:szCs w:val="24"/>
        </w:rPr>
        <w:t>authentic</w:t>
      </w:r>
      <w:r w:rsidRPr="00113134">
        <w:rPr>
          <w:rFonts w:ascii="Times New Roman" w:eastAsia="Times New Roman" w:hAnsi="Times New Roman" w:cs="Times New Roman"/>
          <w:sz w:val="24"/>
          <w:szCs w:val="24"/>
        </w:rPr>
        <w:t xml:space="preserve"> and comes from trusted peers, rather than traditional advertising channels that may be perceived as biased or overly polished.</w:t>
      </w:r>
    </w:p>
    <w:p w14:paraId="0BD1AFE6" w14:textId="77777777" w:rsidR="004B3B50" w:rsidRPr="00113134" w:rsidRDefault="004B3B50" w:rsidP="00003F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Encouraging customers to share their </w:t>
      </w:r>
      <w:r w:rsidRPr="00113134">
        <w:rPr>
          <w:rFonts w:ascii="Times New Roman" w:eastAsia="Times New Roman" w:hAnsi="Times New Roman" w:cs="Times New Roman"/>
          <w:b/>
          <w:bCs/>
          <w:sz w:val="24"/>
          <w:szCs w:val="24"/>
        </w:rPr>
        <w:t>travel moments</w:t>
      </w:r>
      <w:r w:rsidRPr="00113134">
        <w:rPr>
          <w:rFonts w:ascii="Times New Roman" w:eastAsia="Times New Roman" w:hAnsi="Times New Roman" w:cs="Times New Roman"/>
          <w:sz w:val="24"/>
          <w:szCs w:val="24"/>
        </w:rPr>
        <w:t xml:space="preserve"> through branded hashtags or content-sharing campaigns can expand </w:t>
      </w:r>
      <w:proofErr w:type="spellStart"/>
      <w:r w:rsidRPr="00113134">
        <w:rPr>
          <w:rFonts w:ascii="Times New Roman" w:eastAsia="Times New Roman" w:hAnsi="Times New Roman" w:cs="Times New Roman"/>
          <w:b/>
          <w:bCs/>
          <w:sz w:val="24"/>
          <w:szCs w:val="24"/>
        </w:rPr>
        <w:t>Pathfinder.lk’s</w:t>
      </w:r>
      <w:proofErr w:type="spellEnd"/>
      <w:r w:rsidRPr="00113134">
        <w:rPr>
          <w:rFonts w:ascii="Times New Roman" w:eastAsia="Times New Roman" w:hAnsi="Times New Roman" w:cs="Times New Roman"/>
          <w:sz w:val="24"/>
          <w:szCs w:val="24"/>
        </w:rPr>
        <w:t xml:space="preserve"> reach exponentially. For instance, the brand can create a </w:t>
      </w:r>
      <w:r w:rsidRPr="00113134">
        <w:rPr>
          <w:rFonts w:ascii="Times New Roman" w:eastAsia="Times New Roman" w:hAnsi="Times New Roman" w:cs="Times New Roman"/>
          <w:b/>
          <w:bCs/>
          <w:sz w:val="24"/>
          <w:szCs w:val="24"/>
        </w:rPr>
        <w:t>hashtag campaign</w:t>
      </w:r>
      <w:r w:rsidRPr="00113134">
        <w:rPr>
          <w:rFonts w:ascii="Times New Roman" w:eastAsia="Times New Roman" w:hAnsi="Times New Roman" w:cs="Times New Roman"/>
          <w:sz w:val="24"/>
          <w:szCs w:val="24"/>
        </w:rPr>
        <w:t xml:space="preserve"> like </w:t>
      </w:r>
      <w:r w:rsidRPr="00113134">
        <w:rPr>
          <w:rFonts w:ascii="Times New Roman" w:eastAsia="Times New Roman" w:hAnsi="Times New Roman" w:cs="Times New Roman"/>
          <w:b/>
          <w:bCs/>
          <w:sz w:val="24"/>
          <w:szCs w:val="24"/>
        </w:rPr>
        <w:t>#PathfinderSriLanka</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#ExploreSriLankaWithPathfinder</w:t>
      </w:r>
      <w:r w:rsidRPr="00113134">
        <w:rPr>
          <w:rFonts w:ascii="Times New Roman" w:eastAsia="Times New Roman" w:hAnsi="Times New Roman" w:cs="Times New Roman"/>
          <w:sz w:val="24"/>
          <w:szCs w:val="24"/>
        </w:rPr>
        <w:t xml:space="preserve">, encouraging travelers to tag the company in their posts or share their journey on platforms like Instagram and TikTok. Sharing these </w:t>
      </w:r>
      <w:r w:rsidRPr="00113134">
        <w:rPr>
          <w:rFonts w:ascii="Times New Roman" w:eastAsia="Times New Roman" w:hAnsi="Times New Roman" w:cs="Times New Roman"/>
          <w:b/>
          <w:bCs/>
          <w:sz w:val="24"/>
          <w:szCs w:val="24"/>
        </w:rPr>
        <w:t>customer stories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photos</w:t>
      </w:r>
      <w:r w:rsidRPr="00113134">
        <w:rPr>
          <w:rFonts w:ascii="Times New Roman" w:eastAsia="Times New Roman" w:hAnsi="Times New Roman" w:cs="Times New Roman"/>
          <w:sz w:val="24"/>
          <w:szCs w:val="24"/>
        </w:rPr>
        <w:t xml:space="preserve"> on the official social media pages would humanize the brand and help establish a genuine, community-focused identity.</w:t>
      </w:r>
    </w:p>
    <w:p w14:paraId="0655C946" w14:textId="069BBEB8" w:rsidR="004B3B50" w:rsidRPr="00113134" w:rsidRDefault="004B3B50" w:rsidP="004B3B50">
      <w:pPr>
        <w:spacing w:before="100" w:beforeAutospacing="1" w:after="100" w:afterAutospacing="1" w:line="240" w:lineRule="auto"/>
        <w:ind w:left="720"/>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Additionally, Pathfinder.lk can incentivize users to share content by offering </w:t>
      </w:r>
      <w:r w:rsidRPr="00113134">
        <w:rPr>
          <w:rFonts w:ascii="Times New Roman" w:eastAsia="Times New Roman" w:hAnsi="Times New Roman" w:cs="Times New Roman"/>
          <w:b/>
          <w:bCs/>
          <w:sz w:val="24"/>
          <w:szCs w:val="24"/>
        </w:rPr>
        <w:t>discounts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giveaways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exclusive promotions</w:t>
      </w:r>
      <w:r w:rsidRPr="00113134">
        <w:rPr>
          <w:rFonts w:ascii="Times New Roman" w:eastAsia="Times New Roman" w:hAnsi="Times New Roman" w:cs="Times New Roman"/>
          <w:sz w:val="24"/>
          <w:szCs w:val="24"/>
        </w:rPr>
        <w:t xml:space="preserve">. A </w:t>
      </w:r>
      <w:r w:rsidRPr="00113134">
        <w:rPr>
          <w:rFonts w:ascii="Times New Roman" w:eastAsia="Times New Roman" w:hAnsi="Times New Roman" w:cs="Times New Roman"/>
          <w:b/>
          <w:bCs/>
          <w:sz w:val="24"/>
          <w:szCs w:val="24"/>
        </w:rPr>
        <w:t>rewards system</w:t>
      </w:r>
      <w:r w:rsidRPr="00113134">
        <w:rPr>
          <w:rFonts w:ascii="Times New Roman" w:eastAsia="Times New Roman" w:hAnsi="Times New Roman" w:cs="Times New Roman"/>
          <w:sz w:val="24"/>
          <w:szCs w:val="24"/>
        </w:rPr>
        <w:t xml:space="preserve"> based on user participation could motivate customers to share their experiences in exchange for benefits, driving further engagement and generating more UGC.</w:t>
      </w:r>
      <w:r w:rsidR="00E50E8D" w:rsidRPr="00113134">
        <w:rPr>
          <w:rFonts w:ascii="Times New Roman" w:eastAsia="Times New Roman" w:hAnsi="Times New Roman" w:cs="Times New Roman"/>
          <w:sz w:val="24"/>
          <w:szCs w:val="24"/>
        </w:rPr>
        <w:br/>
      </w:r>
      <w:r w:rsidR="00E50E8D" w:rsidRPr="00113134">
        <w:rPr>
          <w:rFonts w:ascii="Times New Roman" w:eastAsia="Times New Roman" w:hAnsi="Times New Roman" w:cs="Times New Roman"/>
          <w:sz w:val="24"/>
          <w:szCs w:val="24"/>
        </w:rPr>
        <w:br/>
      </w:r>
    </w:p>
    <w:p w14:paraId="2417372E" w14:textId="4B2566F9" w:rsidR="004B3B50" w:rsidRPr="00113134" w:rsidRDefault="00081841" w:rsidP="00E50E8D">
      <w:pPr>
        <w:pStyle w:val="Heading4"/>
      </w:pPr>
      <w:r w:rsidRPr="00113134">
        <w:t>1.3.8</w:t>
      </w:r>
      <w:r w:rsidR="004B3B50" w:rsidRPr="00113134">
        <w:t>.3 The Power of Reviews and Ratings</w:t>
      </w:r>
    </w:p>
    <w:p w14:paraId="29ACB4C2"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the age of digital consumerism, </w:t>
      </w:r>
      <w:r w:rsidRPr="00113134">
        <w:rPr>
          <w:rFonts w:ascii="Times New Roman" w:eastAsia="Times New Roman" w:hAnsi="Times New Roman" w:cs="Times New Roman"/>
          <w:b/>
          <w:bCs/>
          <w:sz w:val="24"/>
          <w:szCs w:val="24"/>
        </w:rPr>
        <w:t>online reviews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ratings</w:t>
      </w:r>
      <w:r w:rsidRPr="00113134">
        <w:rPr>
          <w:rFonts w:ascii="Times New Roman" w:eastAsia="Times New Roman" w:hAnsi="Times New Roman" w:cs="Times New Roman"/>
          <w:sz w:val="24"/>
          <w:szCs w:val="24"/>
        </w:rPr>
        <w:t xml:space="preserve"> play a pivotal role in shaping the decision-making process of potential customers. For travelers, </w:t>
      </w:r>
      <w:r w:rsidRPr="00113134">
        <w:rPr>
          <w:rFonts w:ascii="Times New Roman" w:eastAsia="Times New Roman" w:hAnsi="Times New Roman" w:cs="Times New Roman"/>
          <w:b/>
          <w:bCs/>
          <w:sz w:val="24"/>
          <w:szCs w:val="24"/>
        </w:rPr>
        <w:t>reviews</w:t>
      </w:r>
      <w:r w:rsidRPr="00113134">
        <w:rPr>
          <w:rFonts w:ascii="Times New Roman" w:eastAsia="Times New Roman" w:hAnsi="Times New Roman" w:cs="Times New Roman"/>
          <w:sz w:val="24"/>
          <w:szCs w:val="24"/>
        </w:rPr>
        <w:t xml:space="preserve"> provide invaluable </w:t>
      </w:r>
      <w:r w:rsidRPr="00113134">
        <w:rPr>
          <w:rFonts w:ascii="Times New Roman" w:eastAsia="Times New Roman" w:hAnsi="Times New Roman" w:cs="Times New Roman"/>
          <w:sz w:val="24"/>
          <w:szCs w:val="24"/>
        </w:rPr>
        <w:lastRenderedPageBreak/>
        <w:t>insights into the experiences of others, and many travelers rely heavily on feedback from previous tourists when selecting destinations, accommodations, or tour packages.</w:t>
      </w:r>
    </w:p>
    <w:p w14:paraId="619F302B" w14:textId="77777777" w:rsidR="004B3B50" w:rsidRPr="00113134" w:rsidRDefault="004B3B50" w:rsidP="00003F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Positive </w:t>
      </w:r>
      <w:r w:rsidRPr="00113134">
        <w:rPr>
          <w:rFonts w:ascii="Times New Roman" w:eastAsia="Times New Roman" w:hAnsi="Times New Roman" w:cs="Times New Roman"/>
          <w:b/>
          <w:bCs/>
          <w:sz w:val="24"/>
          <w:szCs w:val="24"/>
        </w:rPr>
        <w:t>user reviews</w:t>
      </w:r>
      <w:r w:rsidRPr="00113134">
        <w:rPr>
          <w:rFonts w:ascii="Times New Roman" w:eastAsia="Times New Roman" w:hAnsi="Times New Roman" w:cs="Times New Roman"/>
          <w:sz w:val="24"/>
          <w:szCs w:val="24"/>
        </w:rPr>
        <w:t xml:space="preserve"> and ratings act as </w:t>
      </w:r>
      <w:r w:rsidRPr="00113134">
        <w:rPr>
          <w:rFonts w:ascii="Times New Roman" w:eastAsia="Times New Roman" w:hAnsi="Times New Roman" w:cs="Times New Roman"/>
          <w:b/>
          <w:bCs/>
          <w:sz w:val="24"/>
          <w:szCs w:val="24"/>
        </w:rPr>
        <w:t>testimonials</w:t>
      </w:r>
      <w:r w:rsidRPr="00113134">
        <w:rPr>
          <w:rFonts w:ascii="Times New Roman" w:eastAsia="Times New Roman" w:hAnsi="Times New Roman" w:cs="Times New Roman"/>
          <w:sz w:val="24"/>
          <w:szCs w:val="24"/>
        </w:rPr>
        <w:t xml:space="preserve"> that validate the quality of services offered by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A strong presence of positive feedback can greatly enhance brand credibility and trust, which is crucial in the competitive tourism industry. Travelers are more likely to choose services with high ratings and detailed reviews, as it gives them assurance that the brand delivers quality experiences.</w:t>
      </w:r>
    </w:p>
    <w:p w14:paraId="3307DC94" w14:textId="77777777" w:rsidR="004B3B50" w:rsidRPr="00113134" w:rsidRDefault="004B3B50" w:rsidP="00003F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Encouraging past travelers to leave reviews on platforms like </w:t>
      </w:r>
      <w:r w:rsidRPr="00113134">
        <w:rPr>
          <w:rFonts w:ascii="Times New Roman" w:eastAsia="Times New Roman" w:hAnsi="Times New Roman" w:cs="Times New Roman"/>
          <w:b/>
          <w:bCs/>
          <w:sz w:val="24"/>
          <w:szCs w:val="24"/>
        </w:rPr>
        <w:t>TripAdvisor</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Google My Business</w:t>
      </w:r>
      <w:r w:rsidRPr="00113134">
        <w:rPr>
          <w:rFonts w:ascii="Times New Roman" w:eastAsia="Times New Roman" w:hAnsi="Times New Roman" w:cs="Times New Roman"/>
          <w:sz w:val="24"/>
          <w:szCs w:val="24"/>
        </w:rPr>
        <w:t xml:space="preserve">, and social media pages is essential.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also incorporate </w:t>
      </w:r>
      <w:r w:rsidRPr="00113134">
        <w:rPr>
          <w:rFonts w:ascii="Times New Roman" w:eastAsia="Times New Roman" w:hAnsi="Times New Roman" w:cs="Times New Roman"/>
          <w:b/>
          <w:bCs/>
          <w:sz w:val="24"/>
          <w:szCs w:val="24"/>
        </w:rPr>
        <w:t>review collection</w:t>
      </w:r>
      <w:r w:rsidRPr="00113134">
        <w:rPr>
          <w:rFonts w:ascii="Times New Roman" w:eastAsia="Times New Roman" w:hAnsi="Times New Roman" w:cs="Times New Roman"/>
          <w:sz w:val="24"/>
          <w:szCs w:val="24"/>
        </w:rPr>
        <w:t xml:space="preserve"> directly into its website and mobile platform, creating a seamless feedback loop for users to share their experiences. Additionally,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highlight top reviews on its social media platforms to showcase customer satisfaction and provide a sense of </w:t>
      </w:r>
      <w:r w:rsidRPr="00113134">
        <w:rPr>
          <w:rFonts w:ascii="Times New Roman" w:eastAsia="Times New Roman" w:hAnsi="Times New Roman" w:cs="Times New Roman"/>
          <w:b/>
          <w:bCs/>
          <w:sz w:val="24"/>
          <w:szCs w:val="24"/>
        </w:rPr>
        <w:t>community</w:t>
      </w:r>
      <w:r w:rsidRPr="00113134">
        <w:rPr>
          <w:rFonts w:ascii="Times New Roman" w:eastAsia="Times New Roman" w:hAnsi="Times New Roman" w:cs="Times New Roman"/>
          <w:sz w:val="24"/>
          <w:szCs w:val="24"/>
        </w:rPr>
        <w:t>.</w:t>
      </w:r>
    </w:p>
    <w:p w14:paraId="4FA5F660"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creating a system where travelers are encouraged to </w:t>
      </w:r>
      <w:r w:rsidRPr="00113134">
        <w:rPr>
          <w:rFonts w:ascii="Times New Roman" w:eastAsia="Times New Roman" w:hAnsi="Times New Roman" w:cs="Times New Roman"/>
          <w:b/>
          <w:bCs/>
          <w:sz w:val="24"/>
          <w:szCs w:val="24"/>
        </w:rPr>
        <w:t>rate</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review</w:t>
      </w:r>
      <w:r w:rsidRPr="00113134">
        <w:rPr>
          <w:rFonts w:ascii="Times New Roman" w:eastAsia="Times New Roman" w:hAnsi="Times New Roman" w:cs="Times New Roman"/>
          <w:sz w:val="24"/>
          <w:szCs w:val="24"/>
        </w:rPr>
        <w:t xml:space="preserve"> their experiences,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continuously improve its services while also building a pool of social proof that attracts new customers.</w:t>
      </w:r>
    </w:p>
    <w:p w14:paraId="2CE9AE32" w14:textId="0F52F439" w:rsidR="004B3B50" w:rsidRPr="00113134" w:rsidRDefault="00081841" w:rsidP="00E50E8D">
      <w:pPr>
        <w:pStyle w:val="Heading4"/>
      </w:pPr>
      <w:r w:rsidRPr="00113134">
        <w:t>1.3.8</w:t>
      </w:r>
      <w:r w:rsidR="004B3B50" w:rsidRPr="00113134">
        <w:t>.4 Building Trust through Engagement</w:t>
      </w:r>
    </w:p>
    <w:p w14:paraId="1BCC8E88"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Active engagement on social media helps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build a </w:t>
      </w:r>
      <w:r w:rsidRPr="00113134">
        <w:rPr>
          <w:rFonts w:ascii="Times New Roman" w:eastAsia="Times New Roman" w:hAnsi="Times New Roman" w:cs="Times New Roman"/>
          <w:b/>
          <w:bCs/>
          <w:sz w:val="24"/>
          <w:szCs w:val="24"/>
        </w:rPr>
        <w:t>trusting relationship</w:t>
      </w:r>
      <w:r w:rsidRPr="00113134">
        <w:rPr>
          <w:rFonts w:ascii="Times New Roman" w:eastAsia="Times New Roman" w:hAnsi="Times New Roman" w:cs="Times New Roman"/>
          <w:sz w:val="24"/>
          <w:szCs w:val="24"/>
        </w:rPr>
        <w:t xml:space="preserve"> with both current and potential customers. Replying to comments, sharing user content, responding to inquiries, and showcasing customer experiences in an authentic light all contribute to building a strong and reliable brand image.</w:t>
      </w:r>
    </w:p>
    <w:p w14:paraId="1184AD22" w14:textId="77777777" w:rsidR="004B3B50" w:rsidRPr="00113134" w:rsidRDefault="004B3B50" w:rsidP="00003F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Social media engagement shows that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values its customers and is committed to offering personalized experiences. </w:t>
      </w:r>
      <w:r w:rsidRPr="00113134">
        <w:rPr>
          <w:rFonts w:ascii="Times New Roman" w:eastAsia="Times New Roman" w:hAnsi="Times New Roman" w:cs="Times New Roman"/>
          <w:b/>
          <w:bCs/>
          <w:sz w:val="24"/>
          <w:szCs w:val="24"/>
        </w:rPr>
        <w:t>Direct communication</w:t>
      </w:r>
      <w:r w:rsidRPr="00113134">
        <w:rPr>
          <w:rFonts w:ascii="Times New Roman" w:eastAsia="Times New Roman" w:hAnsi="Times New Roman" w:cs="Times New Roman"/>
          <w:sz w:val="24"/>
          <w:szCs w:val="24"/>
        </w:rPr>
        <w:t xml:space="preserve"> builds a sense of </w:t>
      </w:r>
      <w:r w:rsidRPr="00113134">
        <w:rPr>
          <w:rFonts w:ascii="Times New Roman" w:eastAsia="Times New Roman" w:hAnsi="Times New Roman" w:cs="Times New Roman"/>
          <w:b/>
          <w:bCs/>
          <w:sz w:val="24"/>
          <w:szCs w:val="24"/>
        </w:rPr>
        <w:t>community</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trust</w:t>
      </w:r>
      <w:r w:rsidRPr="00113134">
        <w:rPr>
          <w:rFonts w:ascii="Times New Roman" w:eastAsia="Times New Roman" w:hAnsi="Times New Roman" w:cs="Times New Roman"/>
          <w:sz w:val="24"/>
          <w:szCs w:val="24"/>
        </w:rPr>
        <w:t>, making it easier for customers to connect with the brand and feel confident about their decision to book their tours.</w:t>
      </w:r>
    </w:p>
    <w:p w14:paraId="29F2ADE5" w14:textId="77777777" w:rsidR="004B3B50" w:rsidRPr="00113134" w:rsidRDefault="004B3B50" w:rsidP="00003F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Opportunity for Pathfinder.lk</w:t>
      </w:r>
      <w:r w:rsidRPr="00113134">
        <w:rPr>
          <w:rFonts w:ascii="Times New Roman" w:eastAsia="Times New Roman" w:hAnsi="Times New Roman" w:cs="Times New Roman"/>
          <w:sz w:val="24"/>
          <w:szCs w:val="24"/>
        </w:rPr>
        <w:t xml:space="preserve">: By responding promptly to comments, </w:t>
      </w:r>
      <w:r w:rsidRPr="00113134">
        <w:rPr>
          <w:rFonts w:ascii="Times New Roman" w:eastAsia="Times New Roman" w:hAnsi="Times New Roman" w:cs="Times New Roman"/>
          <w:b/>
          <w:bCs/>
          <w:sz w:val="24"/>
          <w:szCs w:val="24"/>
        </w:rPr>
        <w:t>reposting user-generated content</w:t>
      </w:r>
      <w:r w:rsidRPr="00113134">
        <w:rPr>
          <w:rFonts w:ascii="Times New Roman" w:eastAsia="Times New Roman" w:hAnsi="Times New Roman" w:cs="Times New Roman"/>
          <w:sz w:val="24"/>
          <w:szCs w:val="24"/>
        </w:rPr>
        <w:t xml:space="preserve">, and actively engaging with travelers on social media,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position itself as an approachable, customer-centric brand. Engaging with customers who share their experiences reinforces the idea that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cares about their journey, not just the transaction.</w:t>
      </w:r>
    </w:p>
    <w:p w14:paraId="5E05FB0A" w14:textId="72AE3CDE" w:rsidR="004B3B50" w:rsidRPr="00113134" w:rsidRDefault="00081841" w:rsidP="00E50E8D">
      <w:pPr>
        <w:pStyle w:val="Heading4"/>
      </w:pPr>
      <w:r w:rsidRPr="00113134">
        <w:t>1.3.8</w:t>
      </w:r>
      <w:r w:rsidR="004B3B50" w:rsidRPr="00113134">
        <w:t>.5 Creating Viral Moments</w:t>
      </w:r>
    </w:p>
    <w:p w14:paraId="267C8819"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User-generated content has the potential to create viral marketing opportunities. Engaging campaigns or unique experiences that encourage users to participate and share their stories can go viral, exponentially increasing brand awareness.</w:t>
      </w:r>
    </w:p>
    <w:p w14:paraId="127DFC47" w14:textId="77777777" w:rsidR="004B3B50" w:rsidRPr="00113134" w:rsidRDefault="004B3B50" w:rsidP="00003F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 on Branding</w:t>
      </w:r>
      <w:r w:rsidRPr="00113134">
        <w:rPr>
          <w:rFonts w:ascii="Times New Roman" w:eastAsia="Times New Roman" w:hAnsi="Times New Roman" w:cs="Times New Roman"/>
          <w:sz w:val="24"/>
          <w:szCs w:val="24"/>
        </w:rPr>
        <w:t xml:space="preserve">: A viral UGC campaign can boost </w:t>
      </w:r>
      <w:proofErr w:type="spellStart"/>
      <w:r w:rsidRPr="00113134">
        <w:rPr>
          <w:rFonts w:ascii="Times New Roman" w:eastAsia="Times New Roman" w:hAnsi="Times New Roman" w:cs="Times New Roman"/>
          <w:b/>
          <w:bCs/>
          <w:sz w:val="24"/>
          <w:szCs w:val="24"/>
        </w:rPr>
        <w:t>Pathfinder.lk’s</w:t>
      </w:r>
      <w:proofErr w:type="spellEnd"/>
      <w:r w:rsidRPr="00113134">
        <w:rPr>
          <w:rFonts w:ascii="Times New Roman" w:eastAsia="Times New Roman" w:hAnsi="Times New Roman" w:cs="Times New Roman"/>
          <w:sz w:val="24"/>
          <w:szCs w:val="24"/>
        </w:rPr>
        <w:t xml:space="preserve"> visibility, creating a ripple effect as users share their content with their network. The viral nature of UGC offers an organic way to </w:t>
      </w:r>
      <w:r w:rsidRPr="00113134">
        <w:rPr>
          <w:rFonts w:ascii="Times New Roman" w:eastAsia="Times New Roman" w:hAnsi="Times New Roman" w:cs="Times New Roman"/>
          <w:b/>
          <w:bCs/>
          <w:sz w:val="24"/>
          <w:szCs w:val="24"/>
        </w:rPr>
        <w:t>amplify brand recognition</w:t>
      </w:r>
      <w:r w:rsidRPr="00113134">
        <w:rPr>
          <w:rFonts w:ascii="Times New Roman" w:eastAsia="Times New Roman" w:hAnsi="Times New Roman" w:cs="Times New Roman"/>
          <w:sz w:val="24"/>
          <w:szCs w:val="24"/>
        </w:rPr>
        <w:t xml:space="preserve"> and reach wider, more diverse audiences.</w:t>
      </w:r>
    </w:p>
    <w:p w14:paraId="0643F76E" w14:textId="77777777" w:rsidR="004B3B50" w:rsidRPr="00113134" w:rsidRDefault="004B3B50" w:rsidP="00003F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Opportunity for Pathfinder.lk</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design </w:t>
      </w:r>
      <w:r w:rsidRPr="00113134">
        <w:rPr>
          <w:rFonts w:ascii="Times New Roman" w:eastAsia="Times New Roman" w:hAnsi="Times New Roman" w:cs="Times New Roman"/>
          <w:b/>
          <w:bCs/>
          <w:sz w:val="24"/>
          <w:szCs w:val="24"/>
        </w:rPr>
        <w:t>creative challenges</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photo contests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video campaigns</w:t>
      </w:r>
      <w:r w:rsidRPr="00113134">
        <w:rPr>
          <w:rFonts w:ascii="Times New Roman" w:eastAsia="Times New Roman" w:hAnsi="Times New Roman" w:cs="Times New Roman"/>
          <w:sz w:val="24"/>
          <w:szCs w:val="24"/>
        </w:rPr>
        <w:t xml:space="preserve"> where users share their unique experiences and tag the company. Offering incentives like </w:t>
      </w:r>
      <w:r w:rsidRPr="00113134">
        <w:rPr>
          <w:rFonts w:ascii="Times New Roman" w:eastAsia="Times New Roman" w:hAnsi="Times New Roman" w:cs="Times New Roman"/>
          <w:b/>
          <w:bCs/>
          <w:sz w:val="24"/>
          <w:szCs w:val="24"/>
        </w:rPr>
        <w:t>free tours</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exclusive travel perks</w:t>
      </w:r>
      <w:r w:rsidRPr="00113134">
        <w:rPr>
          <w:rFonts w:ascii="Times New Roman" w:eastAsia="Times New Roman" w:hAnsi="Times New Roman" w:cs="Times New Roman"/>
          <w:sz w:val="24"/>
          <w:szCs w:val="24"/>
        </w:rPr>
        <w:t xml:space="preserve"> for the best posts could encourage more travelers to participate, driving viral content creation. For example, a campaign like </w:t>
      </w:r>
      <w:r w:rsidRPr="00113134">
        <w:rPr>
          <w:rFonts w:ascii="Times New Roman" w:eastAsia="Times New Roman" w:hAnsi="Times New Roman" w:cs="Times New Roman"/>
          <w:b/>
          <w:bCs/>
          <w:sz w:val="24"/>
          <w:szCs w:val="24"/>
        </w:rPr>
        <w:t>“#</w:t>
      </w:r>
      <w:proofErr w:type="spellStart"/>
      <w:r w:rsidRPr="00113134">
        <w:rPr>
          <w:rFonts w:ascii="Times New Roman" w:eastAsia="Times New Roman" w:hAnsi="Times New Roman" w:cs="Times New Roman"/>
          <w:b/>
          <w:bCs/>
          <w:sz w:val="24"/>
          <w:szCs w:val="24"/>
        </w:rPr>
        <w:t>PathfinderAdventureChallenge</w:t>
      </w:r>
      <w:proofErr w:type="spellEnd"/>
      <w:r w:rsidRPr="00113134">
        <w:rPr>
          <w:rFonts w:ascii="Times New Roman" w:eastAsia="Times New Roman" w:hAnsi="Times New Roman" w:cs="Times New Roman"/>
          <w:b/>
          <w:bCs/>
          <w:sz w:val="24"/>
          <w:szCs w:val="24"/>
        </w:rPr>
        <w:t>”</w:t>
      </w:r>
      <w:r w:rsidRPr="00113134">
        <w:rPr>
          <w:rFonts w:ascii="Times New Roman" w:eastAsia="Times New Roman" w:hAnsi="Times New Roman" w:cs="Times New Roman"/>
          <w:sz w:val="24"/>
          <w:szCs w:val="24"/>
        </w:rPr>
        <w:t xml:space="preserve"> could involve travelers sharing their most thrilling Sri Lankan adventure with the chance to win a free tour.</w:t>
      </w:r>
    </w:p>
    <w:p w14:paraId="7877DCF2" w14:textId="17141DD6" w:rsidR="004B3B50" w:rsidRPr="00113134" w:rsidRDefault="004B3B50" w:rsidP="004B3B50">
      <w:pPr>
        <w:spacing w:after="0" w:line="240" w:lineRule="auto"/>
        <w:rPr>
          <w:rFonts w:ascii="Times New Roman" w:eastAsia="Times New Roman" w:hAnsi="Times New Roman" w:cs="Times New Roman"/>
          <w:sz w:val="24"/>
          <w:szCs w:val="24"/>
        </w:rPr>
      </w:pPr>
    </w:p>
    <w:p w14:paraId="296433A4" w14:textId="77777777" w:rsidR="004B3B50" w:rsidRPr="00113134" w:rsidRDefault="004B3B50" w:rsidP="004B3B50">
      <w:pPr>
        <w:spacing w:before="100" w:beforeAutospacing="1" w:after="100" w:afterAutospacing="1" w:line="240" w:lineRule="auto"/>
        <w:outlineLvl w:val="2"/>
        <w:rPr>
          <w:rFonts w:ascii="Times New Roman" w:eastAsia="Times New Roman" w:hAnsi="Times New Roman" w:cs="Times New Roman"/>
          <w:b/>
          <w:bCs/>
          <w:sz w:val="27"/>
          <w:szCs w:val="27"/>
        </w:rPr>
      </w:pPr>
      <w:bookmarkStart w:id="54" w:name="_Toc190468670"/>
      <w:bookmarkStart w:id="55" w:name="_Toc192716399"/>
      <w:bookmarkStart w:id="56" w:name="_Toc193366903"/>
      <w:r w:rsidRPr="00113134">
        <w:rPr>
          <w:rFonts w:ascii="Times New Roman" w:eastAsia="Times New Roman" w:hAnsi="Times New Roman" w:cs="Times New Roman"/>
          <w:b/>
          <w:bCs/>
          <w:sz w:val="27"/>
          <w:szCs w:val="27"/>
        </w:rPr>
        <w:t>Conclusion</w:t>
      </w:r>
      <w:bookmarkEnd w:id="54"/>
      <w:bookmarkEnd w:id="55"/>
      <w:bookmarkEnd w:id="56"/>
    </w:p>
    <w:p w14:paraId="041DDAA5"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Social media and </w:t>
      </w:r>
      <w:r w:rsidRPr="00113134">
        <w:rPr>
          <w:rFonts w:ascii="Times New Roman" w:eastAsia="Times New Roman" w:hAnsi="Times New Roman" w:cs="Times New Roman"/>
          <w:b/>
          <w:bCs/>
          <w:sz w:val="24"/>
          <w:szCs w:val="24"/>
        </w:rPr>
        <w:t>user-generated content</w:t>
      </w:r>
      <w:r w:rsidRPr="00113134">
        <w:rPr>
          <w:rFonts w:ascii="Times New Roman" w:eastAsia="Times New Roman" w:hAnsi="Times New Roman" w:cs="Times New Roman"/>
          <w:sz w:val="24"/>
          <w:szCs w:val="24"/>
        </w:rPr>
        <w:t xml:space="preserve"> are game-changers in the modern tourism marketing landscape. By harnessing the power of </w:t>
      </w:r>
      <w:r w:rsidRPr="00113134">
        <w:rPr>
          <w:rFonts w:ascii="Times New Roman" w:eastAsia="Times New Roman" w:hAnsi="Times New Roman" w:cs="Times New Roman"/>
          <w:b/>
          <w:bCs/>
          <w:sz w:val="24"/>
          <w:szCs w:val="24"/>
        </w:rPr>
        <w:t>UGC</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build trust, foster customer loyalty, and create a thriving online community. Encouraging reviews, leveraging hashtags, collaborating with customers, and engaging on social media platforms will enable the brand to expand its reach and establish a </w:t>
      </w:r>
      <w:r w:rsidRPr="00113134">
        <w:rPr>
          <w:rFonts w:ascii="Times New Roman" w:eastAsia="Times New Roman" w:hAnsi="Times New Roman" w:cs="Times New Roman"/>
          <w:b/>
          <w:bCs/>
          <w:sz w:val="24"/>
          <w:szCs w:val="24"/>
        </w:rPr>
        <w:t>genuine connection</w:t>
      </w:r>
      <w:r w:rsidRPr="00113134">
        <w:rPr>
          <w:rFonts w:ascii="Times New Roman" w:eastAsia="Times New Roman" w:hAnsi="Times New Roman" w:cs="Times New Roman"/>
          <w:sz w:val="24"/>
          <w:szCs w:val="24"/>
        </w:rPr>
        <w:t xml:space="preserve"> with travelers. Through these efforts,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enhance its digital presence, promote authentic experiences, and grow its brand credibility in the competitive tourism market.</w:t>
      </w:r>
    </w:p>
    <w:p w14:paraId="7058C669"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p>
    <w:p w14:paraId="42637C18" w14:textId="6D3A021C" w:rsidR="004B3B50" w:rsidRPr="00113134" w:rsidRDefault="00081841" w:rsidP="00E50E8D">
      <w:pPr>
        <w:pStyle w:val="Heading3"/>
      </w:pPr>
      <w:bookmarkStart w:id="57" w:name="_Toc190468671"/>
      <w:bookmarkStart w:id="58" w:name="_Toc192716400"/>
      <w:bookmarkStart w:id="59" w:name="_Toc193366904"/>
      <w:r w:rsidRPr="00113134">
        <w:t>1.3</w:t>
      </w:r>
      <w:r w:rsidR="004B3B50" w:rsidRPr="00113134">
        <w:t>.</w:t>
      </w:r>
      <w:r w:rsidRPr="00113134">
        <w:t>9</w:t>
      </w:r>
      <w:r w:rsidR="004B3B50" w:rsidRPr="00113134">
        <w:t xml:space="preserve"> Opportunities for Growth in the Global Market</w:t>
      </w:r>
      <w:bookmarkEnd w:id="57"/>
      <w:bookmarkEnd w:id="58"/>
      <w:bookmarkEnd w:id="59"/>
    </w:p>
    <w:p w14:paraId="7D9C8988" w14:textId="77777777" w:rsidR="004B3B50" w:rsidRPr="00113134" w:rsidRDefault="004B3B50" w:rsidP="004B3B5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Sri Lanka's tourism industry has long been a popular destination for international travelers, drawing visitors with its stunning landscapes, rich cultural heritage, and vibrant coastal regions.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the opportunity to expand beyond the local market and tap into the global tourism industry is vast and promising. By strategically positioning itself, Pathfinder.lk can broaden its reach and attract international customers, creating a unique competitive advantage in the market. Here are several ways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leverage global growth opportunities:</w:t>
      </w:r>
    </w:p>
    <w:p w14:paraId="7D7F64AA" w14:textId="77777777" w:rsidR="0027070D" w:rsidRPr="00113134" w:rsidRDefault="0027070D" w:rsidP="0027070D">
      <w:pPr>
        <w:spacing w:before="100" w:beforeAutospacing="1" w:after="100" w:afterAutospacing="1" w:line="240" w:lineRule="auto"/>
        <w:outlineLvl w:val="2"/>
        <w:rPr>
          <w:rFonts w:ascii="Times New Roman" w:eastAsia="Times New Roman" w:hAnsi="Times New Roman" w:cs="Times New Roman"/>
          <w:b/>
          <w:bCs/>
          <w:sz w:val="27"/>
          <w:szCs w:val="27"/>
        </w:rPr>
      </w:pPr>
      <w:bookmarkStart w:id="60" w:name="_Toc190468672"/>
      <w:bookmarkStart w:id="61" w:name="_Toc192716401"/>
      <w:bookmarkStart w:id="62" w:name="_Toc193366905"/>
      <w:r w:rsidRPr="00113134">
        <w:rPr>
          <w:rFonts w:ascii="Times New Roman" w:eastAsia="Times New Roman" w:hAnsi="Times New Roman" w:cs="Times New Roman"/>
          <w:b/>
          <w:bCs/>
          <w:sz w:val="27"/>
          <w:szCs w:val="27"/>
        </w:rPr>
        <w:t>Final Thoughts</w:t>
      </w:r>
      <w:bookmarkEnd w:id="60"/>
      <w:bookmarkEnd w:id="61"/>
      <w:bookmarkEnd w:id="62"/>
    </w:p>
    <w:p w14:paraId="0DFA428D" w14:textId="716FFD72" w:rsidR="00081841" w:rsidRPr="00113134" w:rsidRDefault="0027070D" w:rsidP="00375C2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has a strong foundation for success in Sri Lanka’s rapidly evolving tourism industry. By aligning its strategy with </w:t>
      </w:r>
      <w:r w:rsidRPr="00113134">
        <w:rPr>
          <w:rFonts w:ascii="Times New Roman" w:eastAsia="Times New Roman" w:hAnsi="Times New Roman" w:cs="Times New Roman"/>
          <w:b/>
          <w:bCs/>
          <w:sz w:val="24"/>
          <w:szCs w:val="24"/>
        </w:rPr>
        <w:t>emerging trends</w:t>
      </w:r>
      <w:r w:rsidRPr="00113134">
        <w:rPr>
          <w:rFonts w:ascii="Times New Roman" w:eastAsia="Times New Roman" w:hAnsi="Times New Roman" w:cs="Times New Roman"/>
          <w:sz w:val="24"/>
          <w:szCs w:val="24"/>
        </w:rPr>
        <w:t xml:space="preserve">, leveraging </w:t>
      </w:r>
      <w:r w:rsidRPr="00113134">
        <w:rPr>
          <w:rFonts w:ascii="Times New Roman" w:eastAsia="Times New Roman" w:hAnsi="Times New Roman" w:cs="Times New Roman"/>
          <w:b/>
          <w:bCs/>
          <w:sz w:val="24"/>
          <w:szCs w:val="24"/>
        </w:rPr>
        <w:t>technology</w:t>
      </w:r>
      <w:r w:rsidRPr="00113134">
        <w:rPr>
          <w:rFonts w:ascii="Times New Roman" w:eastAsia="Times New Roman" w:hAnsi="Times New Roman" w:cs="Times New Roman"/>
          <w:sz w:val="24"/>
          <w:szCs w:val="24"/>
        </w:rPr>
        <w:t xml:space="preserve">, offering </w:t>
      </w:r>
      <w:r w:rsidRPr="00113134">
        <w:rPr>
          <w:rFonts w:ascii="Times New Roman" w:eastAsia="Times New Roman" w:hAnsi="Times New Roman" w:cs="Times New Roman"/>
          <w:b/>
          <w:bCs/>
          <w:sz w:val="24"/>
          <w:szCs w:val="24"/>
        </w:rPr>
        <w:t>personalized experiences</w:t>
      </w:r>
      <w:r w:rsidRPr="00113134">
        <w:rPr>
          <w:rFonts w:ascii="Times New Roman" w:eastAsia="Times New Roman" w:hAnsi="Times New Roman" w:cs="Times New Roman"/>
          <w:sz w:val="24"/>
          <w:szCs w:val="24"/>
        </w:rPr>
        <w:t xml:space="preserve">, and embracing </w:t>
      </w:r>
      <w:r w:rsidRPr="00113134">
        <w:rPr>
          <w:rFonts w:ascii="Times New Roman" w:eastAsia="Times New Roman" w:hAnsi="Times New Roman" w:cs="Times New Roman"/>
          <w:b/>
          <w:bCs/>
          <w:sz w:val="24"/>
          <w:szCs w:val="24"/>
        </w:rPr>
        <w:t>sustainability</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not only enhance its competitive advantage but also grow into a respected and globally recognized brand. With the right combination of </w:t>
      </w:r>
      <w:r w:rsidRPr="00113134">
        <w:rPr>
          <w:rFonts w:ascii="Times New Roman" w:eastAsia="Times New Roman" w:hAnsi="Times New Roman" w:cs="Times New Roman"/>
          <w:b/>
          <w:bCs/>
          <w:sz w:val="24"/>
          <w:szCs w:val="24"/>
        </w:rPr>
        <w:t>innovation, strategic partnerships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customer-centric marketing</w:t>
      </w:r>
      <w:r w:rsidRPr="00113134">
        <w:rPr>
          <w:rFonts w:ascii="Times New Roman" w:eastAsia="Times New Roman" w:hAnsi="Times New Roman" w:cs="Times New Roman"/>
          <w:sz w:val="24"/>
          <w:szCs w:val="24"/>
        </w:rPr>
        <w:t>, the company is poised to meet the challenges of the future while creating lasting value for its customers and stakeholders.</w:t>
      </w:r>
    </w:p>
    <w:p w14:paraId="4A0343F3" w14:textId="705B03EF" w:rsidR="005356FC" w:rsidRPr="00113134" w:rsidRDefault="00375C2F" w:rsidP="00375C2F">
      <w:p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 xml:space="preserve">The process of making travel decisions is complex and involves a series of sequential and hierarchical steps. According to Moutinho (1987), consumer behavior encompasses acquiring, organizing, and assessing information, ultimately leading to a purchase decision. In the travel context, tourists rely on both internal and external sources of information to guide their choices (Beatty &amp; Smith, 1987; Jeng &amp; Fesenmaier, 2002). Earlier travel models, such as those introduced by Crompton (1992) and Um &amp; Crompton (1990), viewed </w:t>
      </w:r>
      <w:r w:rsidRPr="00113134">
        <w:rPr>
          <w:rFonts w:ascii="Times New Roman" w:eastAsia="Times New Roman" w:hAnsi="Times New Roman" w:cs="Times New Roman"/>
          <w:b/>
          <w:bCs/>
          <w:sz w:val="24"/>
          <w:szCs w:val="24"/>
        </w:rPr>
        <w:lastRenderedPageBreak/>
        <w:t xml:space="preserve">destination selection as the primary decision-making step. However, more recent studies indicate that travel decision-making is a dynamic and multi-layered process in which decisions are interconnected (Fesenmaier &amp; Jeng, 2000; </w:t>
      </w:r>
      <w:proofErr w:type="spellStart"/>
      <w:r w:rsidRPr="00113134">
        <w:rPr>
          <w:rFonts w:ascii="Times New Roman" w:eastAsia="Times New Roman" w:hAnsi="Times New Roman" w:cs="Times New Roman"/>
          <w:b/>
          <w:bCs/>
          <w:sz w:val="24"/>
          <w:szCs w:val="24"/>
        </w:rPr>
        <w:t>Dellaert</w:t>
      </w:r>
      <w:proofErr w:type="spellEnd"/>
      <w:r w:rsidRPr="00113134">
        <w:rPr>
          <w:rFonts w:ascii="Times New Roman" w:eastAsia="Times New Roman" w:hAnsi="Times New Roman" w:cs="Times New Roman"/>
          <w:b/>
          <w:bCs/>
          <w:sz w:val="24"/>
          <w:szCs w:val="24"/>
        </w:rPr>
        <w:t xml:space="preserve">, </w:t>
      </w:r>
      <w:proofErr w:type="spellStart"/>
      <w:r w:rsidRPr="00113134">
        <w:rPr>
          <w:rFonts w:ascii="Times New Roman" w:eastAsia="Times New Roman" w:hAnsi="Times New Roman" w:cs="Times New Roman"/>
          <w:b/>
          <w:bCs/>
          <w:sz w:val="24"/>
          <w:szCs w:val="24"/>
        </w:rPr>
        <w:t>Ettema</w:t>
      </w:r>
      <w:proofErr w:type="spellEnd"/>
      <w:r w:rsidRPr="00113134">
        <w:rPr>
          <w:rFonts w:ascii="Times New Roman" w:eastAsia="Times New Roman" w:hAnsi="Times New Roman" w:cs="Times New Roman"/>
          <w:b/>
          <w:bCs/>
          <w:sz w:val="24"/>
          <w:szCs w:val="24"/>
        </w:rPr>
        <w:t>, &amp; Lindh, 1998).</w:t>
      </w:r>
    </w:p>
    <w:p w14:paraId="51DB83A9" w14:textId="27CF39AA" w:rsidR="00081841" w:rsidRPr="00113134" w:rsidRDefault="00081841" w:rsidP="00935348">
      <w:pPr>
        <w:pStyle w:val="Heading2"/>
        <w:rPr>
          <w:rFonts w:ascii="Times New Roman" w:hAnsi="Times New Roman" w:cs="Times New Roman"/>
        </w:rPr>
      </w:pPr>
      <w:bookmarkStart w:id="63" w:name="_Toc190468673"/>
      <w:bookmarkStart w:id="64" w:name="_Toc192716402"/>
      <w:bookmarkStart w:id="65" w:name="_Toc193366906"/>
      <w:r w:rsidRPr="00113134">
        <w:rPr>
          <w:rFonts w:ascii="Times New Roman" w:hAnsi="Times New Roman" w:cs="Times New Roman"/>
        </w:rPr>
        <w:t>1.4 RESEARCH GAPS &amp; OBJECTIVES</w:t>
      </w:r>
      <w:bookmarkEnd w:id="63"/>
      <w:bookmarkEnd w:id="64"/>
      <w:bookmarkEnd w:id="65"/>
      <w:r w:rsidR="00EB1AFF" w:rsidRPr="00113134">
        <w:rPr>
          <w:rFonts w:ascii="Times New Roman" w:hAnsi="Times New Roman" w:cs="Times New Roman"/>
        </w:rPr>
        <w:br/>
      </w:r>
    </w:p>
    <w:p w14:paraId="0A218E6F" w14:textId="77777777" w:rsidR="00EB1AFF" w:rsidRPr="00113134" w:rsidRDefault="00EB1AFF" w:rsidP="00935348">
      <w:pPr>
        <w:pStyle w:val="Heading3"/>
      </w:pPr>
      <w:bookmarkStart w:id="66" w:name="_Toc190468674"/>
      <w:bookmarkStart w:id="67" w:name="_Toc192716403"/>
      <w:bookmarkStart w:id="68" w:name="_Toc193366907"/>
      <w:r w:rsidRPr="00113134">
        <w:t>1.4.1 Research Gaps for Pathfinder.lk</w:t>
      </w:r>
      <w:bookmarkEnd w:id="66"/>
      <w:bookmarkEnd w:id="67"/>
      <w:bookmarkEnd w:id="68"/>
    </w:p>
    <w:p w14:paraId="4461F2B2" w14:textId="77777777" w:rsidR="00EB1AFF" w:rsidRPr="00113134" w:rsidRDefault="00EB1AFF" w:rsidP="00EB1AF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following research gaps have been identified in the context of </w:t>
      </w:r>
      <w:proofErr w:type="spellStart"/>
      <w:r w:rsidRPr="00113134">
        <w:rPr>
          <w:rFonts w:ascii="Times New Roman" w:eastAsia="Times New Roman" w:hAnsi="Times New Roman" w:cs="Times New Roman"/>
          <w:sz w:val="24"/>
          <w:szCs w:val="24"/>
        </w:rPr>
        <w:t>Pathfinder.lk's</w:t>
      </w:r>
      <w:proofErr w:type="spellEnd"/>
      <w:r w:rsidRPr="00113134">
        <w:rPr>
          <w:rFonts w:ascii="Times New Roman" w:eastAsia="Times New Roman" w:hAnsi="Times New Roman" w:cs="Times New Roman"/>
          <w:sz w:val="24"/>
          <w:szCs w:val="24"/>
        </w:rPr>
        <w:t xml:space="preserve"> role in Sri Lanka's tourism industry:</w:t>
      </w:r>
    </w:p>
    <w:p w14:paraId="7CA85D3E" w14:textId="1E8A7ED9" w:rsidR="00EB1AFF" w:rsidRPr="00113134" w:rsidRDefault="00EB1AFF" w:rsidP="00935348">
      <w:pPr>
        <w:pStyle w:val="Heading4"/>
      </w:pPr>
      <w:r w:rsidRPr="00113134">
        <w:t>1.4.1.1 Lack of Data on Niche Tourist Segments</w:t>
      </w:r>
    </w:p>
    <w:p w14:paraId="620E17C5" w14:textId="77777777" w:rsidR="00EB1AFF" w:rsidRPr="00113134" w:rsidRDefault="00EB1AFF" w:rsidP="00003FA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mainstream tourist categories (beach holidays, cultural tourism, wildlife safaris) are well-researched in Sri Lanka, there is a </w:t>
      </w:r>
      <w:r w:rsidRPr="00113134">
        <w:rPr>
          <w:rFonts w:ascii="Times New Roman" w:eastAsia="Times New Roman" w:hAnsi="Times New Roman" w:cs="Times New Roman"/>
          <w:b/>
          <w:bCs/>
          <w:sz w:val="24"/>
          <w:szCs w:val="24"/>
        </w:rPr>
        <w:t>lack of data on emerging niche segments</w:t>
      </w:r>
      <w:r w:rsidRPr="00113134">
        <w:rPr>
          <w:rFonts w:ascii="Times New Roman" w:eastAsia="Times New Roman" w:hAnsi="Times New Roman" w:cs="Times New Roman"/>
          <w:sz w:val="24"/>
          <w:szCs w:val="24"/>
        </w:rPr>
        <w:t xml:space="preserve"> such as wellness tourism, adventure tourism, and medical tourism.</w:t>
      </w:r>
    </w:p>
    <w:p w14:paraId="51B2D155" w14:textId="77777777" w:rsidR="00EB1AFF" w:rsidRPr="00113134" w:rsidRDefault="00EB1AFF" w:rsidP="00003FA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Pathfinder.lk could struggle to identify untapped markets and align its offerings with the preferences of these specialized groups.</w:t>
      </w:r>
    </w:p>
    <w:p w14:paraId="541591E1" w14:textId="44529C90" w:rsidR="00EB1AFF" w:rsidRPr="00113134" w:rsidRDefault="00EB1AFF" w:rsidP="00935348">
      <w:pPr>
        <w:pStyle w:val="Heading4"/>
      </w:pPr>
      <w:r w:rsidRPr="00113134">
        <w:t>1.4.1.2 Limited Research on Post-Pandemic Traveler Behavior</w:t>
      </w:r>
    </w:p>
    <w:p w14:paraId="5A8A4312" w14:textId="77777777" w:rsidR="00EB1AFF" w:rsidRPr="00113134" w:rsidRDefault="00EB1AFF" w:rsidP="00003FA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COVID-19 pandemic has reshaped global travel behaviors, emphasizing </w:t>
      </w:r>
      <w:r w:rsidRPr="00113134">
        <w:rPr>
          <w:rFonts w:ascii="Times New Roman" w:eastAsia="Times New Roman" w:hAnsi="Times New Roman" w:cs="Times New Roman"/>
          <w:b/>
          <w:bCs/>
          <w:sz w:val="24"/>
          <w:szCs w:val="24"/>
        </w:rPr>
        <w:t>safety, health, and remote destinations</w:t>
      </w:r>
      <w:r w:rsidRPr="00113134">
        <w:rPr>
          <w:rFonts w:ascii="Times New Roman" w:eastAsia="Times New Roman" w:hAnsi="Times New Roman" w:cs="Times New Roman"/>
          <w:sz w:val="24"/>
          <w:szCs w:val="24"/>
        </w:rPr>
        <w:t xml:space="preserve">. However, there is insufficient </w:t>
      </w:r>
      <w:r w:rsidRPr="00113134">
        <w:rPr>
          <w:rFonts w:ascii="Times New Roman" w:eastAsia="Times New Roman" w:hAnsi="Times New Roman" w:cs="Times New Roman"/>
          <w:b/>
          <w:bCs/>
          <w:sz w:val="24"/>
          <w:szCs w:val="24"/>
        </w:rPr>
        <w:t>post-pandemic market data</w:t>
      </w:r>
      <w:r w:rsidRPr="00113134">
        <w:rPr>
          <w:rFonts w:ascii="Times New Roman" w:eastAsia="Times New Roman" w:hAnsi="Times New Roman" w:cs="Times New Roman"/>
          <w:sz w:val="24"/>
          <w:szCs w:val="24"/>
        </w:rPr>
        <w:t xml:space="preserve"> specific to Sri Lanka on how these changes impact travel planning and decision-making.</w:t>
      </w:r>
    </w:p>
    <w:p w14:paraId="053BFDAF" w14:textId="77777777" w:rsidR="00EB1AFF" w:rsidRPr="00113134" w:rsidRDefault="00EB1AFF" w:rsidP="00003FA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For Pathfinder.lk, understanding how these new trends influence international and domestic travelers is critical for tailoring services.</w:t>
      </w:r>
    </w:p>
    <w:p w14:paraId="697FC484" w14:textId="5AF7E0EE" w:rsidR="00EB1AFF" w:rsidRPr="00113134" w:rsidRDefault="00EB1AFF" w:rsidP="00935348">
      <w:pPr>
        <w:pStyle w:val="Heading4"/>
      </w:pPr>
      <w:r w:rsidRPr="00113134">
        <w:t>1.4.1.3 Inadequate Knowledge of Technological Adoption by Local Tourism Providers</w:t>
      </w:r>
    </w:p>
    <w:p w14:paraId="65A2E0A8" w14:textId="77777777" w:rsidR="00EB1AFF" w:rsidRPr="00113134" w:rsidRDefault="00EB1AFF" w:rsidP="00003FA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digital platforms are transforming tourism globally, many </w:t>
      </w:r>
      <w:r w:rsidRPr="00113134">
        <w:rPr>
          <w:rFonts w:ascii="Times New Roman" w:eastAsia="Times New Roman" w:hAnsi="Times New Roman" w:cs="Times New Roman"/>
          <w:b/>
          <w:bCs/>
          <w:sz w:val="24"/>
          <w:szCs w:val="24"/>
        </w:rPr>
        <w:t>local tourism providers in Sri Lanka are still lagging in technological adoption</w:t>
      </w:r>
      <w:r w:rsidRPr="00113134">
        <w:rPr>
          <w:rFonts w:ascii="Times New Roman" w:eastAsia="Times New Roman" w:hAnsi="Times New Roman" w:cs="Times New Roman"/>
          <w:sz w:val="24"/>
          <w:szCs w:val="24"/>
        </w:rPr>
        <w:t xml:space="preserve"> (e.g., real-time booking systems, AI-powered customer support).</w:t>
      </w:r>
    </w:p>
    <w:p w14:paraId="34916BAB" w14:textId="77777777" w:rsidR="00EB1AFF" w:rsidRPr="00113134" w:rsidRDefault="00EB1AFF" w:rsidP="00003FA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 research gap exists in understanding the </w:t>
      </w:r>
      <w:r w:rsidRPr="00113134">
        <w:rPr>
          <w:rFonts w:ascii="Times New Roman" w:eastAsia="Times New Roman" w:hAnsi="Times New Roman" w:cs="Times New Roman"/>
          <w:b/>
          <w:bCs/>
          <w:sz w:val="24"/>
          <w:szCs w:val="24"/>
        </w:rPr>
        <w:t>digital readiness of local service providers</w:t>
      </w:r>
      <w:r w:rsidRPr="00113134">
        <w:rPr>
          <w:rFonts w:ascii="Times New Roman" w:eastAsia="Times New Roman" w:hAnsi="Times New Roman" w:cs="Times New Roman"/>
          <w:sz w:val="24"/>
          <w:szCs w:val="24"/>
        </w:rPr>
        <w:t xml:space="preserve"> and how Pathfinder.lk can support them through partnerships and training.</w:t>
      </w:r>
    </w:p>
    <w:p w14:paraId="49DC4268" w14:textId="27EB3F16" w:rsidR="00EB1AFF" w:rsidRPr="00113134" w:rsidRDefault="00EB1AFF" w:rsidP="00935348">
      <w:pPr>
        <w:pStyle w:val="Heading4"/>
      </w:pPr>
      <w:r w:rsidRPr="00113134">
        <w:t>1.4.1.4 Insufficient Study of Sustainability Practices in Sri Lankan Tourism</w:t>
      </w:r>
    </w:p>
    <w:p w14:paraId="21EC6DF8" w14:textId="77777777" w:rsidR="00EB1AFF" w:rsidRPr="00113134" w:rsidRDefault="00EB1AFF" w:rsidP="00003FA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eco-tourism and sustainable tourism are growing trends globally, there is a lack of comprehensive research on </w:t>
      </w:r>
      <w:r w:rsidRPr="00113134">
        <w:rPr>
          <w:rFonts w:ascii="Times New Roman" w:eastAsia="Times New Roman" w:hAnsi="Times New Roman" w:cs="Times New Roman"/>
          <w:b/>
          <w:bCs/>
          <w:sz w:val="24"/>
          <w:szCs w:val="24"/>
        </w:rPr>
        <w:t>sustainable practices</w:t>
      </w:r>
      <w:r w:rsidRPr="00113134">
        <w:rPr>
          <w:rFonts w:ascii="Times New Roman" w:eastAsia="Times New Roman" w:hAnsi="Times New Roman" w:cs="Times New Roman"/>
          <w:sz w:val="24"/>
          <w:szCs w:val="24"/>
        </w:rPr>
        <w:t xml:space="preserve"> in Sri Lanka's tourism sector.</w:t>
      </w:r>
    </w:p>
    <w:p w14:paraId="064382F0" w14:textId="77777777" w:rsidR="00EB1AFF" w:rsidRPr="00113134" w:rsidRDefault="00EB1AFF" w:rsidP="00003FA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Pathfinder.lk can play a pioneering role in filling this gap by incorporating </w:t>
      </w:r>
      <w:r w:rsidRPr="00113134">
        <w:rPr>
          <w:rFonts w:ascii="Times New Roman" w:eastAsia="Times New Roman" w:hAnsi="Times New Roman" w:cs="Times New Roman"/>
          <w:b/>
          <w:bCs/>
          <w:sz w:val="24"/>
          <w:szCs w:val="24"/>
        </w:rPr>
        <w:t>eco-friendly experiences</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collaborating with communities</w:t>
      </w:r>
      <w:r w:rsidRPr="00113134">
        <w:rPr>
          <w:rFonts w:ascii="Times New Roman" w:eastAsia="Times New Roman" w:hAnsi="Times New Roman" w:cs="Times New Roman"/>
          <w:sz w:val="24"/>
          <w:szCs w:val="24"/>
        </w:rPr>
        <w:t xml:space="preserve"> promoting sustainability.</w:t>
      </w:r>
    </w:p>
    <w:p w14:paraId="6702DB5F" w14:textId="34BCF4A4" w:rsidR="00EB1AFF" w:rsidRPr="00113134" w:rsidRDefault="00EB1AFF" w:rsidP="00935348">
      <w:pPr>
        <w:pStyle w:val="Heading4"/>
      </w:pPr>
      <w:r w:rsidRPr="00113134">
        <w:t>1.4.1.5 Lack of Focus on User-Generated Content (UGC) in Sri Lanka’s Tourism Market</w:t>
      </w:r>
    </w:p>
    <w:p w14:paraId="73A6AF77" w14:textId="77777777" w:rsidR="00EB1AFF" w:rsidRPr="00113134" w:rsidRDefault="00EB1AFF" w:rsidP="00003FA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 xml:space="preserve">Social media and user-generated content (UGC) are powerful marketing tools. However, </w:t>
      </w:r>
      <w:r w:rsidRPr="00113134">
        <w:rPr>
          <w:rFonts w:ascii="Times New Roman" w:eastAsia="Times New Roman" w:hAnsi="Times New Roman" w:cs="Times New Roman"/>
          <w:b/>
          <w:bCs/>
          <w:sz w:val="24"/>
          <w:szCs w:val="24"/>
        </w:rPr>
        <w:t>Sri Lanka’s tourism sector lacks sufficient analysis of how UGC</w:t>
      </w:r>
      <w:r w:rsidRPr="00113134">
        <w:rPr>
          <w:rFonts w:ascii="Times New Roman" w:eastAsia="Times New Roman" w:hAnsi="Times New Roman" w:cs="Times New Roman"/>
          <w:sz w:val="24"/>
          <w:szCs w:val="24"/>
        </w:rPr>
        <w:t xml:space="preserve"> (e.g., reviews, social media posts, traveler videos) influences travelers' decisions.</w:t>
      </w:r>
    </w:p>
    <w:p w14:paraId="5CA64DE8" w14:textId="77777777" w:rsidR="00EB1AFF" w:rsidRPr="00113134" w:rsidRDefault="00EB1AFF" w:rsidP="00003FA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Pathfinder.lk needs insight into the types of UGC that resonate most with its target audience and how to leverage this effectively.</w:t>
      </w:r>
    </w:p>
    <w:p w14:paraId="7307A9D9" w14:textId="6C45C281" w:rsidR="00EB1AFF" w:rsidRPr="00113134" w:rsidRDefault="00EB1AFF" w:rsidP="00935348">
      <w:pPr>
        <w:pStyle w:val="Heading4"/>
      </w:pPr>
      <w:r w:rsidRPr="00113134">
        <w:t>1.4.1.6. Minimal Research on Regional and Domestic Tourism Trends</w:t>
      </w:r>
    </w:p>
    <w:p w14:paraId="080BF19B" w14:textId="77777777" w:rsidR="00EB1AFF" w:rsidRPr="00113134" w:rsidRDefault="00EB1AFF" w:rsidP="00003FA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Research on Sri Lanka's tourism industry is largely focused on </w:t>
      </w:r>
      <w:r w:rsidRPr="00113134">
        <w:rPr>
          <w:rFonts w:ascii="Times New Roman" w:eastAsia="Times New Roman" w:hAnsi="Times New Roman" w:cs="Times New Roman"/>
          <w:b/>
          <w:bCs/>
          <w:sz w:val="24"/>
          <w:szCs w:val="24"/>
        </w:rPr>
        <w:t>international inbound travelers</w:t>
      </w:r>
      <w:r w:rsidRPr="00113134">
        <w:rPr>
          <w:rFonts w:ascii="Times New Roman" w:eastAsia="Times New Roman" w:hAnsi="Times New Roman" w:cs="Times New Roman"/>
          <w:sz w:val="24"/>
          <w:szCs w:val="24"/>
        </w:rPr>
        <w:t xml:space="preserve">. There is limited information on </w:t>
      </w:r>
      <w:r w:rsidRPr="00113134">
        <w:rPr>
          <w:rFonts w:ascii="Times New Roman" w:eastAsia="Times New Roman" w:hAnsi="Times New Roman" w:cs="Times New Roman"/>
          <w:b/>
          <w:bCs/>
          <w:sz w:val="24"/>
          <w:szCs w:val="24"/>
        </w:rPr>
        <w:t>regional tourism</w:t>
      </w:r>
      <w:r w:rsidRPr="00113134">
        <w:rPr>
          <w:rFonts w:ascii="Times New Roman" w:eastAsia="Times New Roman" w:hAnsi="Times New Roman" w:cs="Times New Roman"/>
          <w:sz w:val="24"/>
          <w:szCs w:val="24"/>
        </w:rPr>
        <w:t xml:space="preserve"> (e.g., South Asian travelers) and </w:t>
      </w:r>
      <w:r w:rsidRPr="00113134">
        <w:rPr>
          <w:rFonts w:ascii="Times New Roman" w:eastAsia="Times New Roman" w:hAnsi="Times New Roman" w:cs="Times New Roman"/>
          <w:b/>
          <w:bCs/>
          <w:sz w:val="24"/>
          <w:szCs w:val="24"/>
        </w:rPr>
        <w:t>domestic tourism</w:t>
      </w:r>
      <w:r w:rsidRPr="00113134">
        <w:rPr>
          <w:rFonts w:ascii="Times New Roman" w:eastAsia="Times New Roman" w:hAnsi="Times New Roman" w:cs="Times New Roman"/>
          <w:sz w:val="24"/>
          <w:szCs w:val="24"/>
        </w:rPr>
        <w:t xml:space="preserve"> behaviors, spending patterns, and preferences.</w:t>
      </w:r>
    </w:p>
    <w:p w14:paraId="7BB8A0E2" w14:textId="0CDF771E" w:rsidR="00EB1AFF" w:rsidRPr="00113134" w:rsidRDefault="00EB1AFF" w:rsidP="00003FA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Understanding these segments could open new opportunities for Pathfinder.lk, especially during periods of low international arrivals.</w:t>
      </w:r>
    </w:p>
    <w:p w14:paraId="750102B9" w14:textId="7C087E60" w:rsidR="00EB1AFF" w:rsidRPr="00113134" w:rsidRDefault="00FD22D5" w:rsidP="00935348">
      <w:pPr>
        <w:pStyle w:val="Heading3"/>
      </w:pPr>
      <w:bookmarkStart w:id="69" w:name="_Toc190468675"/>
      <w:bookmarkStart w:id="70" w:name="_Toc192716404"/>
      <w:bookmarkStart w:id="71" w:name="_Toc193366908"/>
      <w:r w:rsidRPr="00113134">
        <w:t xml:space="preserve">1.4.2 </w:t>
      </w:r>
      <w:r w:rsidR="00EB1AFF" w:rsidRPr="00113134">
        <w:t>Research Objectives for Pathfinder.lk</w:t>
      </w:r>
      <w:bookmarkEnd w:id="69"/>
      <w:bookmarkEnd w:id="70"/>
      <w:bookmarkEnd w:id="71"/>
    </w:p>
    <w:p w14:paraId="42D26087" w14:textId="77777777" w:rsidR="00EB1AFF" w:rsidRPr="00113134" w:rsidRDefault="00EB1AFF" w:rsidP="00EB1AFF">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Based on the identified research gaps, the following objectives are proposed for Pathfinder.lk to achieve strategic growth and position itself as a leader in Sri Lanka’s tourism sector:</w:t>
      </w:r>
    </w:p>
    <w:p w14:paraId="1BCDF57C" w14:textId="15ACD96E" w:rsidR="00EB1AFF" w:rsidRPr="00113134" w:rsidRDefault="00FD22D5" w:rsidP="00935348">
      <w:pPr>
        <w:pStyle w:val="Heading4"/>
      </w:pPr>
      <w:r w:rsidRPr="00113134">
        <w:t>1.4.2.</w:t>
      </w:r>
      <w:r w:rsidR="00EB1AFF" w:rsidRPr="00113134">
        <w:t>1 Identify Niche Market Opportunities</w:t>
      </w:r>
    </w:p>
    <w:p w14:paraId="474F52BD" w14:textId="77777777" w:rsidR="00EB1AFF" w:rsidRPr="00113134" w:rsidRDefault="00EB1AFF" w:rsidP="00003FA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Conduct market research to identify and understand </w:t>
      </w:r>
      <w:r w:rsidRPr="00113134">
        <w:rPr>
          <w:rFonts w:ascii="Times New Roman" w:eastAsia="Times New Roman" w:hAnsi="Times New Roman" w:cs="Times New Roman"/>
          <w:b/>
          <w:bCs/>
          <w:sz w:val="24"/>
          <w:szCs w:val="24"/>
        </w:rPr>
        <w:t>niche tourist segments</w:t>
      </w:r>
      <w:r w:rsidRPr="00113134">
        <w:rPr>
          <w:rFonts w:ascii="Times New Roman" w:eastAsia="Times New Roman" w:hAnsi="Times New Roman" w:cs="Times New Roman"/>
          <w:sz w:val="24"/>
          <w:szCs w:val="24"/>
        </w:rPr>
        <w:t xml:space="preserve"> such as wellness, adventure, and medical tourism.</w:t>
      </w:r>
    </w:p>
    <w:p w14:paraId="4925FB72" w14:textId="77777777" w:rsidR="00EB1AFF" w:rsidRPr="00113134" w:rsidRDefault="00EB1AFF" w:rsidP="00003FA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Assess the feasibility of offering specialized travel experiences to these groups to attract a wider and more diverse customer base.</w:t>
      </w:r>
    </w:p>
    <w:p w14:paraId="512C15A3" w14:textId="252A1460" w:rsidR="00EB1AFF" w:rsidRPr="00113134" w:rsidRDefault="00FD22D5" w:rsidP="00935348">
      <w:pPr>
        <w:pStyle w:val="Heading4"/>
      </w:pPr>
      <w:r w:rsidRPr="00113134">
        <w:t>1.4.2.</w:t>
      </w:r>
      <w:r w:rsidR="00EB1AFF" w:rsidRPr="00113134">
        <w:t>2 Analyze Post-Pandemic Travel Trends</w:t>
      </w:r>
    </w:p>
    <w:p w14:paraId="2346E429" w14:textId="77777777" w:rsidR="00EB1AFF" w:rsidRPr="00113134" w:rsidRDefault="00EB1AFF" w:rsidP="00003FA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Study the </w:t>
      </w:r>
      <w:r w:rsidRPr="00113134">
        <w:rPr>
          <w:rFonts w:ascii="Times New Roman" w:eastAsia="Times New Roman" w:hAnsi="Times New Roman" w:cs="Times New Roman"/>
          <w:b/>
          <w:bCs/>
          <w:sz w:val="24"/>
          <w:szCs w:val="24"/>
        </w:rPr>
        <w:t>post-pandemic preferences</w:t>
      </w:r>
      <w:r w:rsidRPr="00113134">
        <w:rPr>
          <w:rFonts w:ascii="Times New Roman" w:eastAsia="Times New Roman" w:hAnsi="Times New Roman" w:cs="Times New Roman"/>
          <w:sz w:val="24"/>
          <w:szCs w:val="24"/>
        </w:rPr>
        <w:t xml:space="preserve"> of both international and domestic tourists visiting Sri Lanka, with a focus on safety, sustainability, and unique experiences.</w:t>
      </w:r>
    </w:p>
    <w:p w14:paraId="71ABB97B" w14:textId="77777777" w:rsidR="00EB1AFF" w:rsidRPr="00113134" w:rsidRDefault="00EB1AFF" w:rsidP="00003FA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 these insights to align services with the changing expectations of travelers.</w:t>
      </w:r>
    </w:p>
    <w:p w14:paraId="63F7938D" w14:textId="1A14A5D1" w:rsidR="00EB1AFF" w:rsidRPr="00113134" w:rsidRDefault="00FD22D5" w:rsidP="00935348">
      <w:pPr>
        <w:pStyle w:val="Heading4"/>
      </w:pPr>
      <w:r w:rsidRPr="00113134">
        <w:t>1.4.2.</w:t>
      </w:r>
      <w:r w:rsidR="00EB1AFF" w:rsidRPr="00113134">
        <w:t>3 Evaluate the Digital Readiness of Local Partners</w:t>
      </w:r>
    </w:p>
    <w:p w14:paraId="2BE46968" w14:textId="77777777" w:rsidR="00EB1AFF" w:rsidRPr="00113134" w:rsidRDefault="00EB1AFF" w:rsidP="00003FA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Assess the </w:t>
      </w:r>
      <w:r w:rsidRPr="00113134">
        <w:rPr>
          <w:rFonts w:ascii="Times New Roman" w:eastAsia="Times New Roman" w:hAnsi="Times New Roman" w:cs="Times New Roman"/>
          <w:b/>
          <w:bCs/>
          <w:sz w:val="24"/>
          <w:szCs w:val="24"/>
        </w:rPr>
        <w:t>digital capabilities</w:t>
      </w:r>
      <w:r w:rsidRPr="00113134">
        <w:rPr>
          <w:rFonts w:ascii="Times New Roman" w:eastAsia="Times New Roman" w:hAnsi="Times New Roman" w:cs="Times New Roman"/>
          <w:sz w:val="24"/>
          <w:szCs w:val="24"/>
        </w:rPr>
        <w:t xml:space="preserve"> of hotels, transportation providers, and other local tourism stakeholders.</w:t>
      </w:r>
    </w:p>
    <w:p w14:paraId="74AC84CF" w14:textId="77777777" w:rsidR="00EB1AFF" w:rsidRPr="00113134" w:rsidRDefault="00EB1AFF" w:rsidP="00003FA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Develop strategies to enhance collaboration and provide </w:t>
      </w:r>
      <w:r w:rsidRPr="00113134">
        <w:rPr>
          <w:rFonts w:ascii="Times New Roman" w:eastAsia="Times New Roman" w:hAnsi="Times New Roman" w:cs="Times New Roman"/>
          <w:b/>
          <w:bCs/>
          <w:sz w:val="24"/>
          <w:szCs w:val="24"/>
        </w:rPr>
        <w:t>technical support</w:t>
      </w:r>
      <w:r w:rsidRPr="00113134">
        <w:rPr>
          <w:rFonts w:ascii="Times New Roman" w:eastAsia="Times New Roman" w:hAnsi="Times New Roman" w:cs="Times New Roman"/>
          <w:sz w:val="24"/>
          <w:szCs w:val="24"/>
        </w:rPr>
        <w:t xml:space="preserve"> or tools to help them integrate into </w:t>
      </w:r>
      <w:proofErr w:type="spellStart"/>
      <w:r w:rsidRPr="00113134">
        <w:rPr>
          <w:rFonts w:ascii="Times New Roman" w:eastAsia="Times New Roman" w:hAnsi="Times New Roman" w:cs="Times New Roman"/>
          <w:sz w:val="24"/>
          <w:szCs w:val="24"/>
        </w:rPr>
        <w:t>Pathfinder.lk’s</w:t>
      </w:r>
      <w:proofErr w:type="spellEnd"/>
      <w:r w:rsidRPr="00113134">
        <w:rPr>
          <w:rFonts w:ascii="Times New Roman" w:eastAsia="Times New Roman" w:hAnsi="Times New Roman" w:cs="Times New Roman"/>
          <w:sz w:val="24"/>
          <w:szCs w:val="24"/>
        </w:rPr>
        <w:t xml:space="preserve"> platform.</w:t>
      </w:r>
    </w:p>
    <w:p w14:paraId="196FE4B9" w14:textId="38C93575" w:rsidR="00EB1AFF" w:rsidRPr="00113134" w:rsidRDefault="00FD22D5" w:rsidP="00935348">
      <w:pPr>
        <w:pStyle w:val="Heading4"/>
      </w:pPr>
      <w:r w:rsidRPr="00113134">
        <w:t>1.4.2.</w:t>
      </w:r>
      <w:r w:rsidR="00EB1AFF" w:rsidRPr="00113134">
        <w:t>4 Promote Sustainable Tourism Practices</w:t>
      </w:r>
    </w:p>
    <w:p w14:paraId="74A659DB" w14:textId="77777777" w:rsidR="00EB1AFF" w:rsidRPr="00113134" w:rsidRDefault="00EB1AFF" w:rsidP="00003FA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Explore opportunities to incorporate </w:t>
      </w:r>
      <w:r w:rsidRPr="00113134">
        <w:rPr>
          <w:rFonts w:ascii="Times New Roman" w:eastAsia="Times New Roman" w:hAnsi="Times New Roman" w:cs="Times New Roman"/>
          <w:b/>
          <w:bCs/>
          <w:sz w:val="24"/>
          <w:szCs w:val="24"/>
        </w:rPr>
        <w:t>sustainability-focused travel packages</w:t>
      </w:r>
      <w:r w:rsidRPr="00113134">
        <w:rPr>
          <w:rFonts w:ascii="Times New Roman" w:eastAsia="Times New Roman" w:hAnsi="Times New Roman" w:cs="Times New Roman"/>
          <w:sz w:val="24"/>
          <w:szCs w:val="24"/>
        </w:rPr>
        <w:t xml:space="preserve"> and eco-tourism into </w:t>
      </w:r>
      <w:proofErr w:type="spellStart"/>
      <w:r w:rsidRPr="00113134">
        <w:rPr>
          <w:rFonts w:ascii="Times New Roman" w:eastAsia="Times New Roman" w:hAnsi="Times New Roman" w:cs="Times New Roman"/>
          <w:sz w:val="24"/>
          <w:szCs w:val="24"/>
        </w:rPr>
        <w:t>Pathfinder.lk's</w:t>
      </w:r>
      <w:proofErr w:type="spellEnd"/>
      <w:r w:rsidRPr="00113134">
        <w:rPr>
          <w:rFonts w:ascii="Times New Roman" w:eastAsia="Times New Roman" w:hAnsi="Times New Roman" w:cs="Times New Roman"/>
          <w:sz w:val="24"/>
          <w:szCs w:val="24"/>
        </w:rPr>
        <w:t xml:space="preserve"> offerings.</w:t>
      </w:r>
    </w:p>
    <w:p w14:paraId="2CD21FCB" w14:textId="77777777" w:rsidR="00EB1AFF" w:rsidRPr="00113134" w:rsidRDefault="00EB1AFF" w:rsidP="00003FA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Partner with local communities and environmental organizations to promote responsible tourism practices.</w:t>
      </w:r>
    </w:p>
    <w:p w14:paraId="141A84B1" w14:textId="517CB8C5" w:rsidR="00EB1AFF" w:rsidRPr="00113134" w:rsidRDefault="00FD22D5" w:rsidP="00935348">
      <w:pPr>
        <w:pStyle w:val="Heading4"/>
      </w:pPr>
      <w:r w:rsidRPr="00113134">
        <w:lastRenderedPageBreak/>
        <w:t>1.4.2.</w:t>
      </w:r>
      <w:r w:rsidR="00EB1AFF" w:rsidRPr="00113134">
        <w:t>5 Leverage Social Media and UGC</w:t>
      </w:r>
    </w:p>
    <w:p w14:paraId="58613AE3" w14:textId="77777777" w:rsidR="00EB1AFF" w:rsidRPr="00113134" w:rsidRDefault="00EB1AFF" w:rsidP="00003FA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Investigate the </w:t>
      </w:r>
      <w:r w:rsidRPr="00113134">
        <w:rPr>
          <w:rFonts w:ascii="Times New Roman" w:eastAsia="Times New Roman" w:hAnsi="Times New Roman" w:cs="Times New Roman"/>
          <w:b/>
          <w:bCs/>
          <w:sz w:val="24"/>
          <w:szCs w:val="24"/>
        </w:rPr>
        <w:t>impact of user-generated content</w:t>
      </w:r>
      <w:r w:rsidRPr="00113134">
        <w:rPr>
          <w:rFonts w:ascii="Times New Roman" w:eastAsia="Times New Roman" w:hAnsi="Times New Roman" w:cs="Times New Roman"/>
          <w:sz w:val="24"/>
          <w:szCs w:val="24"/>
        </w:rPr>
        <w:t xml:space="preserve"> (UGC) on the decision-making process of travelers.</w:t>
      </w:r>
    </w:p>
    <w:p w14:paraId="251D0656" w14:textId="77777777" w:rsidR="00EB1AFF" w:rsidRPr="00113134" w:rsidRDefault="00EB1AFF" w:rsidP="00003FA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Develop strategies to encourage customers to share their experiences through branded hashtags, social media posts, and reviews.</w:t>
      </w:r>
    </w:p>
    <w:p w14:paraId="6588CBFC" w14:textId="2C4AED42" w:rsidR="00EB1AFF" w:rsidRPr="00113134" w:rsidRDefault="00FD22D5" w:rsidP="00935348">
      <w:pPr>
        <w:pStyle w:val="Heading4"/>
      </w:pPr>
      <w:r w:rsidRPr="00113134">
        <w:t>1.4.2.</w:t>
      </w:r>
      <w:r w:rsidR="00EB1AFF" w:rsidRPr="00113134">
        <w:t>6. Explore Regional and Domestic Tourism Potential</w:t>
      </w:r>
    </w:p>
    <w:p w14:paraId="4C066BF8" w14:textId="77777777" w:rsidR="00EB1AFF" w:rsidRPr="00113134" w:rsidRDefault="00EB1AFF" w:rsidP="00003FA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Conduct research to understand the </w:t>
      </w:r>
      <w:r w:rsidRPr="00113134">
        <w:rPr>
          <w:rFonts w:ascii="Times New Roman" w:eastAsia="Times New Roman" w:hAnsi="Times New Roman" w:cs="Times New Roman"/>
          <w:b/>
          <w:bCs/>
          <w:sz w:val="24"/>
          <w:szCs w:val="24"/>
        </w:rPr>
        <w:t>preferences and behaviors of regional (South Asian) and domestic tourists</w:t>
      </w:r>
      <w:r w:rsidRPr="00113134">
        <w:rPr>
          <w:rFonts w:ascii="Times New Roman" w:eastAsia="Times New Roman" w:hAnsi="Times New Roman" w:cs="Times New Roman"/>
          <w:sz w:val="24"/>
          <w:szCs w:val="24"/>
        </w:rPr>
        <w:t>.</w:t>
      </w:r>
    </w:p>
    <w:p w14:paraId="2D68F8BD" w14:textId="77777777" w:rsidR="00EB1AFF" w:rsidRPr="00113134" w:rsidRDefault="00EB1AFF" w:rsidP="00003FA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Develop tailored offerings to cater to these segments, especially during low inbound seasons.</w:t>
      </w:r>
    </w:p>
    <w:p w14:paraId="2F1B36DD" w14:textId="73E970BE" w:rsidR="00EB1AFF" w:rsidRPr="00113134" w:rsidRDefault="00FD22D5" w:rsidP="00935348">
      <w:pPr>
        <w:pStyle w:val="Heading4"/>
      </w:pPr>
      <w:r w:rsidRPr="00113134">
        <w:t>1.4.2.</w:t>
      </w:r>
      <w:r w:rsidR="00EB1AFF" w:rsidRPr="00113134">
        <w:t>7 Integrate Personalization into the Platform</w:t>
      </w:r>
    </w:p>
    <w:p w14:paraId="42148BB6" w14:textId="5D9727BA" w:rsidR="00EB1AFF" w:rsidRPr="00113134" w:rsidRDefault="00EB1AFF" w:rsidP="00003FA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Explore how (e.g., personalized recommendations, chatbots, and dynamic pricing models) can improve the customer experience.</w:t>
      </w:r>
    </w:p>
    <w:p w14:paraId="29408D46" w14:textId="77777777" w:rsidR="00EB1AFF" w:rsidRPr="00113134" w:rsidRDefault="00EB1AFF" w:rsidP="00003FA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Develop a roadmap for integrating these technologies into </w:t>
      </w:r>
      <w:proofErr w:type="spellStart"/>
      <w:r w:rsidRPr="00113134">
        <w:rPr>
          <w:rFonts w:ascii="Times New Roman" w:eastAsia="Times New Roman" w:hAnsi="Times New Roman" w:cs="Times New Roman"/>
          <w:sz w:val="24"/>
          <w:szCs w:val="24"/>
        </w:rPr>
        <w:t>Pathfinder.lk’s</w:t>
      </w:r>
      <w:proofErr w:type="spellEnd"/>
      <w:r w:rsidRPr="00113134">
        <w:rPr>
          <w:rFonts w:ascii="Times New Roman" w:eastAsia="Times New Roman" w:hAnsi="Times New Roman" w:cs="Times New Roman"/>
          <w:sz w:val="24"/>
          <w:szCs w:val="24"/>
        </w:rPr>
        <w:t xml:space="preserve"> platform to differentiate it from competitors.</w:t>
      </w:r>
    </w:p>
    <w:p w14:paraId="2C788D33" w14:textId="7A565357" w:rsidR="00EB1AFF" w:rsidRPr="00113134" w:rsidRDefault="00FD22D5" w:rsidP="00935348">
      <w:pPr>
        <w:pStyle w:val="Heading4"/>
      </w:pPr>
      <w:r w:rsidRPr="00113134">
        <w:t>1.4.2.</w:t>
      </w:r>
      <w:r w:rsidR="00EB1AFF" w:rsidRPr="00113134">
        <w:t>8 Strengthen Marketing and Branding</w:t>
      </w:r>
    </w:p>
    <w:p w14:paraId="27CD9E0B" w14:textId="77777777" w:rsidR="00EB1AFF" w:rsidRPr="00113134" w:rsidRDefault="00EB1AFF" w:rsidP="00003FA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Study effective </w:t>
      </w:r>
      <w:r w:rsidRPr="00113134">
        <w:rPr>
          <w:rFonts w:ascii="Times New Roman" w:eastAsia="Times New Roman" w:hAnsi="Times New Roman" w:cs="Times New Roman"/>
          <w:b/>
          <w:bCs/>
          <w:sz w:val="24"/>
          <w:szCs w:val="24"/>
        </w:rPr>
        <w:t>branding and digital marketing strategies</w:t>
      </w:r>
      <w:r w:rsidRPr="00113134">
        <w:rPr>
          <w:rFonts w:ascii="Times New Roman" w:eastAsia="Times New Roman" w:hAnsi="Times New Roman" w:cs="Times New Roman"/>
          <w:sz w:val="24"/>
          <w:szCs w:val="24"/>
        </w:rPr>
        <w:t xml:space="preserve"> specific to the Sri Lankan tourism market.</w:t>
      </w:r>
    </w:p>
    <w:p w14:paraId="1634CE89" w14:textId="77777777" w:rsidR="00EB1AFF" w:rsidRPr="00113134" w:rsidRDefault="00EB1AFF" w:rsidP="00003FA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Identify key messaging and content types that resonate with both international and domestic audiences.</w:t>
      </w:r>
    </w:p>
    <w:p w14:paraId="02E41CA3" w14:textId="6AA22408" w:rsidR="00EB1AFF" w:rsidRPr="00113134" w:rsidRDefault="00FD22D5" w:rsidP="00935348">
      <w:pPr>
        <w:pStyle w:val="Heading4"/>
      </w:pPr>
      <w:r w:rsidRPr="00113134">
        <w:t>1.4.2.</w:t>
      </w:r>
      <w:r w:rsidR="00EB1AFF" w:rsidRPr="00113134">
        <w:t>9 Build Partnerships for Global Reach</w:t>
      </w:r>
    </w:p>
    <w:p w14:paraId="042B5BE8" w14:textId="77777777" w:rsidR="00EB1AFF" w:rsidRPr="00113134" w:rsidRDefault="00EB1AFF" w:rsidP="00003FA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Research international collaboration opportunities with tour operators, travel agencies, and tourism boards.</w:t>
      </w:r>
    </w:p>
    <w:p w14:paraId="0E7179BA" w14:textId="77777777" w:rsidR="00EB1AFF" w:rsidRPr="00113134" w:rsidRDefault="00EB1AFF" w:rsidP="00003FA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Develop a partnership framework to expand </w:t>
      </w:r>
      <w:proofErr w:type="spellStart"/>
      <w:r w:rsidRPr="00113134">
        <w:rPr>
          <w:rFonts w:ascii="Times New Roman" w:eastAsia="Times New Roman" w:hAnsi="Times New Roman" w:cs="Times New Roman"/>
          <w:sz w:val="24"/>
          <w:szCs w:val="24"/>
        </w:rPr>
        <w:t>Pathfinder.lk’s</w:t>
      </w:r>
      <w:proofErr w:type="spellEnd"/>
      <w:r w:rsidRPr="00113134">
        <w:rPr>
          <w:rFonts w:ascii="Times New Roman" w:eastAsia="Times New Roman" w:hAnsi="Times New Roman" w:cs="Times New Roman"/>
          <w:sz w:val="24"/>
          <w:szCs w:val="24"/>
        </w:rPr>
        <w:t xml:space="preserve"> global footprint.</w:t>
      </w:r>
    </w:p>
    <w:p w14:paraId="32577FA5" w14:textId="668FE6AC" w:rsidR="00EB1AFF" w:rsidRPr="00113134" w:rsidRDefault="00FD22D5" w:rsidP="00935348">
      <w:pPr>
        <w:pStyle w:val="Heading4"/>
      </w:pPr>
      <w:r w:rsidRPr="00113134">
        <w:t>1.4.2.</w:t>
      </w:r>
      <w:r w:rsidR="00EB1AFF" w:rsidRPr="00113134">
        <w:t>10 Enhance Customer Engagement and Retention</w:t>
      </w:r>
    </w:p>
    <w:p w14:paraId="61C8B88A" w14:textId="77777777" w:rsidR="00EB1AFF" w:rsidRPr="00113134" w:rsidRDefault="00EB1AFF" w:rsidP="00003FA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Study </w:t>
      </w:r>
      <w:r w:rsidRPr="00113134">
        <w:rPr>
          <w:rFonts w:ascii="Times New Roman" w:eastAsia="Times New Roman" w:hAnsi="Times New Roman" w:cs="Times New Roman"/>
          <w:b/>
          <w:bCs/>
          <w:sz w:val="24"/>
          <w:szCs w:val="24"/>
        </w:rPr>
        <w:t>customer loyalty programs</w:t>
      </w:r>
      <w:r w:rsidRPr="00113134">
        <w:rPr>
          <w:rFonts w:ascii="Times New Roman" w:eastAsia="Times New Roman" w:hAnsi="Times New Roman" w:cs="Times New Roman"/>
          <w:sz w:val="24"/>
          <w:szCs w:val="24"/>
        </w:rPr>
        <w:t xml:space="preserve"> and reward systems that work in the travel and tourism sector.</w:t>
      </w:r>
    </w:p>
    <w:p w14:paraId="6C5C7549" w14:textId="77777777" w:rsidR="00EB1AFF" w:rsidRPr="00113134" w:rsidRDefault="00EB1AFF" w:rsidP="00003FA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Design initiatives that improve customer engagement, encourage repeat business, and build lasting relationships with Pathfinder.lk users.</w:t>
      </w:r>
    </w:p>
    <w:p w14:paraId="320C704D" w14:textId="44B398B9" w:rsidR="00EB1AFF" w:rsidRPr="00113134" w:rsidRDefault="00EB1AFF" w:rsidP="00EB1AFF">
      <w:pPr>
        <w:spacing w:after="0" w:line="240" w:lineRule="auto"/>
        <w:rPr>
          <w:rFonts w:ascii="Times New Roman" w:eastAsia="Times New Roman" w:hAnsi="Times New Roman" w:cs="Times New Roman"/>
          <w:sz w:val="24"/>
          <w:szCs w:val="24"/>
        </w:rPr>
      </w:pPr>
    </w:p>
    <w:p w14:paraId="223CFA57" w14:textId="77777777" w:rsidR="00EB1AFF" w:rsidRPr="00113134" w:rsidRDefault="00EB1AFF" w:rsidP="00EB1AFF">
      <w:pPr>
        <w:spacing w:before="100" w:beforeAutospacing="1" w:after="100" w:afterAutospacing="1" w:line="240" w:lineRule="auto"/>
        <w:outlineLvl w:val="2"/>
        <w:rPr>
          <w:rFonts w:ascii="Times New Roman" w:eastAsia="Times New Roman" w:hAnsi="Times New Roman" w:cs="Times New Roman"/>
          <w:b/>
          <w:bCs/>
          <w:sz w:val="27"/>
          <w:szCs w:val="27"/>
        </w:rPr>
      </w:pPr>
      <w:bookmarkStart w:id="72" w:name="_Toc190468676"/>
      <w:bookmarkStart w:id="73" w:name="_Toc192716405"/>
      <w:bookmarkStart w:id="74" w:name="_Toc193366909"/>
      <w:r w:rsidRPr="00113134">
        <w:rPr>
          <w:rFonts w:ascii="Times New Roman" w:eastAsia="Times New Roman" w:hAnsi="Times New Roman" w:cs="Times New Roman"/>
          <w:b/>
          <w:bCs/>
          <w:sz w:val="27"/>
          <w:szCs w:val="27"/>
        </w:rPr>
        <w:t>Conclusion</w:t>
      </w:r>
      <w:bookmarkEnd w:id="72"/>
      <w:bookmarkEnd w:id="73"/>
      <w:bookmarkEnd w:id="74"/>
    </w:p>
    <w:p w14:paraId="4370B598" w14:textId="060303F4" w:rsidR="00822066" w:rsidRPr="00113134" w:rsidRDefault="00EB1AFF" w:rsidP="00822066">
      <w:pPr>
        <w:rPr>
          <w:rFonts w:ascii="Times New Roman" w:hAnsi="Times New Roman" w:cs="Times New Roman"/>
          <w:b/>
          <w:bCs/>
        </w:rPr>
      </w:pPr>
      <w:r w:rsidRPr="00113134">
        <w:rPr>
          <w:rFonts w:ascii="Times New Roman" w:eastAsia="Times New Roman" w:hAnsi="Times New Roman" w:cs="Times New Roman"/>
          <w:sz w:val="24"/>
          <w:szCs w:val="24"/>
        </w:rPr>
        <w:lastRenderedPageBreak/>
        <w:t xml:space="preserve">Addressing these </w:t>
      </w:r>
      <w:r w:rsidRPr="00113134">
        <w:rPr>
          <w:rFonts w:ascii="Times New Roman" w:eastAsia="Times New Roman" w:hAnsi="Times New Roman" w:cs="Times New Roman"/>
          <w:b/>
          <w:bCs/>
          <w:sz w:val="24"/>
          <w:szCs w:val="24"/>
        </w:rPr>
        <w:t>research gaps</w:t>
      </w:r>
      <w:r w:rsidRPr="00113134">
        <w:rPr>
          <w:rFonts w:ascii="Times New Roman" w:eastAsia="Times New Roman" w:hAnsi="Times New Roman" w:cs="Times New Roman"/>
          <w:sz w:val="24"/>
          <w:szCs w:val="24"/>
        </w:rPr>
        <w:t xml:space="preserve"> and aligning with the defined </w:t>
      </w:r>
      <w:r w:rsidRPr="00113134">
        <w:rPr>
          <w:rFonts w:ascii="Times New Roman" w:eastAsia="Times New Roman" w:hAnsi="Times New Roman" w:cs="Times New Roman"/>
          <w:b/>
          <w:bCs/>
          <w:sz w:val="24"/>
          <w:szCs w:val="24"/>
        </w:rPr>
        <w:t>objectives</w:t>
      </w:r>
      <w:r w:rsidRPr="00113134">
        <w:rPr>
          <w:rFonts w:ascii="Times New Roman" w:eastAsia="Times New Roman" w:hAnsi="Times New Roman" w:cs="Times New Roman"/>
          <w:sz w:val="24"/>
          <w:szCs w:val="24"/>
        </w:rPr>
        <w:t xml:space="preserve"> will help Pathfinder.lk become a market leader in Sri Lanka's tourism industry. By focusing on innovation, sustainability, and customer-centric strategies, Pathfinder.lk can not only address current challenges but also seize new opportunities for growth and expansion.</w:t>
      </w:r>
      <w:r w:rsidR="00822066" w:rsidRPr="00113134">
        <w:rPr>
          <w:rFonts w:ascii="Times New Roman" w:eastAsia="Times New Roman" w:hAnsi="Times New Roman" w:cs="Times New Roman"/>
          <w:sz w:val="24"/>
          <w:szCs w:val="24"/>
        </w:rPr>
        <w:br/>
      </w:r>
      <w:r w:rsidR="00822066" w:rsidRPr="00113134">
        <w:rPr>
          <w:rFonts w:ascii="Times New Roman" w:eastAsia="Times New Roman" w:hAnsi="Times New Roman" w:cs="Times New Roman"/>
          <w:sz w:val="24"/>
          <w:szCs w:val="24"/>
        </w:rPr>
        <w:br/>
      </w:r>
      <w:r w:rsidR="00822066" w:rsidRPr="00113134">
        <w:rPr>
          <w:rFonts w:ascii="Times New Roman" w:eastAsia="Times New Roman" w:hAnsi="Times New Roman" w:cs="Times New Roman"/>
          <w:sz w:val="24"/>
          <w:szCs w:val="24"/>
        </w:rPr>
        <w:br/>
      </w:r>
      <w:r w:rsidR="00822066" w:rsidRPr="00113134">
        <w:rPr>
          <w:rFonts w:ascii="Times New Roman" w:eastAsia="Times New Roman" w:hAnsi="Times New Roman" w:cs="Times New Roman"/>
          <w:sz w:val="24"/>
          <w:szCs w:val="24"/>
        </w:rPr>
        <w:br/>
      </w:r>
      <w:r w:rsidR="00822066" w:rsidRPr="00113134">
        <w:rPr>
          <w:rFonts w:ascii="Times New Roman" w:hAnsi="Times New Roman" w:cs="Times New Roman"/>
          <w:b/>
          <w:bCs/>
          <w:sz w:val="24"/>
          <w:szCs w:val="24"/>
        </w:rPr>
        <w:t>Cost awareness is another significant element that shapes travelers' choices, particularly in the realm of online reservations. Research indicates that individuals who make bookings via the internet tend to be more budget-conscious than those using conventional booking channels (Toh et al., 2005). This trend is especially noticeable among leisure travelers, who often have financial constraints and actively compare various alternatives to secure the most cost-effective option. Conversely, business travelers typically value efficiency and convenience over affordability, making them less sensitive to price fluctuations (Toh &amp; DeKay, 2002).</w:t>
      </w:r>
    </w:p>
    <w:p w14:paraId="33D5AD6E" w14:textId="55F35339" w:rsidR="00081841" w:rsidRPr="00113134" w:rsidRDefault="00081841" w:rsidP="00FD22D5">
      <w:pPr>
        <w:spacing w:before="100" w:beforeAutospacing="1" w:after="100" w:afterAutospacing="1" w:line="240" w:lineRule="auto"/>
        <w:rPr>
          <w:rFonts w:ascii="Times New Roman" w:eastAsia="Times New Roman" w:hAnsi="Times New Roman" w:cs="Times New Roman"/>
          <w:sz w:val="24"/>
          <w:szCs w:val="24"/>
        </w:rPr>
      </w:pPr>
    </w:p>
    <w:p w14:paraId="4661D2A9" w14:textId="501FDDD3" w:rsidR="00A42D9D" w:rsidRPr="00113134" w:rsidRDefault="00FD22D5" w:rsidP="00935348">
      <w:pPr>
        <w:pStyle w:val="Heading2"/>
        <w:rPr>
          <w:rFonts w:ascii="Times New Roman" w:hAnsi="Times New Roman" w:cs="Times New Roman"/>
        </w:rPr>
      </w:pPr>
      <w:bookmarkStart w:id="75" w:name="_Toc190468677"/>
      <w:bookmarkStart w:id="76" w:name="_Toc192716406"/>
      <w:bookmarkStart w:id="77" w:name="_Toc193366910"/>
      <w:r w:rsidRPr="00113134">
        <w:rPr>
          <w:rFonts w:ascii="Times New Roman" w:hAnsi="Times New Roman" w:cs="Times New Roman"/>
        </w:rPr>
        <w:t xml:space="preserve">1.5 </w:t>
      </w:r>
      <w:r w:rsidR="00A42D9D" w:rsidRPr="00113134">
        <w:rPr>
          <w:rFonts w:ascii="Times New Roman" w:hAnsi="Times New Roman" w:cs="Times New Roman"/>
        </w:rPr>
        <w:t>PROPOSED SOLUTION</w:t>
      </w:r>
      <w:bookmarkEnd w:id="75"/>
      <w:bookmarkEnd w:id="76"/>
      <w:bookmarkEnd w:id="77"/>
      <w:r w:rsidR="00A42D9D" w:rsidRPr="00113134">
        <w:rPr>
          <w:rFonts w:ascii="Times New Roman" w:hAnsi="Times New Roman" w:cs="Times New Roman"/>
        </w:rPr>
        <w:br/>
      </w:r>
    </w:p>
    <w:p w14:paraId="24CB783B" w14:textId="77235376" w:rsidR="004E1162" w:rsidRPr="00113134" w:rsidRDefault="00FD22D5" w:rsidP="00935348">
      <w:pPr>
        <w:pStyle w:val="Heading3"/>
      </w:pPr>
      <w:bookmarkStart w:id="78" w:name="_Toc190468678"/>
      <w:bookmarkStart w:id="79" w:name="_Toc192716407"/>
      <w:bookmarkStart w:id="80" w:name="_Toc193366911"/>
      <w:r w:rsidRPr="00113134">
        <w:t xml:space="preserve">1.5.1 </w:t>
      </w:r>
      <w:r w:rsidR="004E1162" w:rsidRPr="00113134">
        <w:t>Objective:</w:t>
      </w:r>
      <w:bookmarkEnd w:id="78"/>
      <w:bookmarkEnd w:id="79"/>
      <w:bookmarkEnd w:id="80"/>
    </w:p>
    <w:p w14:paraId="2CD02635" w14:textId="3B9AEB97" w:rsidR="004E1162" w:rsidRPr="00113134" w:rsidRDefault="004E1162" w:rsidP="004E1162">
      <w:pPr>
        <w:spacing w:before="100" w:beforeAutospacing="1" w:after="100" w:afterAutospacing="1" w:line="240" w:lineRule="auto"/>
        <w:rPr>
          <w:ins w:id="81" w:author="DELL" w:date="2025-03-18T11:43:00Z"/>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platform is conceived as a dynamic, comprehensive, and web-based travel planning solution tailored to the diverse needs of both business and leisure travelers. This platform leverages insights derived from an extensive survey of hotel booking behaviors to elevate the user experience by integrating intuitive online booking features, personalized recommendations, and real-time updates. With a keen focus on traveler segmentation and preferences,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is poised to streamline the travel planning journey and position itself as the go-to platform for seamless travel bookings in Sri Lanka and beyond.</w:t>
      </w:r>
    </w:p>
    <w:p w14:paraId="485690A0" w14:textId="77777777" w:rsidR="004E1162" w:rsidRPr="00113134" w:rsidRDefault="004E1162" w:rsidP="004E1162">
      <w:pPr>
        <w:spacing w:before="100" w:beforeAutospacing="1" w:after="100" w:afterAutospacing="1" w:line="240" w:lineRule="auto"/>
        <w:outlineLvl w:val="3"/>
        <w:rPr>
          <w:rFonts w:ascii="Times New Roman" w:eastAsia="Times New Roman" w:hAnsi="Times New Roman" w:cs="Times New Roman"/>
          <w:b/>
          <w:bCs/>
          <w:sz w:val="28"/>
          <w:szCs w:val="28"/>
        </w:rPr>
      </w:pPr>
      <w:r w:rsidRPr="00113134">
        <w:rPr>
          <w:rFonts w:ascii="Times New Roman" w:eastAsia="Times New Roman" w:hAnsi="Times New Roman" w:cs="Times New Roman"/>
          <w:b/>
          <w:bCs/>
          <w:sz w:val="28"/>
          <w:szCs w:val="28"/>
        </w:rPr>
        <w:t>Key Features of pathfinder.lk:</w:t>
      </w:r>
    </w:p>
    <w:p w14:paraId="3BF72E01" w14:textId="1AA8B470" w:rsidR="004E1162" w:rsidRPr="00113134" w:rsidRDefault="00DC050F" w:rsidP="00935348">
      <w:pPr>
        <w:pStyle w:val="Heading4"/>
      </w:pPr>
      <w:r w:rsidRPr="00113134">
        <w:t xml:space="preserve">1.5.1.1 </w:t>
      </w:r>
      <w:r w:rsidR="004E1162" w:rsidRPr="00113134">
        <w:t>Traveler Segmentation &amp; Personalization:</w:t>
      </w:r>
    </w:p>
    <w:p w14:paraId="14ACBB13"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Business vs. Leisure Travelers:</w:t>
      </w:r>
      <w:r w:rsidRPr="00113134">
        <w:rPr>
          <w:rFonts w:ascii="Times New Roman" w:eastAsia="Times New Roman" w:hAnsi="Times New Roman" w:cs="Times New Roman"/>
          <w:sz w:val="24"/>
          <w:szCs w:val="24"/>
        </w:rPr>
        <w:t xml:space="preserve"> Harnessing data from the survey,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categorize users into distinct segments—business and leisure travelers. This segmentation enables the platform to deliver highly personalized content, offering travel packages, accommodation options, and activities aligned with the unique preferences and requirements of each group. For instance, business travelers will be presented with recommendations for accommodations offering high-end amenities, business facilities, and convenient locations, while leisure travelers will enjoy curated suggestions for tourist attractions, local experiences, and family-friendly options.</w:t>
      </w:r>
    </w:p>
    <w:p w14:paraId="41919228"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Custom Travel Planning:</w:t>
      </w:r>
      <w:r w:rsidRPr="00113134">
        <w:rPr>
          <w:rFonts w:ascii="Times New Roman" w:eastAsia="Times New Roman" w:hAnsi="Times New Roman" w:cs="Times New Roman"/>
          <w:sz w:val="24"/>
          <w:szCs w:val="24"/>
        </w:rPr>
        <w:t xml:space="preserve"> Upon entry, users will input preferences such as budget, travel purpose, and desired destinations. These data points will be utilized to suggest a tailor-made travel itinerary, complete with customized hotel stays, activities, and transport options. This level of personalization ensures that each traveler’s experience is both relevant and enriching.</w:t>
      </w:r>
    </w:p>
    <w:p w14:paraId="08A0E299" w14:textId="094677A6" w:rsidR="004E1162" w:rsidRPr="00113134" w:rsidRDefault="00FD22D5" w:rsidP="00935348">
      <w:pPr>
        <w:pStyle w:val="Heading4"/>
      </w:pPr>
      <w:r w:rsidRPr="00113134">
        <w:t xml:space="preserve">1.5.1.2 </w:t>
      </w:r>
      <w:r w:rsidR="004E1162" w:rsidRPr="00113134">
        <w:t>User-Friendly Search and Booking:</w:t>
      </w:r>
    </w:p>
    <w:p w14:paraId="1F21C7CC"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Hotel Search Functionality:</w:t>
      </w:r>
      <w:r w:rsidRPr="00113134">
        <w:rPr>
          <w:rFonts w:ascii="Times New Roman" w:eastAsia="Times New Roman" w:hAnsi="Times New Roman" w:cs="Times New Roman"/>
          <w:sz w:val="24"/>
          <w:szCs w:val="24"/>
        </w:rPr>
        <w:t xml:space="preserve"> Drawing from the insights gathered in the survey, where 78% of travelers search for hotels online,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provide an advanced yet user-friendly hotel search interface. Users can filter results based on essential criteria, including price range, location, star rating, and amenities, ensuring they can find accommodations that best suit their needs and budget.</w:t>
      </w:r>
    </w:p>
    <w:p w14:paraId="6DFAAA22"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Direct Booking Integration:</w:t>
      </w:r>
      <w:r w:rsidRPr="00113134">
        <w:rPr>
          <w:rFonts w:ascii="Times New Roman" w:eastAsia="Times New Roman" w:hAnsi="Times New Roman" w:cs="Times New Roman"/>
          <w:sz w:val="24"/>
          <w:szCs w:val="24"/>
        </w:rPr>
        <w:t xml:space="preserve"> The platform will integrate seamless booking functionality, allowing users to reserve rooms directly from the site, bypassing third-party booking engines. This aligns with the behavior of 67% of online hotel searchers who prefer to complete their bookings directly on the platform they used to search.</w:t>
      </w:r>
    </w:p>
    <w:p w14:paraId="445DD010"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Rate Comparison Tool:</w:t>
      </w:r>
      <w:r w:rsidRPr="00113134">
        <w:rPr>
          <w:rFonts w:ascii="Times New Roman" w:eastAsia="Times New Roman" w:hAnsi="Times New Roman" w:cs="Times New Roman"/>
          <w:sz w:val="24"/>
          <w:szCs w:val="24"/>
        </w:rPr>
        <w:t xml:space="preserve"> A key feature of the platform will be an intuitive side-by-side comparison tool. This tool will empower users to evaluate various hotels based on competitive pricing, guest ratings, and available amenities, making the decision-making process transparent and straightforward.</w:t>
      </w:r>
    </w:p>
    <w:p w14:paraId="5E03DD70" w14:textId="10BF58B6" w:rsidR="004E1162" w:rsidRPr="00113134" w:rsidRDefault="00FD22D5" w:rsidP="00935348">
      <w:pPr>
        <w:pStyle w:val="Heading4"/>
      </w:pPr>
      <w:r w:rsidRPr="00113134">
        <w:t xml:space="preserve">1.5.1.3 </w:t>
      </w:r>
      <w:r w:rsidR="004E1162" w:rsidRPr="00113134">
        <w:t>Integrated Communication Options:</w:t>
      </w:r>
    </w:p>
    <w:p w14:paraId="5552F38B" w14:textId="430A1D6F"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Direct Booking Assistance:</w:t>
      </w:r>
      <w:r w:rsidRPr="00113134">
        <w:rPr>
          <w:rFonts w:ascii="Times New Roman" w:eastAsia="Times New Roman" w:hAnsi="Times New Roman" w:cs="Times New Roman"/>
          <w:sz w:val="24"/>
          <w:szCs w:val="24"/>
        </w:rPr>
        <w:t xml:space="preserve"> Recognizing that 26% of travelers still prefer direct communication for bookings,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incorporate live chat and voice capabilities that allow users to interact with hotel representatives or customer service agents. This feature will facilitate personalized assistance, enabling users to negotiate better rates, request special accommodations, or address specific queries in real-time.</w:t>
      </w:r>
      <w:r w:rsidR="00FD22D5" w:rsidRPr="00113134">
        <w:rPr>
          <w:rFonts w:ascii="Times New Roman" w:eastAsia="Times New Roman" w:hAnsi="Times New Roman" w:cs="Times New Roman"/>
          <w:sz w:val="24"/>
          <w:szCs w:val="24"/>
        </w:rPr>
        <w:br/>
      </w:r>
    </w:p>
    <w:p w14:paraId="6A55FDE0" w14:textId="10AD5BCA" w:rsidR="004E1162" w:rsidRPr="00113134" w:rsidRDefault="00DC050F" w:rsidP="00935348">
      <w:pPr>
        <w:pStyle w:val="Heading4"/>
      </w:pPr>
      <w:r w:rsidRPr="00113134">
        <w:t xml:space="preserve">1.5.1.4 </w:t>
      </w:r>
      <w:r w:rsidR="004E1162" w:rsidRPr="00113134">
        <w:t>Mobile Integration:</w:t>
      </w:r>
    </w:p>
    <w:p w14:paraId="7FF9672B"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While primarily a web-based application,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be fully optimized for mobile use. Given the increasing trend of mobile-first travel searches and bookings, the platform’s mobile responsiveness will allow users to plan, book, and modify their trips while on the go. The mobile version will mirror the functionality of the desktop version, ensuring a seamless user experience across devices.</w:t>
      </w:r>
    </w:p>
    <w:p w14:paraId="1DF7D2EF" w14:textId="05C36BC3" w:rsidR="004E1162" w:rsidRPr="00113134" w:rsidRDefault="00FD22D5" w:rsidP="00935348">
      <w:pPr>
        <w:pStyle w:val="Heading4"/>
      </w:pPr>
      <w:r w:rsidRPr="00113134">
        <w:t xml:space="preserve">1.5.1.5 </w:t>
      </w:r>
      <w:r w:rsidR="004E1162" w:rsidRPr="00113134">
        <w:t>Hotel Loyalty Program Integration:</w:t>
      </w:r>
    </w:p>
    <w:p w14:paraId="4763ED78" w14:textId="57D0524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 response to the significant interest in loyalty programs (with the survey revealing an average of 1.67 memberships per traveler),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w:t>
      </w:r>
      <w:r w:rsidRPr="00113134">
        <w:rPr>
          <w:rFonts w:ascii="Times New Roman" w:eastAsia="Times New Roman" w:hAnsi="Times New Roman" w:cs="Times New Roman"/>
          <w:sz w:val="24"/>
          <w:szCs w:val="24"/>
        </w:rPr>
        <w:lastRenderedPageBreak/>
        <w:t>integrate hotel loyalty programs</w:t>
      </w:r>
      <w:r w:rsidR="009D7A1C" w:rsidRPr="00113134">
        <w:rPr>
          <w:rFonts w:ascii="Times New Roman" w:eastAsia="Times New Roman" w:hAnsi="Times New Roman" w:cs="Times New Roman"/>
          <w:sz w:val="24"/>
          <w:szCs w:val="24"/>
        </w:rPr>
        <w:t xml:space="preserve"> in future</w:t>
      </w:r>
      <w:r w:rsidRPr="00113134">
        <w:rPr>
          <w:rFonts w:ascii="Times New Roman" w:eastAsia="Times New Roman" w:hAnsi="Times New Roman" w:cs="Times New Roman"/>
          <w:sz w:val="24"/>
          <w:szCs w:val="24"/>
        </w:rPr>
        <w:t>. Users can link their membership with partnered hotel chains and earn points, discounts, or exclusive perks when booking through the platform. This integration not only enhances user satisfaction but also drives repeat business.</w:t>
      </w:r>
      <w:r w:rsidR="00FD22D5" w:rsidRPr="00113134">
        <w:rPr>
          <w:rFonts w:ascii="Times New Roman" w:eastAsia="Times New Roman" w:hAnsi="Times New Roman" w:cs="Times New Roman"/>
          <w:sz w:val="24"/>
          <w:szCs w:val="24"/>
        </w:rPr>
        <w:br/>
      </w:r>
    </w:p>
    <w:p w14:paraId="5F99FBD8" w14:textId="226BD4EA" w:rsidR="004E1162" w:rsidRPr="00113134" w:rsidRDefault="00FD22D5" w:rsidP="00935348">
      <w:pPr>
        <w:pStyle w:val="Heading4"/>
      </w:pPr>
      <w:r w:rsidRPr="00113134">
        <w:t xml:space="preserve">1.5.1.6 </w:t>
      </w:r>
      <w:r w:rsidR="004E1162" w:rsidRPr="00113134">
        <w:t>Booking Analytics and Targeted Promotions:</w:t>
      </w:r>
    </w:p>
    <w:p w14:paraId="315F72D9" w14:textId="3FE2EB65"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leverage advanced analytics to analyze user behaviors, preferences, and past bookings. This data will enable the platform to offer tailored promotions and exclusive deals, such as early-bird offers for business travelers or discounts for users frequently booking family-friendly hotels. By tracking customer data, the platform will foster a highly personalized and responsive booking experience.</w:t>
      </w:r>
      <w:r w:rsidR="00FD22D5" w:rsidRPr="00113134">
        <w:rPr>
          <w:rFonts w:ascii="Times New Roman" w:eastAsia="Times New Roman" w:hAnsi="Times New Roman" w:cs="Times New Roman"/>
          <w:sz w:val="24"/>
          <w:szCs w:val="24"/>
        </w:rPr>
        <w:br/>
      </w:r>
    </w:p>
    <w:p w14:paraId="35C5BF75" w14:textId="6D944CE1" w:rsidR="004E1162" w:rsidRPr="00113134" w:rsidRDefault="00DC050F" w:rsidP="00093090">
      <w:pPr>
        <w:pStyle w:val="Heading4"/>
      </w:pPr>
      <w:r w:rsidRPr="00113134">
        <w:t xml:space="preserve">1.5.1.7 </w:t>
      </w:r>
      <w:r w:rsidR="004E1162" w:rsidRPr="00113134">
        <w:t>High-Quality Website Performance:</w:t>
      </w:r>
    </w:p>
    <w:p w14:paraId="7E4EB00F" w14:textId="5713FB00"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The quality of the website will align with high industry standards, ensuring that users find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be fast, intuitive, and visually appealing. Emphasizing user-centric design principles, the platform will feature quick load times, clear navigation menus, and aesthetically pleasing layouts that enhance the overall browsing and booking experience.</w:t>
      </w:r>
      <w:r w:rsidR="00FD22D5" w:rsidRPr="00113134">
        <w:rPr>
          <w:rFonts w:ascii="Times New Roman" w:eastAsia="Times New Roman" w:hAnsi="Times New Roman" w:cs="Times New Roman"/>
          <w:sz w:val="24"/>
          <w:szCs w:val="24"/>
        </w:rPr>
        <w:br/>
      </w:r>
    </w:p>
    <w:p w14:paraId="2BC5375F" w14:textId="35F3ECFC" w:rsidR="004E1162" w:rsidRPr="00113134" w:rsidRDefault="00FD22D5" w:rsidP="00093090">
      <w:pPr>
        <w:pStyle w:val="Heading4"/>
      </w:pPr>
      <w:r w:rsidRPr="00113134">
        <w:t xml:space="preserve">1.5.1.8 </w:t>
      </w:r>
      <w:r w:rsidR="004E1162" w:rsidRPr="00113134">
        <w:rPr>
          <w:rStyle w:val="Heading4Char"/>
          <w:b/>
          <w:bCs/>
        </w:rPr>
        <w:t>Real-Time Updates and Reviews:</w:t>
      </w:r>
      <w:r w:rsidRPr="00113134">
        <w:br/>
      </w:r>
    </w:p>
    <w:p w14:paraId="47E9FE2B"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User-Generated Reviews:</w:t>
      </w:r>
      <w:r w:rsidRPr="00113134">
        <w:rPr>
          <w:rFonts w:ascii="Times New Roman" w:eastAsia="Times New Roman" w:hAnsi="Times New Roman" w:cs="Times New Roman"/>
          <w:sz w:val="24"/>
          <w:szCs w:val="24"/>
        </w:rPr>
        <w:t xml:space="preserve"> With travelers placing high importance on peer feedback, the platform will enable users to post and read reviews of hotels and destinations, helping them make well-informed decisions. Authentic reviews and ratings will add significant value to the user experience, enabling trust-building within the platform’s community.</w:t>
      </w:r>
    </w:p>
    <w:p w14:paraId="76C89C79" w14:textId="77777777" w:rsidR="004E1162" w:rsidRPr="00113134" w:rsidRDefault="004E1162" w:rsidP="00003FA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Real-Time Pricing &amp; Availability:</w:t>
      </w:r>
      <w:r w:rsidRPr="00113134">
        <w:rPr>
          <w:rFonts w:ascii="Times New Roman" w:eastAsia="Times New Roman" w:hAnsi="Times New Roman" w:cs="Times New Roman"/>
          <w:sz w:val="24"/>
          <w:szCs w:val="24"/>
        </w:rPr>
        <w:t xml:space="preserve"> To ensure transparency and avoid booking frustrations,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update hotel pricing and availability in real-time. This dynamic feature will allow users to see the most accurate and current information before finalizing their bookings.</w:t>
      </w:r>
    </w:p>
    <w:p w14:paraId="0927BA88" w14:textId="3BD85BFF" w:rsidR="004E1162" w:rsidRPr="00113134" w:rsidRDefault="00FD22D5" w:rsidP="00093090">
      <w:pPr>
        <w:pStyle w:val="Heading3"/>
      </w:pPr>
      <w:bookmarkStart w:id="82" w:name="_Toc190468679"/>
      <w:bookmarkStart w:id="83" w:name="_Toc192716408"/>
      <w:bookmarkStart w:id="84" w:name="_Toc193366912"/>
      <w:r w:rsidRPr="00113134">
        <w:t xml:space="preserve">1.5.2 </w:t>
      </w:r>
      <w:r w:rsidR="004E1162" w:rsidRPr="00113134">
        <w:t>Technology Stack:</w:t>
      </w:r>
      <w:bookmarkEnd w:id="82"/>
      <w:bookmarkEnd w:id="83"/>
      <w:bookmarkEnd w:id="84"/>
    </w:p>
    <w:p w14:paraId="542BAE86" w14:textId="77777777" w:rsidR="004E1162" w:rsidRPr="00113134" w:rsidRDefault="004E1162" w:rsidP="00003F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Frontend:</w:t>
      </w:r>
      <w:r w:rsidRPr="00113134">
        <w:rPr>
          <w:rFonts w:ascii="Times New Roman" w:eastAsia="Times New Roman" w:hAnsi="Times New Roman" w:cs="Times New Roman"/>
          <w:sz w:val="24"/>
          <w:szCs w:val="24"/>
        </w:rPr>
        <w:t xml:space="preserve"> HTML5, CSS3, JavaScript (React.js for creating responsive and dynamic UI elements).</w:t>
      </w:r>
    </w:p>
    <w:p w14:paraId="2AD33095" w14:textId="77777777" w:rsidR="004E1162" w:rsidRPr="00113134" w:rsidRDefault="004E1162" w:rsidP="00003F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Backend:</w:t>
      </w:r>
      <w:r w:rsidRPr="00113134">
        <w:rPr>
          <w:rFonts w:ascii="Times New Roman" w:eastAsia="Times New Roman" w:hAnsi="Times New Roman" w:cs="Times New Roman"/>
          <w:sz w:val="24"/>
          <w:szCs w:val="24"/>
        </w:rPr>
        <w:t xml:space="preserve"> PHP for efficient server-side management and processing.</w:t>
      </w:r>
    </w:p>
    <w:p w14:paraId="02FB9F2C" w14:textId="77777777" w:rsidR="004E1162" w:rsidRPr="00113134" w:rsidRDefault="004E1162" w:rsidP="00003F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Database:</w:t>
      </w:r>
      <w:r w:rsidRPr="00113134">
        <w:rPr>
          <w:rFonts w:ascii="Times New Roman" w:eastAsia="Times New Roman" w:hAnsi="Times New Roman" w:cs="Times New Roman"/>
          <w:sz w:val="24"/>
          <w:szCs w:val="24"/>
        </w:rPr>
        <w:t xml:space="preserve"> MySQL for robust storage solutions, housing user profiles, hotel data, and booking histories.</w:t>
      </w:r>
    </w:p>
    <w:p w14:paraId="0A1602B3" w14:textId="31A5DA28" w:rsidR="004E1162" w:rsidRPr="00113134" w:rsidRDefault="004E1162" w:rsidP="00003F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Booking Engine:</w:t>
      </w:r>
      <w:r w:rsidRPr="00113134">
        <w:rPr>
          <w:rFonts w:ascii="Times New Roman" w:eastAsia="Times New Roman" w:hAnsi="Times New Roman" w:cs="Times New Roman"/>
          <w:sz w:val="24"/>
          <w:szCs w:val="24"/>
        </w:rPr>
        <w:t xml:space="preserve"> Integration with popular third-party booking APIs (such as Booking.com, Agoda) or custom APIs to ensure seamless access to a broad array of accommodation options</w:t>
      </w:r>
      <w:r w:rsidR="00C32A99" w:rsidRPr="00113134">
        <w:rPr>
          <w:rFonts w:ascii="Times New Roman" w:eastAsia="Times New Roman" w:hAnsi="Times New Roman" w:cs="Times New Roman"/>
          <w:sz w:val="24"/>
          <w:szCs w:val="24"/>
        </w:rPr>
        <w:t xml:space="preserve"> or the best option we would go is for a personalized platform covering all-in-one.</w:t>
      </w:r>
    </w:p>
    <w:p w14:paraId="09724AD9" w14:textId="2224F925" w:rsidR="004E1162" w:rsidRPr="00113134" w:rsidRDefault="004E1162" w:rsidP="00003F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Payment Gateway:</w:t>
      </w:r>
      <w:r w:rsidRPr="00113134">
        <w:rPr>
          <w:rFonts w:ascii="Times New Roman" w:eastAsia="Times New Roman" w:hAnsi="Times New Roman" w:cs="Times New Roman"/>
          <w:sz w:val="24"/>
          <w:szCs w:val="24"/>
        </w:rPr>
        <w:t xml:space="preserve"> Secure, encrypted payment processing through globally trusted systems such as debit card options.</w:t>
      </w:r>
    </w:p>
    <w:p w14:paraId="00AE2BB0" w14:textId="081D81AA" w:rsidR="004E1162" w:rsidRPr="00113134" w:rsidRDefault="009D7A1C" w:rsidP="00093090">
      <w:pPr>
        <w:pStyle w:val="Heading3"/>
      </w:pPr>
      <w:r w:rsidRPr="00113134">
        <w:br/>
      </w:r>
      <w:r w:rsidRPr="00113134">
        <w:br/>
      </w:r>
      <w:bookmarkStart w:id="85" w:name="_Toc190468680"/>
      <w:bookmarkStart w:id="86" w:name="_Toc192716409"/>
      <w:bookmarkStart w:id="87" w:name="_Toc193366913"/>
      <w:r w:rsidR="00FD22D5" w:rsidRPr="00113134">
        <w:t xml:space="preserve">1.5.3 </w:t>
      </w:r>
      <w:r w:rsidR="004E1162" w:rsidRPr="00113134">
        <w:t>Marketing Strategy:</w:t>
      </w:r>
      <w:bookmarkEnd w:id="85"/>
      <w:bookmarkEnd w:id="86"/>
      <w:bookmarkEnd w:id="87"/>
    </w:p>
    <w:p w14:paraId="34CEA062" w14:textId="78A6DD0A" w:rsidR="004E1162" w:rsidRPr="00113134" w:rsidRDefault="00FD22D5" w:rsidP="00093090">
      <w:pPr>
        <w:pStyle w:val="Heading4"/>
      </w:pPr>
      <w:r w:rsidRPr="00113134">
        <w:t xml:space="preserve">1.5.3.1 </w:t>
      </w:r>
      <w:r w:rsidR="004E1162" w:rsidRPr="00113134">
        <w:t>Target Audience:</w:t>
      </w:r>
    </w:p>
    <w:p w14:paraId="75EBB14C" w14:textId="77777777"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Primary:</w:t>
      </w:r>
      <w:r w:rsidRPr="00113134">
        <w:rPr>
          <w:rFonts w:ascii="Times New Roman" w:eastAsia="Times New Roman" w:hAnsi="Times New Roman" w:cs="Times New Roman"/>
          <w:sz w:val="24"/>
          <w:szCs w:val="24"/>
        </w:rPr>
        <w:t xml:space="preserve"> Business travelers, leisure tourists, and families seeking hassle-free travel bookings.</w:t>
      </w:r>
    </w:p>
    <w:p w14:paraId="6DFDA7AB" w14:textId="6CE139D6"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Secondary:</w:t>
      </w:r>
      <w:r w:rsidRPr="00113134">
        <w:rPr>
          <w:rFonts w:ascii="Times New Roman" w:eastAsia="Times New Roman" w:hAnsi="Times New Roman" w:cs="Times New Roman"/>
          <w:sz w:val="24"/>
          <w:szCs w:val="24"/>
        </w:rPr>
        <w:t xml:space="preserve"> Hotel chains aiming to increase direct bookings and cultivate customer loyalty.</w:t>
      </w:r>
      <w:r w:rsidR="00FD22D5" w:rsidRPr="00113134">
        <w:rPr>
          <w:rFonts w:ascii="Times New Roman" w:eastAsia="Times New Roman" w:hAnsi="Times New Roman" w:cs="Times New Roman"/>
          <w:sz w:val="24"/>
          <w:szCs w:val="24"/>
        </w:rPr>
        <w:br/>
      </w:r>
    </w:p>
    <w:p w14:paraId="37163D17" w14:textId="6FC1BA28" w:rsidR="004E1162" w:rsidRPr="00113134" w:rsidRDefault="00DC050F" w:rsidP="00093090">
      <w:pPr>
        <w:pStyle w:val="Heading4"/>
      </w:pPr>
      <w:r w:rsidRPr="00113134">
        <w:t xml:space="preserve">1.5.3.2 </w:t>
      </w:r>
      <w:r w:rsidR="004E1162" w:rsidRPr="00113134">
        <w:t>Promotions:</w:t>
      </w:r>
    </w:p>
    <w:p w14:paraId="6B325978" w14:textId="77777777"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Launch exclusive promotional codes or discounts for first-time users and those enrolled in the platform's loyalty program.</w:t>
      </w:r>
    </w:p>
    <w:p w14:paraId="059F40B1" w14:textId="6B45E598"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Collaborate with local hotels and destinations to provide exclusive offers and discounts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users.</w:t>
      </w:r>
      <w:r w:rsidR="00FD22D5" w:rsidRPr="00113134">
        <w:rPr>
          <w:rFonts w:ascii="Times New Roman" w:eastAsia="Times New Roman" w:hAnsi="Times New Roman" w:cs="Times New Roman"/>
          <w:sz w:val="24"/>
          <w:szCs w:val="24"/>
        </w:rPr>
        <w:br/>
      </w:r>
    </w:p>
    <w:p w14:paraId="49816F96" w14:textId="75B38464" w:rsidR="004E1162" w:rsidRPr="00113134" w:rsidRDefault="00FD22D5" w:rsidP="00093090">
      <w:pPr>
        <w:pStyle w:val="Heading3"/>
      </w:pPr>
      <w:bookmarkStart w:id="88" w:name="_Toc190468681"/>
      <w:bookmarkStart w:id="89" w:name="_Toc192716410"/>
      <w:bookmarkStart w:id="90" w:name="_Toc193366914"/>
      <w:r w:rsidRPr="00113134">
        <w:t xml:space="preserve">1.5.4 </w:t>
      </w:r>
      <w:r w:rsidR="004E1162" w:rsidRPr="00113134">
        <w:t>SEO &amp; Social Media Strategy:</w:t>
      </w:r>
      <w:bookmarkEnd w:id="88"/>
      <w:bookmarkEnd w:id="89"/>
      <w:bookmarkEnd w:id="90"/>
    </w:p>
    <w:p w14:paraId="05A2AA8F" w14:textId="77777777"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Optimize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for search engines to ensure it ranks highly for travel-related keywords, facilitating organic traffic growth. The platform will implement a robust content marketing strategy, including destination guides, hotel reviews, and business travel tips.</w:t>
      </w:r>
    </w:p>
    <w:p w14:paraId="4C75D3FD" w14:textId="77777777"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Leverage social media platforms like Facebook, Instagram, and LinkedIn to engage both business and leisure travelers by showcasing popular hotels, exclusive deals, and customer testimonials.</w:t>
      </w:r>
    </w:p>
    <w:p w14:paraId="5F5278E9" w14:textId="17300151" w:rsidR="004E1162" w:rsidRPr="00113134" w:rsidRDefault="005504C2" w:rsidP="00093090">
      <w:pPr>
        <w:pStyle w:val="Heading3"/>
      </w:pPr>
      <w:bookmarkStart w:id="91" w:name="_Toc190468682"/>
      <w:bookmarkStart w:id="92" w:name="_Toc192716411"/>
      <w:bookmarkStart w:id="93" w:name="_Toc193366915"/>
      <w:r w:rsidRPr="00113134">
        <w:t xml:space="preserve">1.5.5 </w:t>
      </w:r>
      <w:r w:rsidR="004E1162" w:rsidRPr="00113134">
        <w:t>Email Marketing:</w:t>
      </w:r>
      <w:bookmarkEnd w:id="91"/>
      <w:bookmarkEnd w:id="92"/>
      <w:bookmarkEnd w:id="93"/>
    </w:p>
    <w:p w14:paraId="79F560FA" w14:textId="77777777" w:rsidR="004E1162" w:rsidRPr="00113134" w:rsidRDefault="004E1162" w:rsidP="00003FA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Utilize data-driven, personalized email campaigns that recommend hotels and destinations based on users' past bookings and travel preferences. This will include offers for repeat visits, new hotel options, and destinations matching users’ travel interests.</w:t>
      </w:r>
    </w:p>
    <w:p w14:paraId="55964AF5" w14:textId="01F80A9E" w:rsidR="004E1162" w:rsidRPr="00113134" w:rsidRDefault="005356FC" w:rsidP="004E1162">
      <w:p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br/>
      </w:r>
      <w:r w:rsidRPr="00113134">
        <w:rPr>
          <w:rFonts w:ascii="Times New Roman" w:eastAsia="Times New Roman" w:hAnsi="Times New Roman" w:cs="Times New Roman"/>
          <w:b/>
          <w:bCs/>
          <w:sz w:val="24"/>
          <w:szCs w:val="24"/>
        </w:rPr>
        <w:br/>
      </w:r>
      <w:r w:rsidRPr="00113134">
        <w:rPr>
          <w:rFonts w:ascii="Times New Roman" w:eastAsia="Times New Roman" w:hAnsi="Times New Roman" w:cs="Times New Roman"/>
          <w:b/>
          <w:bCs/>
          <w:sz w:val="24"/>
          <w:szCs w:val="24"/>
        </w:rPr>
        <w:lastRenderedPageBreak/>
        <w:br/>
      </w:r>
      <w:r w:rsidRPr="00113134">
        <w:rPr>
          <w:rFonts w:ascii="Times New Roman" w:eastAsia="Times New Roman" w:hAnsi="Times New Roman" w:cs="Times New Roman"/>
          <w:b/>
          <w:bCs/>
          <w:sz w:val="24"/>
          <w:szCs w:val="24"/>
        </w:rPr>
        <w:br/>
      </w:r>
      <w:r w:rsidRPr="00113134">
        <w:rPr>
          <w:rFonts w:ascii="Times New Roman" w:eastAsia="Times New Roman" w:hAnsi="Times New Roman" w:cs="Times New Roman"/>
          <w:b/>
          <w:bCs/>
          <w:sz w:val="24"/>
          <w:szCs w:val="24"/>
        </w:rPr>
        <w:br/>
      </w:r>
      <w:r w:rsidRPr="00113134">
        <w:rPr>
          <w:rFonts w:ascii="Times New Roman" w:eastAsia="Times New Roman" w:hAnsi="Times New Roman" w:cs="Times New Roman"/>
          <w:b/>
          <w:bCs/>
          <w:sz w:val="24"/>
          <w:szCs w:val="24"/>
        </w:rPr>
        <w:br/>
      </w:r>
      <w:r w:rsidRPr="00113134">
        <w:rPr>
          <w:rFonts w:ascii="Times New Roman" w:eastAsia="Times New Roman" w:hAnsi="Times New Roman" w:cs="Times New Roman"/>
          <w:b/>
          <w:bCs/>
          <w:sz w:val="24"/>
          <w:szCs w:val="24"/>
        </w:rPr>
        <w:br/>
      </w:r>
      <w:r w:rsidR="004E1162" w:rsidRPr="00113134">
        <w:rPr>
          <w:rFonts w:ascii="Times New Roman" w:eastAsia="Times New Roman" w:hAnsi="Times New Roman" w:cs="Times New Roman"/>
          <w:b/>
          <w:bCs/>
          <w:sz w:val="24"/>
          <w:szCs w:val="24"/>
        </w:rPr>
        <w:t>Conclusion:</w:t>
      </w:r>
    </w:p>
    <w:p w14:paraId="3E3A864D" w14:textId="6CC10C2D" w:rsidR="005504C2" w:rsidRPr="00113134" w:rsidRDefault="004E1162" w:rsidP="00C9581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seamlessly integrating personalized travel experiences, user-friendly functionality, real-time updates, and mobile accessibility into a single comprehensive platform,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offer a best-in-class travel booking experience. Whether users are planning a business trip or a family vacation, they will find a platform that adapts to their needs, offering customized recommendations, efficient booking processes, and transparent, real-time information. The strategic use of survey insights will allow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to not only meet but exceed the expectations of its diverse user base. With a strong emphasis on user-centric design and cutting-edge technology,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is positioned to redefine the future of online travel booking in Sri Lanka.</w:t>
      </w:r>
    </w:p>
    <w:p w14:paraId="1D5321F6" w14:textId="77777777" w:rsidR="005504C2" w:rsidRPr="00113134" w:rsidRDefault="005504C2" w:rsidP="005504C2">
      <w:pPr>
        <w:pStyle w:val="Heading3"/>
        <w:rPr>
          <w:sz w:val="24"/>
          <w:szCs w:val="24"/>
        </w:rPr>
      </w:pPr>
    </w:p>
    <w:p w14:paraId="38BC77E2" w14:textId="7AC4748B" w:rsidR="00050FF5" w:rsidRPr="00113134" w:rsidRDefault="00DC050F" w:rsidP="005504C2">
      <w:pPr>
        <w:pStyle w:val="Heading3"/>
      </w:pPr>
      <w:bookmarkStart w:id="94" w:name="_Toc190468683"/>
      <w:bookmarkStart w:id="95" w:name="_Toc192716412"/>
      <w:bookmarkStart w:id="96" w:name="_Toc193366916"/>
      <w:r w:rsidRPr="00113134">
        <w:rPr>
          <w:rStyle w:val="Heading2Char"/>
          <w:rFonts w:ascii="Times New Roman" w:hAnsi="Times New Roman" w:cs="Times New Roman"/>
        </w:rPr>
        <w:t xml:space="preserve">1.6 </w:t>
      </w:r>
      <w:r w:rsidR="005504C2" w:rsidRPr="00113134">
        <w:rPr>
          <w:rStyle w:val="Heading2Char"/>
          <w:rFonts w:ascii="Times New Roman" w:hAnsi="Times New Roman" w:cs="Times New Roman"/>
        </w:rPr>
        <w:t>FUNCTIONALITIES &amp; NON-FUNCTIONALITIES OF THE SYSTEM</w:t>
      </w:r>
      <w:r w:rsidR="005504C2" w:rsidRPr="00113134">
        <w:rPr>
          <w:color w:val="000000" w:themeColor="text1"/>
        </w:rPr>
        <w:br/>
      </w:r>
      <w:r w:rsidR="005504C2" w:rsidRPr="00113134">
        <w:rPr>
          <w:sz w:val="28"/>
          <w:szCs w:val="28"/>
        </w:rPr>
        <w:br/>
      </w:r>
      <w:r w:rsidR="005504C2" w:rsidRPr="00113134">
        <w:t>1.6.1 FUNCTIONALITIES OF THE SYSTEM</w:t>
      </w:r>
      <w:bookmarkEnd w:id="94"/>
      <w:bookmarkEnd w:id="95"/>
      <w:bookmarkEnd w:id="96"/>
    </w:p>
    <w:p w14:paraId="314FEF7F" w14:textId="320384AB" w:rsidR="00050FF5" w:rsidRPr="00113134" w:rsidRDefault="005504C2" w:rsidP="00093090">
      <w:pPr>
        <w:pStyle w:val="Heading4"/>
      </w:pPr>
      <w:r w:rsidRPr="00113134">
        <w:t>1.6.1</w:t>
      </w:r>
      <w:r w:rsidR="00A344BF" w:rsidRPr="00113134">
        <w:t>.1</w:t>
      </w:r>
      <w:r w:rsidRPr="00113134">
        <w:t xml:space="preserve"> </w:t>
      </w:r>
      <w:r w:rsidR="00050FF5" w:rsidRPr="00113134">
        <w:t>User Segmentation and Personalization:</w:t>
      </w:r>
      <w:r w:rsidRPr="00113134">
        <w:br/>
      </w:r>
    </w:p>
    <w:p w14:paraId="62A39F2B"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Business vs. Leisure Traveler Segmentation:</w:t>
      </w:r>
      <w:r w:rsidRPr="00113134">
        <w:rPr>
          <w:rFonts w:ascii="Times New Roman" w:eastAsia="Times New Roman" w:hAnsi="Times New Roman" w:cs="Times New Roman"/>
          <w:sz w:val="24"/>
          <w:szCs w:val="24"/>
        </w:rPr>
        <w:t xml:space="preserve"> Categorizes users based on their travel purpose, allowing the platform to offer tailored recommendations for accommodations, activities, and travel packages suited to each segment's needs.</w:t>
      </w:r>
    </w:p>
    <w:p w14:paraId="275DDA61" w14:textId="77777777" w:rsidR="00A344BF"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Custom Travel Planning:</w:t>
      </w:r>
      <w:r w:rsidRPr="00113134">
        <w:rPr>
          <w:rFonts w:ascii="Times New Roman" w:eastAsia="Times New Roman" w:hAnsi="Times New Roman" w:cs="Times New Roman"/>
          <w:sz w:val="24"/>
          <w:szCs w:val="24"/>
        </w:rPr>
        <w:t xml:space="preserve"> Collects preferences such as budget, travel purpose, and destinations to generate personalized travel itineraries, hotel recommendations, and activity suggestions.</w:t>
      </w:r>
    </w:p>
    <w:p w14:paraId="3375D8FB" w14:textId="4B2E58DF" w:rsidR="00050FF5" w:rsidRPr="00113134" w:rsidRDefault="00A344BF" w:rsidP="00093090">
      <w:pPr>
        <w:pStyle w:val="Heading4"/>
      </w:pPr>
      <w:r w:rsidRPr="00113134">
        <w:t xml:space="preserve">           </w:t>
      </w:r>
      <w:r w:rsidR="005504C2" w:rsidRPr="00113134">
        <w:t>1.6</w:t>
      </w:r>
      <w:r w:rsidRPr="00113134">
        <w:t xml:space="preserve">.1.2 </w:t>
      </w:r>
      <w:r w:rsidR="00050FF5" w:rsidRPr="00113134">
        <w:t>Hotel Search and Booking:</w:t>
      </w:r>
    </w:p>
    <w:p w14:paraId="4B11E97A"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Search Functionality:</w:t>
      </w:r>
      <w:r w:rsidRPr="00113134">
        <w:rPr>
          <w:rFonts w:ascii="Times New Roman" w:eastAsia="Times New Roman" w:hAnsi="Times New Roman" w:cs="Times New Roman"/>
          <w:sz w:val="24"/>
          <w:szCs w:val="24"/>
        </w:rPr>
        <w:t xml:space="preserve"> Users can search for hotels based on key parameters like price, location, star rating, and amenities, providing a detailed search experience.</w:t>
      </w:r>
    </w:p>
    <w:p w14:paraId="0936D46D"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Direct Booking Option:</w:t>
      </w:r>
      <w:r w:rsidRPr="00113134">
        <w:rPr>
          <w:rFonts w:ascii="Times New Roman" w:eastAsia="Times New Roman" w:hAnsi="Times New Roman" w:cs="Times New Roman"/>
          <w:sz w:val="24"/>
          <w:szCs w:val="24"/>
        </w:rPr>
        <w:t xml:space="preserve"> Enables users to book hotels directly through the platform without the need to navigate to third-party sites, streamlining the booking process.</w:t>
      </w:r>
    </w:p>
    <w:p w14:paraId="17800AAE"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Rate Comparison:</w:t>
      </w:r>
      <w:r w:rsidRPr="00113134">
        <w:rPr>
          <w:rFonts w:ascii="Times New Roman" w:eastAsia="Times New Roman" w:hAnsi="Times New Roman" w:cs="Times New Roman"/>
          <w:sz w:val="24"/>
          <w:szCs w:val="24"/>
        </w:rPr>
        <w:t xml:space="preserve"> Compares hotel rates, amenities, and ratings side-by-side to facilitate informed decision-making for users.</w:t>
      </w:r>
    </w:p>
    <w:p w14:paraId="262667B7" w14:textId="4C143A3A"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Booking History and Management:</w:t>
      </w:r>
      <w:r w:rsidRPr="00113134">
        <w:rPr>
          <w:rFonts w:ascii="Times New Roman" w:eastAsia="Times New Roman" w:hAnsi="Times New Roman" w:cs="Times New Roman"/>
          <w:sz w:val="24"/>
          <w:szCs w:val="24"/>
        </w:rPr>
        <w:t xml:space="preserve"> Allows users to view and manage their past and future bookings for easier trip planning and modification.</w:t>
      </w:r>
      <w:r w:rsidR="00A344BF" w:rsidRPr="00113134">
        <w:rPr>
          <w:rFonts w:ascii="Times New Roman" w:eastAsia="Times New Roman" w:hAnsi="Times New Roman" w:cs="Times New Roman"/>
          <w:sz w:val="24"/>
          <w:szCs w:val="24"/>
        </w:rPr>
        <w:br/>
      </w:r>
    </w:p>
    <w:p w14:paraId="2A659B4B" w14:textId="0A70AF09" w:rsidR="00050FF5" w:rsidRPr="00113134" w:rsidRDefault="00DC050F" w:rsidP="00093090">
      <w:pPr>
        <w:pStyle w:val="Heading4"/>
      </w:pPr>
      <w:r w:rsidRPr="00113134">
        <w:lastRenderedPageBreak/>
        <w:t xml:space="preserve">1.6.1.3 </w:t>
      </w:r>
      <w:r w:rsidR="00050FF5" w:rsidRPr="00113134">
        <w:t>Integrated Communication:</w:t>
      </w:r>
    </w:p>
    <w:p w14:paraId="17034E7C" w14:textId="075C14B4"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Live Chat and Voice Communication:</w:t>
      </w:r>
      <w:r w:rsidRPr="00113134">
        <w:rPr>
          <w:rFonts w:ascii="Times New Roman" w:eastAsia="Times New Roman" w:hAnsi="Times New Roman" w:cs="Times New Roman"/>
          <w:sz w:val="24"/>
          <w:szCs w:val="24"/>
        </w:rPr>
        <w:t xml:space="preserve"> Users can communicate directly with hotel staff or customer service representatives via live chat or voice functionality, making it easier to ask questions or negotiate rates.</w:t>
      </w:r>
      <w:r w:rsidR="00A344BF" w:rsidRPr="00113134">
        <w:rPr>
          <w:rFonts w:ascii="Times New Roman" w:eastAsia="Times New Roman" w:hAnsi="Times New Roman" w:cs="Times New Roman"/>
          <w:sz w:val="24"/>
          <w:szCs w:val="24"/>
        </w:rPr>
        <w:br/>
      </w:r>
    </w:p>
    <w:p w14:paraId="752C4D3A" w14:textId="77777777" w:rsidR="009D4AE8" w:rsidRPr="00113134" w:rsidRDefault="009D4AE8" w:rsidP="009D4AE8">
      <w:pPr>
        <w:spacing w:before="100" w:beforeAutospacing="1" w:after="100" w:afterAutospacing="1" w:line="240" w:lineRule="auto"/>
        <w:rPr>
          <w:rFonts w:ascii="Times New Roman" w:eastAsia="Times New Roman" w:hAnsi="Times New Roman" w:cs="Times New Roman"/>
          <w:sz w:val="24"/>
          <w:szCs w:val="24"/>
        </w:rPr>
      </w:pPr>
    </w:p>
    <w:p w14:paraId="528F6936" w14:textId="77777777" w:rsidR="009D4AE8" w:rsidRPr="00113134" w:rsidRDefault="009D4AE8" w:rsidP="009D4AE8">
      <w:pPr>
        <w:spacing w:before="100" w:beforeAutospacing="1" w:after="100" w:afterAutospacing="1" w:line="240" w:lineRule="auto"/>
        <w:rPr>
          <w:rFonts w:ascii="Times New Roman" w:eastAsia="Times New Roman" w:hAnsi="Times New Roman" w:cs="Times New Roman"/>
          <w:sz w:val="24"/>
          <w:szCs w:val="24"/>
        </w:rPr>
      </w:pPr>
    </w:p>
    <w:p w14:paraId="74E6B466" w14:textId="52BDFF89" w:rsidR="00050FF5" w:rsidRPr="00113134" w:rsidRDefault="00A344BF" w:rsidP="00093090">
      <w:pPr>
        <w:pStyle w:val="Heading4"/>
      </w:pPr>
      <w:r w:rsidRPr="00113134">
        <w:t xml:space="preserve">1.6.1.4 </w:t>
      </w:r>
      <w:r w:rsidR="00050FF5" w:rsidRPr="00113134">
        <w:t>Real-Time Updates and Pricing:</w:t>
      </w:r>
    </w:p>
    <w:p w14:paraId="51A3A696"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Real-Time Pricing and Availability:</w:t>
      </w:r>
      <w:r w:rsidRPr="00113134">
        <w:rPr>
          <w:rFonts w:ascii="Times New Roman" w:eastAsia="Times New Roman" w:hAnsi="Times New Roman" w:cs="Times New Roman"/>
          <w:sz w:val="24"/>
          <w:szCs w:val="24"/>
        </w:rPr>
        <w:t xml:space="preserve"> Ensures that the displayed room rates and availability are always up to date, eliminating the risk of booking unavailable rooms.</w:t>
      </w:r>
    </w:p>
    <w:p w14:paraId="0E3ABA50" w14:textId="47F562C6"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Real-Time Booking Confirmation:</w:t>
      </w:r>
      <w:r w:rsidRPr="00113134">
        <w:rPr>
          <w:rFonts w:ascii="Times New Roman" w:eastAsia="Times New Roman" w:hAnsi="Times New Roman" w:cs="Times New Roman"/>
          <w:sz w:val="24"/>
          <w:szCs w:val="24"/>
        </w:rPr>
        <w:t xml:space="preserve"> Sends immediate confirmation of bookings, helping users finalize their reservations without delay.</w:t>
      </w:r>
      <w:r w:rsidR="00A344BF" w:rsidRPr="00113134">
        <w:rPr>
          <w:rFonts w:ascii="Times New Roman" w:eastAsia="Times New Roman" w:hAnsi="Times New Roman" w:cs="Times New Roman"/>
          <w:sz w:val="24"/>
          <w:szCs w:val="24"/>
        </w:rPr>
        <w:br/>
      </w:r>
    </w:p>
    <w:p w14:paraId="6CCD3491" w14:textId="77777777" w:rsidR="00E909CD" w:rsidRPr="00113134" w:rsidRDefault="00E909CD" w:rsidP="00A344BF">
      <w:pPr>
        <w:spacing w:before="100" w:beforeAutospacing="1" w:after="100" w:afterAutospacing="1" w:line="240" w:lineRule="auto"/>
        <w:ind w:left="720"/>
        <w:rPr>
          <w:rFonts w:ascii="Times New Roman" w:eastAsia="Times New Roman" w:hAnsi="Times New Roman" w:cs="Times New Roman"/>
          <w:b/>
          <w:bCs/>
          <w:sz w:val="24"/>
          <w:szCs w:val="24"/>
        </w:rPr>
      </w:pPr>
    </w:p>
    <w:p w14:paraId="54438E01" w14:textId="77777777" w:rsidR="00E909CD" w:rsidRPr="00113134" w:rsidRDefault="00E909CD" w:rsidP="00A344BF">
      <w:pPr>
        <w:spacing w:before="100" w:beforeAutospacing="1" w:after="100" w:afterAutospacing="1" w:line="240" w:lineRule="auto"/>
        <w:ind w:left="720"/>
        <w:rPr>
          <w:rFonts w:ascii="Times New Roman" w:eastAsia="Times New Roman" w:hAnsi="Times New Roman" w:cs="Times New Roman"/>
          <w:b/>
          <w:bCs/>
          <w:sz w:val="24"/>
          <w:szCs w:val="24"/>
        </w:rPr>
      </w:pPr>
    </w:p>
    <w:p w14:paraId="7E0A3F2A" w14:textId="17668D33" w:rsidR="00050FF5" w:rsidRPr="00113134" w:rsidRDefault="00A344BF" w:rsidP="00685C85">
      <w:pPr>
        <w:pStyle w:val="Heading4"/>
      </w:pPr>
      <w:r w:rsidRPr="00113134">
        <w:t xml:space="preserve">1.6.1.5 </w:t>
      </w:r>
      <w:r w:rsidR="00050FF5" w:rsidRPr="00113134">
        <w:t>User Reviews and Ratings:</w:t>
      </w:r>
    </w:p>
    <w:p w14:paraId="6A261F9F"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Review Submission and Display:</w:t>
      </w:r>
      <w:r w:rsidRPr="00113134">
        <w:rPr>
          <w:rFonts w:ascii="Times New Roman" w:eastAsia="Times New Roman" w:hAnsi="Times New Roman" w:cs="Times New Roman"/>
          <w:sz w:val="24"/>
          <w:szCs w:val="24"/>
        </w:rPr>
        <w:t xml:space="preserve"> Users can submit their experiences and rate hotels or destinations, providing valuable feedback for future travelers.</w:t>
      </w:r>
    </w:p>
    <w:p w14:paraId="53981038"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Review Aggregation:</w:t>
      </w:r>
      <w:r w:rsidRPr="00113134">
        <w:rPr>
          <w:rFonts w:ascii="Times New Roman" w:eastAsia="Times New Roman" w:hAnsi="Times New Roman" w:cs="Times New Roman"/>
          <w:sz w:val="24"/>
          <w:szCs w:val="24"/>
        </w:rPr>
        <w:t xml:space="preserve"> Aggregates user reviews for hotels and destinations to enhance decision-making for other users.</w:t>
      </w:r>
    </w:p>
    <w:p w14:paraId="0BB31F0C" w14:textId="1EBC55E5" w:rsidR="00050FF5" w:rsidRPr="00113134" w:rsidRDefault="00DC050F" w:rsidP="00685C85">
      <w:pPr>
        <w:pStyle w:val="Heading4"/>
      </w:pPr>
      <w:r w:rsidRPr="00113134">
        <w:t xml:space="preserve">1.6.1.6 </w:t>
      </w:r>
      <w:r w:rsidR="00050FF5" w:rsidRPr="00113134">
        <w:t>Hotel Loyalty Program Integration:</w:t>
      </w:r>
    </w:p>
    <w:p w14:paraId="71BAB5A5" w14:textId="222969E2"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Loyalty Program Linking:</w:t>
      </w:r>
      <w:r w:rsidRPr="00113134">
        <w:rPr>
          <w:rFonts w:ascii="Times New Roman" w:eastAsia="Times New Roman" w:hAnsi="Times New Roman" w:cs="Times New Roman"/>
          <w:sz w:val="24"/>
          <w:szCs w:val="24"/>
        </w:rPr>
        <w:t xml:space="preserve"> Allows users to link their existing hotel loyalty memberships and earn points, discounts, or perks when booking through the platform.</w:t>
      </w:r>
      <w:r w:rsidR="00A344BF" w:rsidRPr="00113134">
        <w:rPr>
          <w:rFonts w:ascii="Times New Roman" w:eastAsia="Times New Roman" w:hAnsi="Times New Roman" w:cs="Times New Roman"/>
          <w:sz w:val="24"/>
          <w:szCs w:val="24"/>
        </w:rPr>
        <w:br/>
      </w:r>
    </w:p>
    <w:p w14:paraId="22D7742D" w14:textId="7548088D" w:rsidR="00050FF5" w:rsidRPr="00113134" w:rsidRDefault="00A344BF" w:rsidP="00685C85">
      <w:pPr>
        <w:pStyle w:val="Heading4"/>
      </w:pPr>
      <w:r w:rsidRPr="00113134">
        <w:t xml:space="preserve">1.6.1.7 </w:t>
      </w:r>
      <w:r w:rsidR="00050FF5" w:rsidRPr="00113134">
        <w:t>Mobile and Desktop Integration:</w:t>
      </w:r>
    </w:p>
    <w:p w14:paraId="3E90B84A" w14:textId="5AB396E0"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Mobile Responsiveness:</w:t>
      </w:r>
      <w:r w:rsidRPr="00113134">
        <w:rPr>
          <w:rFonts w:ascii="Times New Roman" w:eastAsia="Times New Roman" w:hAnsi="Times New Roman" w:cs="Times New Roman"/>
          <w:sz w:val="24"/>
          <w:szCs w:val="24"/>
        </w:rPr>
        <w:t xml:space="preserve"> Ensures the platform is fully optimized for mobile users, enabling users to browse, search, and book travel on the go.</w:t>
      </w:r>
      <w:r w:rsidR="00A344BF" w:rsidRPr="00113134">
        <w:rPr>
          <w:rFonts w:ascii="Times New Roman" w:eastAsia="Times New Roman" w:hAnsi="Times New Roman" w:cs="Times New Roman"/>
          <w:sz w:val="24"/>
          <w:szCs w:val="24"/>
        </w:rPr>
        <w:br/>
      </w:r>
    </w:p>
    <w:p w14:paraId="50FAD5D5" w14:textId="57A1E1C0" w:rsidR="00050FF5" w:rsidRPr="00113134" w:rsidRDefault="00A344BF" w:rsidP="00685C85">
      <w:pPr>
        <w:pStyle w:val="Heading4"/>
      </w:pPr>
      <w:r w:rsidRPr="00113134">
        <w:t xml:space="preserve">1.6.1.8 </w:t>
      </w:r>
      <w:r w:rsidR="00050FF5" w:rsidRPr="00113134">
        <w:t>Promotional Offers and Targeted Deals:</w:t>
      </w:r>
    </w:p>
    <w:p w14:paraId="41EA3C3F"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Personalized Promotions:</w:t>
      </w:r>
      <w:r w:rsidRPr="00113134">
        <w:rPr>
          <w:rFonts w:ascii="Times New Roman" w:eastAsia="Times New Roman" w:hAnsi="Times New Roman" w:cs="Times New Roman"/>
          <w:sz w:val="24"/>
          <w:szCs w:val="24"/>
        </w:rPr>
        <w:t xml:space="preserve"> Sends targeted promotions based on user behavior, such as discounts for business travelers or exclusive deals for frequent users.</w:t>
      </w:r>
    </w:p>
    <w:p w14:paraId="52161DFE" w14:textId="785E594A"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Exclusive Deals:</w:t>
      </w:r>
      <w:r w:rsidRPr="00113134">
        <w:rPr>
          <w:rFonts w:ascii="Times New Roman" w:eastAsia="Times New Roman" w:hAnsi="Times New Roman" w:cs="Times New Roman"/>
          <w:sz w:val="24"/>
          <w:szCs w:val="24"/>
        </w:rPr>
        <w:t xml:space="preserve"> Works with local hotels to offer unique promotions for platform users.</w:t>
      </w:r>
      <w:r w:rsidR="00A344BF" w:rsidRPr="00113134">
        <w:rPr>
          <w:rFonts w:ascii="Times New Roman" w:eastAsia="Times New Roman" w:hAnsi="Times New Roman" w:cs="Times New Roman"/>
          <w:sz w:val="24"/>
          <w:szCs w:val="24"/>
        </w:rPr>
        <w:br/>
      </w:r>
    </w:p>
    <w:p w14:paraId="358982B3" w14:textId="25D31372" w:rsidR="00050FF5" w:rsidRPr="00113134" w:rsidRDefault="00DC050F" w:rsidP="00685C85">
      <w:pPr>
        <w:pStyle w:val="Heading4"/>
      </w:pPr>
      <w:r w:rsidRPr="00113134">
        <w:t xml:space="preserve">1.6.1.9 </w:t>
      </w:r>
      <w:r w:rsidR="00050FF5" w:rsidRPr="00113134">
        <w:t>Payment Gateway Integration:</w:t>
      </w:r>
    </w:p>
    <w:p w14:paraId="7767D64E" w14:textId="77777777" w:rsidR="00050FF5" w:rsidRPr="00113134" w:rsidRDefault="00050FF5" w:rsidP="00003FA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Multiple Payment Methods:</w:t>
      </w:r>
      <w:r w:rsidRPr="00113134">
        <w:rPr>
          <w:rFonts w:ascii="Times New Roman" w:eastAsia="Times New Roman" w:hAnsi="Times New Roman" w:cs="Times New Roman"/>
          <w:sz w:val="24"/>
          <w:szCs w:val="24"/>
        </w:rPr>
        <w:t xml:space="preserve"> Secure payment processing via PayPal, Stripe, </w:t>
      </w:r>
      <w:proofErr w:type="spellStart"/>
      <w:r w:rsidRPr="00113134">
        <w:rPr>
          <w:rFonts w:ascii="Times New Roman" w:eastAsia="Times New Roman" w:hAnsi="Times New Roman" w:cs="Times New Roman"/>
          <w:sz w:val="24"/>
          <w:szCs w:val="24"/>
        </w:rPr>
        <w:t>LankaPay</w:t>
      </w:r>
      <w:proofErr w:type="spellEnd"/>
      <w:r w:rsidRPr="00113134">
        <w:rPr>
          <w:rFonts w:ascii="Times New Roman" w:eastAsia="Times New Roman" w:hAnsi="Times New Roman" w:cs="Times New Roman"/>
          <w:sz w:val="24"/>
          <w:szCs w:val="24"/>
        </w:rPr>
        <w:t>, and local debit cards, offering flexibility and security during checkout.</w:t>
      </w:r>
    </w:p>
    <w:p w14:paraId="659560E6" w14:textId="0EEA2B28" w:rsidR="00050FF5" w:rsidRPr="00113134" w:rsidRDefault="00050FF5" w:rsidP="00050FF5">
      <w:pPr>
        <w:spacing w:after="0" w:line="240" w:lineRule="auto"/>
        <w:rPr>
          <w:rFonts w:ascii="Times New Roman" w:eastAsia="Times New Roman" w:hAnsi="Times New Roman" w:cs="Times New Roman"/>
          <w:sz w:val="24"/>
          <w:szCs w:val="24"/>
        </w:rPr>
      </w:pPr>
    </w:p>
    <w:p w14:paraId="2EB34D6B" w14:textId="23B47443" w:rsidR="00050FF5" w:rsidRPr="00113134" w:rsidRDefault="005356FC" w:rsidP="00685C85">
      <w:pPr>
        <w:pStyle w:val="Heading3"/>
      </w:pPr>
      <w:r w:rsidRPr="00113134">
        <w:br/>
      </w:r>
      <w:r w:rsidRPr="00113134">
        <w:br/>
      </w:r>
      <w:r w:rsidRPr="00113134">
        <w:br/>
      </w:r>
      <w:bookmarkStart w:id="97" w:name="_Toc190468684"/>
      <w:bookmarkStart w:id="98" w:name="_Toc192716413"/>
      <w:bookmarkStart w:id="99" w:name="_Toc193366917"/>
      <w:r w:rsidR="00A344BF" w:rsidRPr="00113134">
        <w:t xml:space="preserve">1.6.2 </w:t>
      </w:r>
      <w:r w:rsidR="00050FF5" w:rsidRPr="00113134">
        <w:t>Non-Functionalities of the System:</w:t>
      </w:r>
      <w:bookmarkEnd w:id="97"/>
      <w:bookmarkEnd w:id="98"/>
      <w:bookmarkEnd w:id="99"/>
    </w:p>
    <w:p w14:paraId="2FADD0FF" w14:textId="5ABF4A09" w:rsidR="00050FF5" w:rsidRPr="00113134" w:rsidRDefault="00A344BF" w:rsidP="00685C85">
      <w:pPr>
        <w:pStyle w:val="Heading4"/>
      </w:pPr>
      <w:r w:rsidRPr="00113134">
        <w:t xml:space="preserve">1.6.2.1 </w:t>
      </w:r>
      <w:r w:rsidR="00050FF5" w:rsidRPr="00113134">
        <w:t>Performance:</w:t>
      </w:r>
    </w:p>
    <w:p w14:paraId="3A379949"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Load Time:</w:t>
      </w:r>
      <w:r w:rsidRPr="00113134">
        <w:rPr>
          <w:rFonts w:ascii="Times New Roman" w:eastAsia="Times New Roman" w:hAnsi="Times New Roman" w:cs="Times New Roman"/>
          <w:sz w:val="24"/>
          <w:szCs w:val="24"/>
        </w:rPr>
        <w:t xml:space="preserve"> The platform will ensure fast load times, offering quick navigation and immediate search results to avoid frustrating delays.</w:t>
      </w:r>
    </w:p>
    <w:p w14:paraId="02004669"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Scalability:</w:t>
      </w:r>
      <w:r w:rsidRPr="00113134">
        <w:rPr>
          <w:rFonts w:ascii="Times New Roman" w:eastAsia="Times New Roman" w:hAnsi="Times New Roman" w:cs="Times New Roman"/>
          <w:sz w:val="24"/>
          <w:szCs w:val="24"/>
        </w:rPr>
        <w:t xml:space="preserve"> Designed to handle an increasing number of users and bookings, ensuring stable performance even during peak usage times.</w:t>
      </w:r>
    </w:p>
    <w:p w14:paraId="5F99E928" w14:textId="67E4CD5D" w:rsidR="00050FF5" w:rsidRPr="00113134" w:rsidRDefault="00DC050F" w:rsidP="00685C85">
      <w:pPr>
        <w:pStyle w:val="Heading4"/>
      </w:pPr>
      <w:r w:rsidRPr="00113134">
        <w:t xml:space="preserve">1.6.2.2 </w:t>
      </w:r>
      <w:r w:rsidR="00050FF5" w:rsidRPr="00113134">
        <w:t>Security:</w:t>
      </w:r>
    </w:p>
    <w:p w14:paraId="2E929A85"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 Protection:</w:t>
      </w:r>
      <w:r w:rsidRPr="00113134">
        <w:rPr>
          <w:rFonts w:ascii="Times New Roman" w:eastAsia="Times New Roman" w:hAnsi="Times New Roman" w:cs="Times New Roman"/>
          <w:sz w:val="24"/>
          <w:szCs w:val="24"/>
        </w:rPr>
        <w:t xml:space="preserve"> User data, including personal details and payment information, will be securely stored and transmitted with encryption protocols to prevent data breaches.</w:t>
      </w:r>
    </w:p>
    <w:p w14:paraId="493EBBE1" w14:textId="515134E4"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Payment Security:</w:t>
      </w:r>
      <w:r w:rsidRPr="00113134">
        <w:rPr>
          <w:rFonts w:ascii="Times New Roman" w:eastAsia="Times New Roman" w:hAnsi="Times New Roman" w:cs="Times New Roman"/>
          <w:sz w:val="24"/>
          <w:szCs w:val="24"/>
        </w:rPr>
        <w:t xml:space="preserve"> Integration with trusted payment gateways will ensure secure transactions with fraud detection measures in place.</w:t>
      </w:r>
      <w:r w:rsidR="00A344BF" w:rsidRPr="00113134">
        <w:rPr>
          <w:rFonts w:ascii="Times New Roman" w:eastAsia="Times New Roman" w:hAnsi="Times New Roman" w:cs="Times New Roman"/>
          <w:sz w:val="24"/>
          <w:szCs w:val="24"/>
        </w:rPr>
        <w:br/>
      </w:r>
    </w:p>
    <w:p w14:paraId="06BA7F3B" w14:textId="7FAC9370" w:rsidR="00050FF5" w:rsidRPr="00113134" w:rsidRDefault="00A344BF" w:rsidP="00685C85">
      <w:pPr>
        <w:pStyle w:val="Heading4"/>
      </w:pPr>
      <w:r w:rsidRPr="00113134">
        <w:t xml:space="preserve">1.6.2.3 </w:t>
      </w:r>
      <w:r w:rsidR="00050FF5" w:rsidRPr="00113134">
        <w:t>Usability:</w:t>
      </w:r>
    </w:p>
    <w:p w14:paraId="3BAFC1C4"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User-Friendly Interface:</w:t>
      </w:r>
      <w:r w:rsidRPr="00113134">
        <w:rPr>
          <w:rFonts w:ascii="Times New Roman" w:eastAsia="Times New Roman" w:hAnsi="Times New Roman" w:cs="Times New Roman"/>
          <w:sz w:val="24"/>
          <w:szCs w:val="24"/>
        </w:rPr>
        <w:t xml:space="preserve"> The platform will feature an intuitive and easy-to-navigate interface, designed with clear menus, search filters, and booking options to ensure users can quickly access and use features.</w:t>
      </w:r>
    </w:p>
    <w:p w14:paraId="60A9530B" w14:textId="59DA26FA"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Accessibility:</w:t>
      </w:r>
      <w:r w:rsidRPr="00113134">
        <w:rPr>
          <w:rFonts w:ascii="Times New Roman" w:eastAsia="Times New Roman" w:hAnsi="Times New Roman" w:cs="Times New Roman"/>
          <w:sz w:val="24"/>
          <w:szCs w:val="24"/>
        </w:rPr>
        <w:t xml:space="preserve"> Ensures the platform is accessible to users with varying levels of digital literacy, with readable text and simple design elements.</w:t>
      </w:r>
      <w:r w:rsidR="00A344BF" w:rsidRPr="00113134">
        <w:rPr>
          <w:rFonts w:ascii="Times New Roman" w:eastAsia="Times New Roman" w:hAnsi="Times New Roman" w:cs="Times New Roman"/>
          <w:sz w:val="24"/>
          <w:szCs w:val="24"/>
        </w:rPr>
        <w:br/>
      </w:r>
    </w:p>
    <w:p w14:paraId="5AE3BAD7" w14:textId="257D0493" w:rsidR="00050FF5" w:rsidRPr="00113134" w:rsidRDefault="00A344BF" w:rsidP="00CC6E90">
      <w:pPr>
        <w:pStyle w:val="Heading4"/>
      </w:pPr>
      <w:r w:rsidRPr="00113134">
        <w:t xml:space="preserve">1.6.2.4 </w:t>
      </w:r>
      <w:r w:rsidR="00050FF5" w:rsidRPr="00113134">
        <w:t>Availability:</w:t>
      </w:r>
    </w:p>
    <w:p w14:paraId="6D83AEE2"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24/7 Availability:</w:t>
      </w:r>
      <w:r w:rsidRPr="00113134">
        <w:rPr>
          <w:rFonts w:ascii="Times New Roman" w:eastAsia="Times New Roman" w:hAnsi="Times New Roman" w:cs="Times New Roman"/>
          <w:sz w:val="24"/>
          <w:szCs w:val="24"/>
        </w:rPr>
        <w:t xml:space="preserve"> The platform will be available to users around the clock, with minimal downtime for maintenance. Real-time updates will ensure continuous access to the most current data.</w:t>
      </w:r>
    </w:p>
    <w:p w14:paraId="6FD8F9B4" w14:textId="7B81A1E0"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Server Redundancy:</w:t>
      </w:r>
      <w:r w:rsidRPr="00113134">
        <w:rPr>
          <w:rFonts w:ascii="Times New Roman" w:eastAsia="Times New Roman" w:hAnsi="Times New Roman" w:cs="Times New Roman"/>
          <w:sz w:val="24"/>
          <w:szCs w:val="24"/>
        </w:rPr>
        <w:t xml:space="preserve"> The system will use server redundancy to ensure that the platform remains operational even if one server fails, improving reliability.</w:t>
      </w:r>
      <w:r w:rsidR="00A344BF" w:rsidRPr="00113134">
        <w:rPr>
          <w:rFonts w:ascii="Times New Roman" w:eastAsia="Times New Roman" w:hAnsi="Times New Roman" w:cs="Times New Roman"/>
          <w:sz w:val="24"/>
          <w:szCs w:val="24"/>
        </w:rPr>
        <w:br/>
      </w:r>
    </w:p>
    <w:p w14:paraId="71F053EA" w14:textId="547E8ABB" w:rsidR="00050FF5" w:rsidRPr="00113134" w:rsidRDefault="00DC050F" w:rsidP="00CC6E90">
      <w:pPr>
        <w:pStyle w:val="Heading4"/>
      </w:pPr>
      <w:r w:rsidRPr="00113134">
        <w:t xml:space="preserve">1.6.2.5 </w:t>
      </w:r>
      <w:r w:rsidR="00050FF5" w:rsidRPr="00113134">
        <w:t>Interoperability:</w:t>
      </w:r>
    </w:p>
    <w:p w14:paraId="2BD03D02"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Third-Party API Integration:</w:t>
      </w:r>
      <w:r w:rsidRPr="00113134">
        <w:rPr>
          <w:rFonts w:ascii="Times New Roman" w:eastAsia="Times New Roman" w:hAnsi="Times New Roman" w:cs="Times New Roman"/>
          <w:sz w:val="24"/>
          <w:szCs w:val="24"/>
        </w:rPr>
        <w:t xml:space="preserve"> The platform integrates with third-party hotel booking APIs (such as Booking.com and Agoda), payment gateways, and loyalty program systems to provide seamless functionality for booking and payment processing.</w:t>
      </w:r>
    </w:p>
    <w:p w14:paraId="6EC13916" w14:textId="4ECC36A4"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Cross-Device Synchronization:</w:t>
      </w:r>
      <w:r w:rsidRPr="00113134">
        <w:rPr>
          <w:rFonts w:ascii="Times New Roman" w:eastAsia="Times New Roman" w:hAnsi="Times New Roman" w:cs="Times New Roman"/>
          <w:sz w:val="24"/>
          <w:szCs w:val="24"/>
        </w:rPr>
        <w:t xml:space="preserve"> Data and bookings will be synchronized across devices (desktop, tablet, mobile), allowing users to access their travel plans from any device without losing information.</w:t>
      </w:r>
      <w:r w:rsidR="00A344BF" w:rsidRPr="00113134">
        <w:rPr>
          <w:rFonts w:ascii="Times New Roman" w:eastAsia="Times New Roman" w:hAnsi="Times New Roman" w:cs="Times New Roman"/>
          <w:sz w:val="24"/>
          <w:szCs w:val="24"/>
        </w:rPr>
        <w:br/>
      </w:r>
    </w:p>
    <w:p w14:paraId="05B7E626" w14:textId="68F6BD65" w:rsidR="00050FF5" w:rsidRPr="00113134" w:rsidRDefault="005356FC" w:rsidP="00CC6E90">
      <w:pPr>
        <w:pStyle w:val="Heading4"/>
      </w:pPr>
      <w:r w:rsidRPr="00113134">
        <w:br/>
      </w:r>
      <w:r w:rsidRPr="00113134">
        <w:br/>
      </w:r>
      <w:r w:rsidRPr="00113134">
        <w:br/>
      </w:r>
      <w:r w:rsidRPr="00113134">
        <w:br/>
      </w:r>
      <w:r w:rsidR="00A344BF" w:rsidRPr="00113134">
        <w:t xml:space="preserve">1.6.2.6 </w:t>
      </w:r>
      <w:r w:rsidR="00050FF5" w:rsidRPr="00113134">
        <w:t>Localization:</w:t>
      </w:r>
    </w:p>
    <w:p w14:paraId="7B04FBAB"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Multi-Language Support:</w:t>
      </w:r>
      <w:r w:rsidRPr="00113134">
        <w:rPr>
          <w:rFonts w:ascii="Times New Roman" w:eastAsia="Times New Roman" w:hAnsi="Times New Roman" w:cs="Times New Roman"/>
          <w:sz w:val="24"/>
          <w:szCs w:val="24"/>
        </w:rPr>
        <w:t xml:space="preserve"> The platform may support multiple languages, including Sinhala, Tamil, and English, to cater to a diverse user base.</w:t>
      </w:r>
    </w:p>
    <w:p w14:paraId="0937D459" w14:textId="611CD849"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Local Currency Display:</w:t>
      </w:r>
      <w:r w:rsidRPr="00113134">
        <w:rPr>
          <w:rFonts w:ascii="Times New Roman" w:eastAsia="Times New Roman" w:hAnsi="Times New Roman" w:cs="Times New Roman"/>
          <w:sz w:val="24"/>
          <w:szCs w:val="24"/>
        </w:rPr>
        <w:t xml:space="preserve"> Users will be able to view prices in their preferred currency, offering a more personalized and localized experience.</w:t>
      </w:r>
      <w:r w:rsidR="00A344BF" w:rsidRPr="00113134">
        <w:rPr>
          <w:rFonts w:ascii="Times New Roman" w:eastAsia="Times New Roman" w:hAnsi="Times New Roman" w:cs="Times New Roman"/>
          <w:sz w:val="24"/>
          <w:szCs w:val="24"/>
        </w:rPr>
        <w:br/>
      </w:r>
      <w:r w:rsidR="00A344BF" w:rsidRPr="00113134">
        <w:rPr>
          <w:rFonts w:ascii="Times New Roman" w:eastAsia="Times New Roman" w:hAnsi="Times New Roman" w:cs="Times New Roman"/>
          <w:sz w:val="24"/>
          <w:szCs w:val="24"/>
        </w:rPr>
        <w:br/>
      </w:r>
      <w:r w:rsidR="00A344BF" w:rsidRPr="00113134">
        <w:rPr>
          <w:rFonts w:ascii="Times New Roman" w:eastAsia="Times New Roman" w:hAnsi="Times New Roman" w:cs="Times New Roman"/>
          <w:sz w:val="24"/>
          <w:szCs w:val="24"/>
        </w:rPr>
        <w:br/>
      </w:r>
      <w:r w:rsidR="00A344BF" w:rsidRPr="00113134">
        <w:rPr>
          <w:rFonts w:ascii="Times New Roman" w:eastAsia="Times New Roman" w:hAnsi="Times New Roman" w:cs="Times New Roman"/>
          <w:sz w:val="24"/>
          <w:szCs w:val="24"/>
        </w:rPr>
        <w:br/>
      </w:r>
    </w:p>
    <w:p w14:paraId="3DDA0C4F" w14:textId="3BBDCBFA" w:rsidR="00050FF5" w:rsidRPr="00113134" w:rsidRDefault="00A344BF" w:rsidP="00CC6E90">
      <w:pPr>
        <w:pStyle w:val="Heading4"/>
      </w:pPr>
      <w:r w:rsidRPr="00113134">
        <w:t xml:space="preserve">1.6.2.7 </w:t>
      </w:r>
      <w:r w:rsidR="00050FF5" w:rsidRPr="00113134">
        <w:t>Maintainability:</w:t>
      </w:r>
    </w:p>
    <w:p w14:paraId="71171274"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Modular Design:</w:t>
      </w:r>
      <w:r w:rsidRPr="00113134">
        <w:rPr>
          <w:rFonts w:ascii="Times New Roman" w:eastAsia="Times New Roman" w:hAnsi="Times New Roman" w:cs="Times New Roman"/>
          <w:sz w:val="24"/>
          <w:szCs w:val="24"/>
        </w:rPr>
        <w:t xml:space="preserve"> The system will be built with a modular architecture, making it easier to update, add new features, or fix bugs without disrupting the entire platform.</w:t>
      </w:r>
    </w:p>
    <w:p w14:paraId="1D2BF197"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Error Handling:</w:t>
      </w:r>
      <w:r w:rsidRPr="00113134">
        <w:rPr>
          <w:rFonts w:ascii="Times New Roman" w:eastAsia="Times New Roman" w:hAnsi="Times New Roman" w:cs="Times New Roman"/>
          <w:sz w:val="24"/>
          <w:szCs w:val="24"/>
        </w:rPr>
        <w:t xml:space="preserve"> The platform will incorporate proper error handling, providing clear error messages to users when something goes wrong (e.g., payment failures, booking issues).</w:t>
      </w:r>
    </w:p>
    <w:p w14:paraId="39DFF4AA" w14:textId="1E882EC3" w:rsidR="00050FF5" w:rsidRPr="00113134" w:rsidRDefault="00DC050F" w:rsidP="00CC6E90">
      <w:pPr>
        <w:pStyle w:val="Heading4"/>
      </w:pPr>
      <w:r w:rsidRPr="00113134">
        <w:t xml:space="preserve">1.6.2.8 </w:t>
      </w:r>
      <w:r w:rsidR="00050FF5" w:rsidRPr="00113134">
        <w:t>Compliance:</w:t>
      </w:r>
    </w:p>
    <w:p w14:paraId="5FB9EA2F" w14:textId="77777777"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Legal Compliance:</w:t>
      </w:r>
      <w:r w:rsidRPr="00113134">
        <w:rPr>
          <w:rFonts w:ascii="Times New Roman" w:eastAsia="Times New Roman" w:hAnsi="Times New Roman" w:cs="Times New Roman"/>
          <w:sz w:val="24"/>
          <w:szCs w:val="24"/>
        </w:rPr>
        <w:t xml:space="preserve"> The platform will comply with local and international data protection regulations, such as GDPR, ensuring that user privacy is respected.</w:t>
      </w:r>
    </w:p>
    <w:p w14:paraId="61669CF9" w14:textId="5EB32D59" w:rsidR="00050FF5" w:rsidRPr="00113134" w:rsidRDefault="00050FF5" w:rsidP="00003FA1">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Tax and Regulatory Compliance:</w:t>
      </w:r>
      <w:r w:rsidRPr="00113134">
        <w:rPr>
          <w:rFonts w:ascii="Times New Roman" w:eastAsia="Times New Roman" w:hAnsi="Times New Roman" w:cs="Times New Roman"/>
          <w:sz w:val="24"/>
          <w:szCs w:val="24"/>
        </w:rPr>
        <w:t xml:space="preserve"> The system will automatically calculate applicable taxes, ensuring compliance with local tax laws.</w:t>
      </w:r>
    </w:p>
    <w:p w14:paraId="0D5E1261" w14:textId="77777777" w:rsidR="00050FF5" w:rsidRPr="00113134" w:rsidRDefault="00050FF5" w:rsidP="00050FF5">
      <w:pPr>
        <w:spacing w:before="100" w:beforeAutospacing="1" w:after="100" w:afterAutospacing="1" w:line="240" w:lineRule="auto"/>
        <w:rPr>
          <w:rFonts w:ascii="Times New Roman" w:eastAsia="Times New Roman" w:hAnsi="Times New Roman" w:cs="Times New Roman"/>
          <w:sz w:val="24"/>
          <w:szCs w:val="24"/>
        </w:rPr>
      </w:pPr>
    </w:p>
    <w:p w14:paraId="0094BB5B" w14:textId="7E87875C" w:rsidR="00050FF5" w:rsidRPr="00113134" w:rsidRDefault="00A344BF" w:rsidP="00CC6E90">
      <w:pPr>
        <w:pStyle w:val="Heading2"/>
        <w:rPr>
          <w:rFonts w:ascii="Times New Roman" w:hAnsi="Times New Roman" w:cs="Times New Roman"/>
        </w:rPr>
      </w:pPr>
      <w:bookmarkStart w:id="100" w:name="_Toc190468685"/>
      <w:bookmarkStart w:id="101" w:name="_Toc192716414"/>
      <w:bookmarkStart w:id="102" w:name="_Toc193366918"/>
      <w:r w:rsidRPr="00113134">
        <w:rPr>
          <w:rFonts w:ascii="Times New Roman" w:hAnsi="Times New Roman" w:cs="Times New Roman"/>
        </w:rPr>
        <w:t>1.7 SOFTWARE DEVELOPMENT METHODOLOGY</w:t>
      </w:r>
      <w:bookmarkEnd w:id="100"/>
      <w:bookmarkEnd w:id="101"/>
      <w:bookmarkEnd w:id="102"/>
      <w:r w:rsidRPr="00113134">
        <w:rPr>
          <w:rFonts w:ascii="Times New Roman" w:hAnsi="Times New Roman" w:cs="Times New Roman"/>
        </w:rPr>
        <w:br/>
      </w:r>
    </w:p>
    <w:p w14:paraId="64E449F4" w14:textId="0911E9FD" w:rsidR="00050FF5" w:rsidRPr="00113134" w:rsidRDefault="00A344BF" w:rsidP="00050FF5">
      <w:pPr>
        <w:spacing w:before="100" w:beforeAutospacing="1" w:after="100" w:afterAutospacing="1" w:line="240" w:lineRule="auto"/>
        <w:rPr>
          <w:rFonts w:ascii="Times New Roman" w:eastAsia="Times New Roman" w:hAnsi="Times New Roman" w:cs="Times New Roman"/>
          <w:sz w:val="24"/>
          <w:szCs w:val="24"/>
        </w:rPr>
      </w:pPr>
      <w:bookmarkStart w:id="103" w:name="_Toc190468686"/>
      <w:bookmarkStart w:id="104" w:name="_Toc192716415"/>
      <w:bookmarkStart w:id="105" w:name="_Toc193366919"/>
      <w:r w:rsidRPr="00113134">
        <w:rPr>
          <w:rStyle w:val="Heading3Char"/>
          <w:rFonts w:eastAsiaTheme="minorHAnsi"/>
        </w:rPr>
        <w:t>1.7</w:t>
      </w:r>
      <w:r w:rsidR="00050FF5" w:rsidRPr="00113134">
        <w:rPr>
          <w:rStyle w:val="Heading3Char"/>
          <w:rFonts w:eastAsiaTheme="minorHAnsi"/>
        </w:rPr>
        <w:t>.</w:t>
      </w:r>
      <w:r w:rsidRPr="00113134">
        <w:rPr>
          <w:rStyle w:val="Heading3Char"/>
          <w:rFonts w:eastAsiaTheme="minorHAnsi"/>
        </w:rPr>
        <w:t>1</w:t>
      </w:r>
      <w:r w:rsidR="00050FF5" w:rsidRPr="00113134">
        <w:rPr>
          <w:rStyle w:val="Heading3Char"/>
          <w:rFonts w:eastAsiaTheme="minorHAnsi"/>
        </w:rPr>
        <w:t xml:space="preserve"> Agile Framework Overview:</w:t>
      </w:r>
      <w:bookmarkEnd w:id="103"/>
      <w:bookmarkEnd w:id="104"/>
      <w:bookmarkEnd w:id="105"/>
      <w:r w:rsidR="00050FF5" w:rsidRPr="00113134">
        <w:rPr>
          <w:rFonts w:ascii="Times New Roman" w:eastAsia="Times New Roman" w:hAnsi="Times New Roman" w:cs="Times New Roman"/>
          <w:sz w:val="24"/>
          <w:szCs w:val="24"/>
        </w:rPr>
        <w:t xml:space="preserve"> Agile is an iterative and incremental software development methodology focused on flexibility, collaboration, customer feedback, and rapid delivery. It promotes continuous improvement and adaptability, which aligns perfectly with the dynamic and evolving nature of the travel industry. Given that </w:t>
      </w:r>
      <w:r w:rsidR="00050FF5" w:rsidRPr="00113134">
        <w:rPr>
          <w:rFonts w:ascii="Times New Roman" w:eastAsia="Times New Roman" w:hAnsi="Times New Roman" w:cs="Times New Roman"/>
          <w:b/>
          <w:bCs/>
          <w:sz w:val="24"/>
          <w:szCs w:val="24"/>
        </w:rPr>
        <w:t>Pathfinder.lk</w:t>
      </w:r>
      <w:r w:rsidR="00050FF5" w:rsidRPr="00113134">
        <w:rPr>
          <w:rFonts w:ascii="Times New Roman" w:eastAsia="Times New Roman" w:hAnsi="Times New Roman" w:cs="Times New Roman"/>
          <w:sz w:val="24"/>
          <w:szCs w:val="24"/>
        </w:rPr>
        <w:t xml:space="preserve"> involves a user-centric, feature-rich platform that may require frequent updates based on user feedback and market demands, an Agile approach will enable the team to deliver high-quality software in manageable chunks.</w:t>
      </w:r>
    </w:p>
    <w:p w14:paraId="1A1F5B57" w14:textId="77777777" w:rsidR="009D4AE8" w:rsidRPr="00113134" w:rsidRDefault="009D4AE8" w:rsidP="00050FF5">
      <w:pPr>
        <w:spacing w:before="100" w:beforeAutospacing="1" w:after="100" w:afterAutospacing="1" w:line="240" w:lineRule="auto"/>
        <w:rPr>
          <w:rFonts w:ascii="Times New Roman" w:eastAsia="Times New Roman" w:hAnsi="Times New Roman" w:cs="Times New Roman"/>
          <w:sz w:val="24"/>
          <w:szCs w:val="24"/>
        </w:rPr>
      </w:pPr>
    </w:p>
    <w:p w14:paraId="5375F11A" w14:textId="77777777" w:rsidR="009D4AE8" w:rsidRPr="00113134" w:rsidRDefault="009D4AE8" w:rsidP="00050FF5">
      <w:pPr>
        <w:spacing w:before="100" w:beforeAutospacing="1" w:after="100" w:afterAutospacing="1" w:line="240" w:lineRule="auto"/>
        <w:rPr>
          <w:rFonts w:ascii="Times New Roman" w:eastAsia="Times New Roman" w:hAnsi="Times New Roman" w:cs="Times New Roman"/>
          <w:sz w:val="24"/>
          <w:szCs w:val="24"/>
        </w:rPr>
      </w:pPr>
    </w:p>
    <w:p w14:paraId="24F602D0" w14:textId="2A4138F0" w:rsidR="00050FF5" w:rsidRPr="00113134" w:rsidRDefault="005356FC" w:rsidP="00CC6E90">
      <w:pPr>
        <w:pStyle w:val="Heading3"/>
      </w:pPr>
      <w:r w:rsidRPr="00113134">
        <w:br/>
      </w:r>
      <w:r w:rsidRPr="00113134">
        <w:br/>
      </w:r>
      <w:r w:rsidRPr="00113134">
        <w:br/>
      </w:r>
      <w:r w:rsidRPr="00113134">
        <w:br/>
      </w:r>
      <w:r w:rsidRPr="00113134">
        <w:br/>
      </w:r>
      <w:r w:rsidRPr="00113134">
        <w:br/>
      </w:r>
      <w:bookmarkStart w:id="106" w:name="_Toc190468687"/>
      <w:bookmarkStart w:id="107" w:name="_Toc192716416"/>
      <w:bookmarkStart w:id="108" w:name="_Toc193366920"/>
      <w:r w:rsidR="00A344BF" w:rsidRPr="00113134">
        <w:t>1.7.</w:t>
      </w:r>
      <w:r w:rsidR="00050FF5" w:rsidRPr="00113134">
        <w:t>2 Key Agile Principles Applied to Pathfinder.lk:</w:t>
      </w:r>
      <w:bookmarkEnd w:id="106"/>
      <w:bookmarkEnd w:id="107"/>
      <w:bookmarkEnd w:id="108"/>
    </w:p>
    <w:p w14:paraId="0CD6BD75" w14:textId="77777777" w:rsidR="00050FF5" w:rsidRPr="00113134" w:rsidRDefault="00050FF5" w:rsidP="00003FA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Customer Collaboration Over Contract Negotiation:</w:t>
      </w:r>
      <w:r w:rsidRPr="00113134">
        <w:rPr>
          <w:rFonts w:ascii="Times New Roman" w:eastAsia="Times New Roman" w:hAnsi="Times New Roman" w:cs="Times New Roman"/>
          <w:sz w:val="24"/>
          <w:szCs w:val="24"/>
        </w:rPr>
        <w:t xml:space="preserve"> The platform will be developed with continuous feedback from potential users (business and leisure travelers) to ensure it meets their needs. Feedback from surveys, user testing, and market research will be integrated into the development process.</w:t>
      </w:r>
    </w:p>
    <w:p w14:paraId="252EE774" w14:textId="77777777" w:rsidR="00050FF5" w:rsidRPr="00113134" w:rsidRDefault="00050FF5" w:rsidP="00003FA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Responding to Change Over Following a Plan:</w:t>
      </w:r>
      <w:r w:rsidRPr="00113134">
        <w:rPr>
          <w:rFonts w:ascii="Times New Roman" w:eastAsia="Times New Roman" w:hAnsi="Times New Roman" w:cs="Times New Roman"/>
          <w:sz w:val="24"/>
          <w:szCs w:val="24"/>
        </w:rPr>
        <w:t xml:space="preserve"> The travel industry is constantly evolving, and so are user expectations. Agile allows for flexibility and adaptability in feature development, accommodating changes in traveler behaviors, emerging travel trends, or new hotel partnerships. </w:t>
      </w:r>
      <w:proofErr w:type="spellStart"/>
      <w:r w:rsidRPr="00113134">
        <w:rPr>
          <w:rFonts w:ascii="Times New Roman" w:eastAsia="Times New Roman" w:hAnsi="Times New Roman" w:cs="Times New Roman"/>
          <w:sz w:val="24"/>
          <w:szCs w:val="24"/>
        </w:rPr>
        <w:t>Agile's</w:t>
      </w:r>
      <w:proofErr w:type="spellEnd"/>
      <w:r w:rsidRPr="00113134">
        <w:rPr>
          <w:rFonts w:ascii="Times New Roman" w:eastAsia="Times New Roman" w:hAnsi="Times New Roman" w:cs="Times New Roman"/>
          <w:sz w:val="24"/>
          <w:szCs w:val="24"/>
        </w:rPr>
        <w:t xml:space="preserve"> iterative cycles will enable the development team to adjust priorities based on evolving market conditions.</w:t>
      </w:r>
    </w:p>
    <w:p w14:paraId="13721E97" w14:textId="77777777" w:rsidR="00050FF5" w:rsidRPr="00113134" w:rsidRDefault="00050FF5" w:rsidP="00003FA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Delivering Working Software Frequently:</w:t>
      </w:r>
      <w:r w:rsidRPr="00113134">
        <w:rPr>
          <w:rFonts w:ascii="Times New Roman" w:eastAsia="Times New Roman" w:hAnsi="Times New Roman" w:cs="Times New Roman"/>
          <w:sz w:val="24"/>
          <w:szCs w:val="24"/>
        </w:rPr>
        <w:t xml:space="preserve"> The development team will focus on delivering smaller but functional components of the system (such as hotel search, booking system, or loyalty program integration) on a regular basis. This ensures that the platform provides value from the early stages and is continuously improved based on user feedback.</w:t>
      </w:r>
    </w:p>
    <w:p w14:paraId="1C0C4B58" w14:textId="77777777" w:rsidR="00050FF5" w:rsidRPr="00113134" w:rsidRDefault="00050FF5" w:rsidP="00003FA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Individuals and Interactions Over Processes and Tools:</w:t>
      </w:r>
      <w:r w:rsidRPr="00113134">
        <w:rPr>
          <w:rFonts w:ascii="Times New Roman" w:eastAsia="Times New Roman" w:hAnsi="Times New Roman" w:cs="Times New Roman"/>
          <w:sz w:val="24"/>
          <w:szCs w:val="24"/>
        </w:rPr>
        <w:t xml:space="preserve"> The Agile team will prioritize open communication and collaboration among developers, project managers, designers, and stakeholders. The goal is to foster teamwork, encourage innovation, and ensure that </w:t>
      </w:r>
      <w:r w:rsidRPr="00113134">
        <w:rPr>
          <w:rFonts w:ascii="Times New Roman" w:eastAsia="Times New Roman" w:hAnsi="Times New Roman" w:cs="Times New Roman"/>
          <w:sz w:val="24"/>
          <w:szCs w:val="24"/>
        </w:rPr>
        <w:lastRenderedPageBreak/>
        <w:t>the entire development team works cohesively toward achieving the shared vision of the platform.</w:t>
      </w:r>
    </w:p>
    <w:p w14:paraId="1EB32332" w14:textId="211BE5FA" w:rsidR="00050FF5" w:rsidRPr="00113134" w:rsidRDefault="00A344BF" w:rsidP="00CC6E90">
      <w:pPr>
        <w:pStyle w:val="Heading3"/>
      </w:pPr>
      <w:bookmarkStart w:id="109" w:name="_Toc190468688"/>
      <w:bookmarkStart w:id="110" w:name="_Toc192716417"/>
      <w:bookmarkStart w:id="111" w:name="_Toc193366921"/>
      <w:r w:rsidRPr="00113134">
        <w:t>1.7.</w:t>
      </w:r>
      <w:r w:rsidR="00050FF5" w:rsidRPr="00113134">
        <w:t>3 Agile Phases for Pathfinder.lk Development:</w:t>
      </w:r>
      <w:bookmarkEnd w:id="109"/>
      <w:bookmarkEnd w:id="110"/>
      <w:bookmarkEnd w:id="111"/>
    </w:p>
    <w:p w14:paraId="5959FFCB" w14:textId="5559EEDB"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Initiation and Planning:</w:t>
      </w:r>
      <w:r w:rsidR="009D7A1C" w:rsidRPr="00113134">
        <w:rPr>
          <w:rFonts w:ascii="Times New Roman" w:eastAsia="Times New Roman" w:hAnsi="Times New Roman" w:cs="Times New Roman"/>
          <w:b/>
          <w:bCs/>
          <w:sz w:val="24"/>
          <w:szCs w:val="24"/>
        </w:rPr>
        <w:br/>
      </w:r>
    </w:p>
    <w:p w14:paraId="6CB6E549"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During the </w:t>
      </w:r>
      <w:r w:rsidRPr="00113134">
        <w:rPr>
          <w:rFonts w:ascii="Times New Roman" w:eastAsia="Times New Roman" w:hAnsi="Times New Roman" w:cs="Times New Roman"/>
          <w:b/>
          <w:bCs/>
          <w:sz w:val="24"/>
          <w:szCs w:val="24"/>
        </w:rPr>
        <w:t>Planning</w:t>
      </w:r>
      <w:r w:rsidRPr="00113134">
        <w:rPr>
          <w:rFonts w:ascii="Times New Roman" w:eastAsia="Times New Roman" w:hAnsi="Times New Roman" w:cs="Times New Roman"/>
          <w:sz w:val="24"/>
          <w:szCs w:val="24"/>
        </w:rPr>
        <w:t xml:space="preserve"> phase, a cross-functional team, including stakeholders from marketing, business development, and design, will gather initial requirements for Pathfinder.lk based on the business goals and user research.</w:t>
      </w:r>
    </w:p>
    <w:p w14:paraId="3F8719DB"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team will identify key features such as hotel search, user personalization, booking engine integration, and real-time updates.</w:t>
      </w:r>
    </w:p>
    <w:p w14:paraId="3CF7B59C" w14:textId="762D2CC9"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An initial </w:t>
      </w:r>
      <w:r w:rsidRPr="00113134">
        <w:rPr>
          <w:rFonts w:ascii="Times New Roman" w:eastAsia="Times New Roman" w:hAnsi="Times New Roman" w:cs="Times New Roman"/>
          <w:b/>
          <w:bCs/>
          <w:sz w:val="24"/>
          <w:szCs w:val="24"/>
        </w:rPr>
        <w:t>Product Backlog</w:t>
      </w:r>
      <w:r w:rsidRPr="00113134">
        <w:rPr>
          <w:rFonts w:ascii="Times New Roman" w:eastAsia="Times New Roman" w:hAnsi="Times New Roman" w:cs="Times New Roman"/>
          <w:sz w:val="24"/>
          <w:szCs w:val="24"/>
        </w:rPr>
        <w:t xml:space="preserve"> will be created, listing all the features, improvements, and bug fixes to be worked on.</w:t>
      </w:r>
      <w:r w:rsidR="009D7A1C" w:rsidRPr="00113134">
        <w:rPr>
          <w:rFonts w:ascii="Times New Roman" w:eastAsia="Times New Roman" w:hAnsi="Times New Roman" w:cs="Times New Roman"/>
          <w:sz w:val="24"/>
          <w:szCs w:val="24"/>
        </w:rPr>
        <w:br/>
      </w:r>
    </w:p>
    <w:p w14:paraId="05FEED5A" w14:textId="3E1C0412"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Design and Prototyping:</w:t>
      </w:r>
      <w:r w:rsidR="009D7A1C" w:rsidRPr="00113134">
        <w:rPr>
          <w:rFonts w:ascii="Times New Roman" w:eastAsia="Times New Roman" w:hAnsi="Times New Roman" w:cs="Times New Roman"/>
          <w:b/>
          <w:bCs/>
          <w:sz w:val="24"/>
          <w:szCs w:val="24"/>
        </w:rPr>
        <w:br/>
      </w:r>
    </w:p>
    <w:p w14:paraId="1FE45AB5"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Early wireframes, UI/UX designs, and prototypes will be created and iterated upon based on feedback.</w:t>
      </w:r>
    </w:p>
    <w:p w14:paraId="16789066" w14:textId="511EA1BA"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design phase will also involve selecting the technology stack (such as React.js for frontend, PHP for backend, MySQL for the database, and third-party APIs for booking engines) and ensuring that the platform's architecture supports scalability, performance, and security.</w:t>
      </w:r>
      <w:r w:rsidR="009D4AE8" w:rsidRPr="00113134">
        <w:rPr>
          <w:rFonts w:ascii="Times New Roman" w:eastAsia="Times New Roman" w:hAnsi="Times New Roman" w:cs="Times New Roman"/>
          <w:sz w:val="24"/>
          <w:szCs w:val="24"/>
        </w:rPr>
        <w:br/>
      </w:r>
    </w:p>
    <w:p w14:paraId="2A4846D6" w14:textId="53D4F37D"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Development Sprints:</w:t>
      </w:r>
      <w:r w:rsidR="009D7A1C" w:rsidRPr="00113134">
        <w:rPr>
          <w:rFonts w:ascii="Times New Roman" w:eastAsia="Times New Roman" w:hAnsi="Times New Roman" w:cs="Times New Roman"/>
          <w:b/>
          <w:bCs/>
          <w:sz w:val="24"/>
          <w:szCs w:val="24"/>
        </w:rPr>
        <w:br/>
      </w:r>
    </w:p>
    <w:p w14:paraId="31D258E8" w14:textId="43CE6E62"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Sprints</w:t>
      </w:r>
      <w:r w:rsidRPr="00113134">
        <w:rPr>
          <w:rFonts w:ascii="Times New Roman" w:eastAsia="Times New Roman" w:hAnsi="Times New Roman" w:cs="Times New Roman"/>
          <w:sz w:val="24"/>
          <w:szCs w:val="24"/>
        </w:rPr>
        <w:t xml:space="preserve"> will be the core of the Agile development cycle. In each sprint, developers will focus on specific, high-priority features from the product backlog, such as:</w:t>
      </w:r>
    </w:p>
    <w:p w14:paraId="6DA99BF6" w14:textId="77777777" w:rsidR="00050FF5" w:rsidRPr="00113134" w:rsidRDefault="00050FF5" w:rsidP="00003FA1">
      <w:pPr>
        <w:numPr>
          <w:ilvl w:val="2"/>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Sprint 1:</w:t>
      </w:r>
      <w:r w:rsidRPr="00113134">
        <w:rPr>
          <w:rFonts w:ascii="Times New Roman" w:eastAsia="Times New Roman" w:hAnsi="Times New Roman" w:cs="Times New Roman"/>
          <w:sz w:val="24"/>
          <w:szCs w:val="24"/>
        </w:rPr>
        <w:t xml:space="preserve"> Building the hotel search and comparison functionality.</w:t>
      </w:r>
    </w:p>
    <w:p w14:paraId="1ED12AD9" w14:textId="77777777" w:rsidR="00050FF5" w:rsidRPr="00113134" w:rsidRDefault="00050FF5" w:rsidP="00003FA1">
      <w:pPr>
        <w:numPr>
          <w:ilvl w:val="2"/>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Sprint 2:</w:t>
      </w:r>
      <w:r w:rsidRPr="00113134">
        <w:rPr>
          <w:rFonts w:ascii="Times New Roman" w:eastAsia="Times New Roman" w:hAnsi="Times New Roman" w:cs="Times New Roman"/>
          <w:sz w:val="24"/>
          <w:szCs w:val="24"/>
        </w:rPr>
        <w:t xml:space="preserve"> Integrating the booking engine and payment gateway.</w:t>
      </w:r>
    </w:p>
    <w:p w14:paraId="596591AF" w14:textId="77777777" w:rsidR="00050FF5" w:rsidRPr="00113134" w:rsidRDefault="00050FF5" w:rsidP="00003FA1">
      <w:pPr>
        <w:numPr>
          <w:ilvl w:val="2"/>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Sprint 3:</w:t>
      </w:r>
      <w:r w:rsidRPr="00113134">
        <w:rPr>
          <w:rFonts w:ascii="Times New Roman" w:eastAsia="Times New Roman" w:hAnsi="Times New Roman" w:cs="Times New Roman"/>
          <w:sz w:val="24"/>
          <w:szCs w:val="24"/>
        </w:rPr>
        <w:t xml:space="preserve"> Implementing user reviews and ratings.</w:t>
      </w:r>
    </w:p>
    <w:p w14:paraId="2892D206" w14:textId="77777777" w:rsidR="00050FF5" w:rsidRPr="00113134" w:rsidRDefault="00050FF5" w:rsidP="00003FA1">
      <w:pPr>
        <w:numPr>
          <w:ilvl w:val="2"/>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Sprint 4:</w:t>
      </w:r>
      <w:r w:rsidRPr="00113134">
        <w:rPr>
          <w:rFonts w:ascii="Times New Roman" w:eastAsia="Times New Roman" w:hAnsi="Times New Roman" w:cs="Times New Roman"/>
          <w:sz w:val="24"/>
          <w:szCs w:val="24"/>
        </w:rPr>
        <w:t xml:space="preserve"> Integrating loyalty program systems and personalized travel planning features.</w:t>
      </w:r>
    </w:p>
    <w:p w14:paraId="238FF5CA" w14:textId="77777777" w:rsidR="00050FF5" w:rsidRPr="00113134" w:rsidRDefault="00050FF5" w:rsidP="00003FA1">
      <w:pPr>
        <w:numPr>
          <w:ilvl w:val="2"/>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Sprint 5:</w:t>
      </w:r>
      <w:r w:rsidRPr="00113134">
        <w:rPr>
          <w:rFonts w:ascii="Times New Roman" w:eastAsia="Times New Roman" w:hAnsi="Times New Roman" w:cs="Times New Roman"/>
          <w:sz w:val="24"/>
          <w:szCs w:val="24"/>
        </w:rPr>
        <w:t xml:space="preserve"> Real-time updates, pricing, and availability features.</w:t>
      </w:r>
    </w:p>
    <w:p w14:paraId="64D51668" w14:textId="2B8DF128"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At the end of each sprint, the team will deliver a working increment of the platform that can be tested and reviewed.</w:t>
      </w:r>
      <w:r w:rsidR="009D7A1C" w:rsidRPr="00113134">
        <w:rPr>
          <w:rFonts w:ascii="Times New Roman" w:eastAsia="Times New Roman" w:hAnsi="Times New Roman" w:cs="Times New Roman"/>
          <w:sz w:val="24"/>
          <w:szCs w:val="24"/>
        </w:rPr>
        <w:br/>
      </w:r>
    </w:p>
    <w:p w14:paraId="5DC96D52" w14:textId="7F6950D6"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 Feedback and Refinement:</w:t>
      </w:r>
      <w:r w:rsidR="009D7A1C" w:rsidRPr="00113134">
        <w:rPr>
          <w:rFonts w:ascii="Times New Roman" w:eastAsia="Times New Roman" w:hAnsi="Times New Roman" w:cs="Times New Roman"/>
          <w:b/>
          <w:bCs/>
          <w:sz w:val="24"/>
          <w:szCs w:val="24"/>
        </w:rPr>
        <w:br/>
      </w:r>
    </w:p>
    <w:p w14:paraId="1373BEF4"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During and after each sprint, user feedback will be collected through usability testing, beta testing, or surveys from real travelers. This feedback will be used to prioritize new features or adjustments in the next sprint.</w:t>
      </w:r>
    </w:p>
    <w:p w14:paraId="5AAD9808" w14:textId="67EC0A06" w:rsidR="00E909CD"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Continuous refinement will be done, ensuring the platform evolves according to the needs of its users, such as adding new payment options or adjusting search </w:t>
      </w:r>
      <w:r w:rsidRPr="00113134">
        <w:rPr>
          <w:rFonts w:ascii="Times New Roman" w:eastAsia="Times New Roman" w:hAnsi="Times New Roman" w:cs="Times New Roman"/>
          <w:sz w:val="24"/>
          <w:szCs w:val="24"/>
        </w:rPr>
        <w:lastRenderedPageBreak/>
        <w:t>filters based on user preferences.</w:t>
      </w:r>
      <w:r w:rsidR="009D7A1C" w:rsidRPr="00113134">
        <w:rPr>
          <w:rFonts w:ascii="Times New Roman" w:eastAsia="Times New Roman" w:hAnsi="Times New Roman" w:cs="Times New Roman"/>
          <w:sz w:val="24"/>
          <w:szCs w:val="24"/>
        </w:rPr>
        <w:br/>
      </w:r>
    </w:p>
    <w:p w14:paraId="499C56E5" w14:textId="65496AB5"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Quality Assurance and Testing:</w:t>
      </w:r>
      <w:r w:rsidR="009D7A1C" w:rsidRPr="00113134">
        <w:rPr>
          <w:rFonts w:ascii="Times New Roman" w:eastAsia="Times New Roman" w:hAnsi="Times New Roman" w:cs="Times New Roman"/>
          <w:b/>
          <w:bCs/>
          <w:sz w:val="24"/>
          <w:szCs w:val="24"/>
        </w:rPr>
        <w:br/>
      </w:r>
    </w:p>
    <w:p w14:paraId="0DBE6909"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Throughout the development process, testing (unit testing, integration testing, user acceptance testing) will be conducted to ensure the platform is functioning as expected.</w:t>
      </w:r>
    </w:p>
    <w:p w14:paraId="5CD02994" w14:textId="4C8F9C7C"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Test cases will cover aspects like functionality (hotel search and booking), security (payment processing), performance (load time and scalability), and usability (UI/UX).</w:t>
      </w:r>
      <w:r w:rsidR="009D7A1C" w:rsidRPr="00113134">
        <w:rPr>
          <w:rFonts w:ascii="Times New Roman" w:eastAsia="Times New Roman" w:hAnsi="Times New Roman" w:cs="Times New Roman"/>
          <w:sz w:val="24"/>
          <w:szCs w:val="24"/>
        </w:rPr>
        <w:br/>
      </w:r>
    </w:p>
    <w:p w14:paraId="38D7EC28" w14:textId="3C732F1E"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Release and Deployment:</w:t>
      </w:r>
      <w:r w:rsidR="009D7A1C" w:rsidRPr="00113134">
        <w:rPr>
          <w:rFonts w:ascii="Times New Roman" w:eastAsia="Times New Roman" w:hAnsi="Times New Roman" w:cs="Times New Roman"/>
          <w:b/>
          <w:bCs/>
          <w:sz w:val="24"/>
          <w:szCs w:val="24"/>
        </w:rPr>
        <w:br/>
      </w:r>
    </w:p>
    <w:p w14:paraId="4E8B88C1"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Once a feature or the platform reaches a sufficient level of readiness, it will be released incrementally. Each release will be a deployable version that can be pushed to production, enabling users to access new features immediately.</w:t>
      </w:r>
    </w:p>
    <w:p w14:paraId="5A0A463A" w14:textId="29E36538"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Continuous deployment (CI/CD) tools can be used to streamline the release process, ensuring that new features and bug fixes are regularly pushed to production.</w:t>
      </w:r>
      <w:r w:rsidR="009D7A1C" w:rsidRPr="00113134">
        <w:rPr>
          <w:rFonts w:ascii="Times New Roman" w:eastAsia="Times New Roman" w:hAnsi="Times New Roman" w:cs="Times New Roman"/>
          <w:sz w:val="24"/>
          <w:szCs w:val="24"/>
        </w:rPr>
        <w:br/>
      </w:r>
    </w:p>
    <w:p w14:paraId="57351169" w14:textId="13AEEE96" w:rsidR="00050FF5" w:rsidRPr="00113134" w:rsidRDefault="00050FF5" w:rsidP="00003FA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Post-Release Support and Maintenance:</w:t>
      </w:r>
      <w:r w:rsidR="009D7A1C" w:rsidRPr="00113134">
        <w:rPr>
          <w:rFonts w:ascii="Times New Roman" w:eastAsia="Times New Roman" w:hAnsi="Times New Roman" w:cs="Times New Roman"/>
          <w:b/>
          <w:bCs/>
          <w:sz w:val="24"/>
          <w:szCs w:val="24"/>
        </w:rPr>
        <w:br/>
      </w:r>
    </w:p>
    <w:p w14:paraId="29E9CA07"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After the platform's initial launch, the Agile team will continue to monitor user feedback and performance metrics. New features, updates, and bug fixes will be prioritized for future sprints.</w:t>
      </w:r>
    </w:p>
    <w:p w14:paraId="08F84311" w14:textId="77777777" w:rsidR="00050FF5" w:rsidRPr="00113134" w:rsidRDefault="00050FF5" w:rsidP="00003FA1">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Regular sprint reviews and retrospective meetings will help improve processes and address any challenges encountered during the development.</w:t>
      </w:r>
    </w:p>
    <w:p w14:paraId="37319275" w14:textId="0A56445A" w:rsidR="00050FF5" w:rsidRPr="00113134" w:rsidRDefault="00A344BF" w:rsidP="00CC6E90">
      <w:pPr>
        <w:pStyle w:val="Heading3"/>
      </w:pPr>
      <w:bookmarkStart w:id="112" w:name="_Toc190468689"/>
      <w:bookmarkStart w:id="113" w:name="_Toc192716418"/>
      <w:bookmarkStart w:id="114" w:name="_Toc193366922"/>
      <w:r w:rsidRPr="00113134">
        <w:t>1.7.</w:t>
      </w:r>
      <w:r w:rsidR="00050FF5" w:rsidRPr="00113134">
        <w:t>4 Agile Tools:</w:t>
      </w:r>
      <w:bookmarkEnd w:id="112"/>
      <w:bookmarkEnd w:id="113"/>
      <w:bookmarkEnd w:id="114"/>
    </w:p>
    <w:p w14:paraId="03CC5D96" w14:textId="77777777" w:rsidR="00050FF5" w:rsidRPr="00113134" w:rsidRDefault="00050FF5" w:rsidP="00003FA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Jira</w:t>
      </w:r>
      <w:r w:rsidRPr="00113134">
        <w:rPr>
          <w:rFonts w:ascii="Times New Roman" w:eastAsia="Times New Roman" w:hAnsi="Times New Roman" w:cs="Times New Roman"/>
          <w:sz w:val="24"/>
          <w:szCs w:val="24"/>
        </w:rPr>
        <w:t xml:space="preserve"> for project management and tracking sprints, backlog items, and user stories.</w:t>
      </w:r>
    </w:p>
    <w:p w14:paraId="522EF71E" w14:textId="77777777" w:rsidR="00050FF5" w:rsidRPr="00113134" w:rsidRDefault="00050FF5" w:rsidP="00003FA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Slack</w:t>
      </w:r>
      <w:r w:rsidRPr="00113134">
        <w:rPr>
          <w:rFonts w:ascii="Times New Roman" w:eastAsia="Times New Roman" w:hAnsi="Times New Roman" w:cs="Times New Roman"/>
          <w:sz w:val="24"/>
          <w:szCs w:val="24"/>
        </w:rPr>
        <w:t xml:space="preserve"> for team communication and collaboration.</w:t>
      </w:r>
    </w:p>
    <w:p w14:paraId="6ECB1981" w14:textId="77777777" w:rsidR="00050FF5" w:rsidRPr="00113134" w:rsidRDefault="00050FF5" w:rsidP="00003FA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Git</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GitHub/GitLab</w:t>
      </w:r>
      <w:r w:rsidRPr="00113134">
        <w:rPr>
          <w:rFonts w:ascii="Times New Roman" w:eastAsia="Times New Roman" w:hAnsi="Times New Roman" w:cs="Times New Roman"/>
          <w:sz w:val="24"/>
          <w:szCs w:val="24"/>
        </w:rPr>
        <w:t xml:space="preserve"> for version control and code collaboration.</w:t>
      </w:r>
    </w:p>
    <w:p w14:paraId="009E6161" w14:textId="77777777" w:rsidR="00050FF5" w:rsidRPr="00113134" w:rsidRDefault="00050FF5" w:rsidP="00003FA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Trello</w:t>
      </w:r>
      <w:r w:rsidRPr="00113134">
        <w:rPr>
          <w:rFonts w:ascii="Times New Roman" w:eastAsia="Times New Roman" w:hAnsi="Times New Roman" w:cs="Times New Roman"/>
          <w:sz w:val="24"/>
          <w:szCs w:val="24"/>
        </w:rPr>
        <w:t xml:space="preserve"> or </w:t>
      </w:r>
      <w:r w:rsidRPr="00113134">
        <w:rPr>
          <w:rFonts w:ascii="Times New Roman" w:eastAsia="Times New Roman" w:hAnsi="Times New Roman" w:cs="Times New Roman"/>
          <w:b/>
          <w:bCs/>
          <w:sz w:val="24"/>
          <w:szCs w:val="24"/>
        </w:rPr>
        <w:t>Miro</w:t>
      </w:r>
      <w:r w:rsidRPr="00113134">
        <w:rPr>
          <w:rFonts w:ascii="Times New Roman" w:eastAsia="Times New Roman" w:hAnsi="Times New Roman" w:cs="Times New Roman"/>
          <w:sz w:val="24"/>
          <w:szCs w:val="24"/>
        </w:rPr>
        <w:t xml:space="preserve"> for visual planning and brainstorming during sprint planning sessions.</w:t>
      </w:r>
    </w:p>
    <w:p w14:paraId="570A6EEC" w14:textId="05BF4663" w:rsidR="00050FF5" w:rsidRPr="00113134" w:rsidRDefault="00A344BF" w:rsidP="00CC6E90">
      <w:pPr>
        <w:pStyle w:val="Heading3"/>
      </w:pPr>
      <w:bookmarkStart w:id="115" w:name="_Toc190468690"/>
      <w:bookmarkStart w:id="116" w:name="_Toc192716419"/>
      <w:bookmarkStart w:id="117" w:name="_Toc193366923"/>
      <w:r w:rsidRPr="00113134">
        <w:t>1.7.</w:t>
      </w:r>
      <w:r w:rsidR="00050FF5" w:rsidRPr="00113134">
        <w:t>5 Sprint Planning and Agile Team Roles:</w:t>
      </w:r>
      <w:bookmarkEnd w:id="115"/>
      <w:bookmarkEnd w:id="116"/>
      <w:bookmarkEnd w:id="117"/>
    </w:p>
    <w:p w14:paraId="464E45C7" w14:textId="77777777" w:rsidR="00050FF5" w:rsidRPr="00113134" w:rsidRDefault="00050FF5" w:rsidP="00003FA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Product Owner:</w:t>
      </w:r>
      <w:r w:rsidRPr="00113134">
        <w:rPr>
          <w:rFonts w:ascii="Times New Roman" w:eastAsia="Times New Roman" w:hAnsi="Times New Roman" w:cs="Times New Roman"/>
          <w:sz w:val="24"/>
          <w:szCs w:val="24"/>
        </w:rPr>
        <w:t xml:space="preserve"> Defines the vision for Pathfinder.lk, prioritizes features, and ensures that the platform meets user needs.</w:t>
      </w:r>
    </w:p>
    <w:p w14:paraId="43D7B3C4" w14:textId="77777777" w:rsidR="00050FF5" w:rsidRPr="00113134" w:rsidRDefault="00050FF5" w:rsidP="00003FA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Scrum Master:</w:t>
      </w:r>
      <w:r w:rsidRPr="00113134">
        <w:rPr>
          <w:rFonts w:ascii="Times New Roman" w:eastAsia="Times New Roman" w:hAnsi="Times New Roman" w:cs="Times New Roman"/>
          <w:sz w:val="24"/>
          <w:szCs w:val="24"/>
        </w:rPr>
        <w:t xml:space="preserve"> Ensures the team follows Agile practices, facilitates daily standups, sprint planning, and removes any obstacles.</w:t>
      </w:r>
    </w:p>
    <w:p w14:paraId="45184330" w14:textId="77777777" w:rsidR="00050FF5" w:rsidRPr="00113134" w:rsidRDefault="00050FF5" w:rsidP="00003FA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Development Team:</w:t>
      </w:r>
      <w:r w:rsidRPr="00113134">
        <w:rPr>
          <w:rFonts w:ascii="Times New Roman" w:eastAsia="Times New Roman" w:hAnsi="Times New Roman" w:cs="Times New Roman"/>
          <w:sz w:val="24"/>
          <w:szCs w:val="24"/>
        </w:rPr>
        <w:t xml:space="preserve"> Composed of backend developers, frontend developers, UI/UX designers, and QA testers responsible for delivering features and functionality.</w:t>
      </w:r>
    </w:p>
    <w:p w14:paraId="4ED6723C" w14:textId="7B1FD2E2" w:rsidR="00050FF5" w:rsidRPr="00113134" w:rsidRDefault="00050FF5" w:rsidP="00050FF5">
      <w:pPr>
        <w:spacing w:after="0" w:line="240" w:lineRule="auto"/>
        <w:rPr>
          <w:rFonts w:ascii="Times New Roman" w:eastAsia="Times New Roman" w:hAnsi="Times New Roman" w:cs="Times New Roman"/>
          <w:sz w:val="24"/>
          <w:szCs w:val="24"/>
        </w:rPr>
      </w:pPr>
    </w:p>
    <w:p w14:paraId="13E953EC" w14:textId="77777777" w:rsidR="00050FF5" w:rsidRPr="00113134" w:rsidRDefault="00050FF5" w:rsidP="00050FF5">
      <w:pPr>
        <w:spacing w:before="100" w:beforeAutospacing="1" w:after="100" w:afterAutospacing="1" w:line="240" w:lineRule="auto"/>
        <w:outlineLvl w:val="2"/>
        <w:rPr>
          <w:rFonts w:ascii="Times New Roman" w:eastAsia="Times New Roman" w:hAnsi="Times New Roman" w:cs="Times New Roman"/>
          <w:b/>
          <w:bCs/>
          <w:sz w:val="27"/>
          <w:szCs w:val="27"/>
        </w:rPr>
      </w:pPr>
      <w:bookmarkStart w:id="118" w:name="_Toc190468691"/>
      <w:bookmarkStart w:id="119" w:name="_Toc192716420"/>
      <w:bookmarkStart w:id="120" w:name="_Toc193366924"/>
      <w:r w:rsidRPr="00113134">
        <w:rPr>
          <w:rFonts w:ascii="Times New Roman" w:eastAsia="Times New Roman" w:hAnsi="Times New Roman" w:cs="Times New Roman"/>
          <w:b/>
          <w:bCs/>
          <w:sz w:val="27"/>
          <w:szCs w:val="27"/>
        </w:rPr>
        <w:lastRenderedPageBreak/>
        <w:t>Conclusion:</w:t>
      </w:r>
      <w:bookmarkEnd w:id="118"/>
      <w:bookmarkEnd w:id="119"/>
      <w:bookmarkEnd w:id="120"/>
    </w:p>
    <w:p w14:paraId="1DE0BB9F" w14:textId="104A245F" w:rsidR="00DC050F" w:rsidRPr="00113134" w:rsidRDefault="00050FF5" w:rsidP="00050FF5">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By using the </w:t>
      </w:r>
      <w:r w:rsidRPr="00113134">
        <w:rPr>
          <w:rFonts w:ascii="Times New Roman" w:eastAsia="Times New Roman" w:hAnsi="Times New Roman" w:cs="Times New Roman"/>
          <w:b/>
          <w:bCs/>
          <w:sz w:val="24"/>
          <w:szCs w:val="24"/>
        </w:rPr>
        <w:t>Agile methodology</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quickly adapt to market changes, incorporate user feedback into each development phase, and deliver a platform that continuously evolves to meet traveler needs. </w:t>
      </w:r>
      <w:proofErr w:type="spellStart"/>
      <w:r w:rsidRPr="00113134">
        <w:rPr>
          <w:rFonts w:ascii="Times New Roman" w:eastAsia="Times New Roman" w:hAnsi="Times New Roman" w:cs="Times New Roman"/>
          <w:sz w:val="24"/>
          <w:szCs w:val="24"/>
        </w:rPr>
        <w:t>Agile's</w:t>
      </w:r>
      <w:proofErr w:type="spellEnd"/>
      <w:r w:rsidRPr="00113134">
        <w:rPr>
          <w:rFonts w:ascii="Times New Roman" w:eastAsia="Times New Roman" w:hAnsi="Times New Roman" w:cs="Times New Roman"/>
          <w:sz w:val="24"/>
          <w:szCs w:val="24"/>
        </w:rPr>
        <w:t xml:space="preserve"> iterative approach ensures that the platform is both functional and user-friendly from the start, while offering the flexibility to improve and scale over time.</w:t>
      </w:r>
      <w:r w:rsidRPr="00113134">
        <w:rPr>
          <w:rFonts w:ascii="Times New Roman" w:eastAsia="Times New Roman" w:hAnsi="Times New Roman" w:cs="Times New Roman"/>
          <w:sz w:val="24"/>
          <w:szCs w:val="24"/>
        </w:rPr>
        <w:br/>
      </w:r>
    </w:p>
    <w:p w14:paraId="68F70F18" w14:textId="47CDEF02" w:rsidR="00F93DA7" w:rsidRPr="00113134" w:rsidRDefault="00050FF5" w:rsidP="00F93DA7">
      <w:pPr>
        <w:pStyle w:val="Heading4"/>
      </w:pPr>
      <w:bookmarkStart w:id="121" w:name="_Toc190468692"/>
      <w:bookmarkStart w:id="122" w:name="_Toc192716421"/>
      <w:bookmarkStart w:id="123" w:name="_Toc193366925"/>
      <w:r w:rsidRPr="00113134">
        <w:rPr>
          <w:rStyle w:val="Heading1Char"/>
          <w:rFonts w:ascii="Times New Roman" w:hAnsi="Times New Roman" w:cs="Times New Roman"/>
        </w:rPr>
        <w:t>Chapter 02</w:t>
      </w:r>
      <w:bookmarkEnd w:id="121"/>
      <w:bookmarkEnd w:id="122"/>
      <w:bookmarkEnd w:id="123"/>
      <w:r w:rsidR="00F93DA7" w:rsidRPr="00113134">
        <w:rPr>
          <w:b w:val="0"/>
          <w:bCs w:val="0"/>
          <w:sz w:val="48"/>
          <w:szCs w:val="48"/>
        </w:rPr>
        <w:br/>
      </w:r>
      <w:r w:rsidR="00F93DA7" w:rsidRPr="00113134">
        <w:rPr>
          <w:b w:val="0"/>
          <w:bCs w:val="0"/>
          <w:sz w:val="48"/>
          <w:szCs w:val="48"/>
        </w:rPr>
        <w:br/>
      </w:r>
      <w:r w:rsidR="001D113E" w:rsidRPr="00113134">
        <w:rPr>
          <w:rStyle w:val="Heading2Char"/>
          <w:rFonts w:ascii="Times New Roman" w:hAnsi="Times New Roman" w:cs="Times New Roman"/>
        </w:rPr>
        <w:t>2.1 FEASIBILITY STUDY REPORT</w:t>
      </w:r>
    </w:p>
    <w:p w14:paraId="6585090C" w14:textId="0CF27015" w:rsidR="00F93DA7" w:rsidRPr="00113134" w:rsidRDefault="00F93DA7" w:rsidP="001D113E">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This study will evaluate the </w:t>
      </w:r>
      <w:r w:rsidRPr="00113134">
        <w:rPr>
          <w:rFonts w:ascii="Times New Roman" w:eastAsia="Times New Roman" w:hAnsi="Times New Roman" w:cs="Times New Roman"/>
          <w:b/>
          <w:bCs/>
          <w:sz w:val="24"/>
          <w:szCs w:val="24"/>
        </w:rPr>
        <w:t>technical</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operational</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economic</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legal</w:t>
      </w:r>
      <w:r w:rsidRPr="00113134">
        <w:rPr>
          <w:rFonts w:ascii="Times New Roman" w:eastAsia="Times New Roman" w:hAnsi="Times New Roman" w:cs="Times New Roman"/>
          <w:sz w:val="24"/>
          <w:szCs w:val="24"/>
        </w:rPr>
        <w:t xml:space="preserve"> feasibility of the project.</w:t>
      </w:r>
    </w:p>
    <w:p w14:paraId="3BB8EFB2" w14:textId="73A2A5E7" w:rsidR="00F93DA7" w:rsidRPr="00113134" w:rsidRDefault="001D113E" w:rsidP="00CC6E90">
      <w:pPr>
        <w:pStyle w:val="Heading3"/>
      </w:pPr>
      <w:bookmarkStart w:id="124" w:name="_Toc190468693"/>
      <w:bookmarkStart w:id="125" w:name="_Toc192716422"/>
      <w:bookmarkStart w:id="126" w:name="_Toc193366926"/>
      <w:r w:rsidRPr="00113134">
        <w:t>2.1.1</w:t>
      </w:r>
      <w:r w:rsidR="00F93DA7" w:rsidRPr="00113134">
        <w:t xml:space="preserve"> Technical Feasibility</w:t>
      </w:r>
      <w:bookmarkEnd w:id="124"/>
      <w:bookmarkEnd w:id="125"/>
      <w:bookmarkEnd w:id="126"/>
    </w:p>
    <w:p w14:paraId="40D04D71"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technical feasibility examines whether the technology required to build and maintain the platform is available and whether the development team can implement it successfully.</w:t>
      </w:r>
    </w:p>
    <w:p w14:paraId="1237B05C"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Key Considerations:</w:t>
      </w:r>
    </w:p>
    <w:p w14:paraId="7D7577C2" w14:textId="3903B0C8" w:rsidR="00F93DA7" w:rsidRPr="00113134" w:rsidRDefault="00F93DA7" w:rsidP="00003FA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Technology Stack:</w:t>
      </w:r>
      <w:r w:rsidR="009D7A1C" w:rsidRPr="00113134">
        <w:rPr>
          <w:rFonts w:ascii="Times New Roman" w:eastAsia="Times New Roman" w:hAnsi="Times New Roman" w:cs="Times New Roman"/>
          <w:b/>
          <w:bCs/>
          <w:sz w:val="24"/>
          <w:szCs w:val="24"/>
        </w:rPr>
        <w:br/>
      </w:r>
    </w:p>
    <w:p w14:paraId="1E80527A" w14:textId="77777777"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Frontend</w:t>
      </w:r>
      <w:r w:rsidRPr="00113134">
        <w:rPr>
          <w:rFonts w:ascii="Times New Roman" w:eastAsia="Times New Roman" w:hAnsi="Times New Roman" w:cs="Times New Roman"/>
          <w:sz w:val="24"/>
          <w:szCs w:val="24"/>
        </w:rPr>
        <w:t>: HTML5, CSS3, JavaScript (React.js for interactive UI elements).</w:t>
      </w:r>
    </w:p>
    <w:p w14:paraId="3BE8D5AE" w14:textId="77777777"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Backend</w:t>
      </w:r>
      <w:r w:rsidRPr="00113134">
        <w:rPr>
          <w:rFonts w:ascii="Times New Roman" w:eastAsia="Times New Roman" w:hAnsi="Times New Roman" w:cs="Times New Roman"/>
          <w:sz w:val="24"/>
          <w:szCs w:val="24"/>
        </w:rPr>
        <w:t>: PHP (for efficient server-side handling).</w:t>
      </w:r>
    </w:p>
    <w:p w14:paraId="6E5A595D" w14:textId="77777777"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Database</w:t>
      </w:r>
      <w:r w:rsidRPr="00113134">
        <w:rPr>
          <w:rFonts w:ascii="Times New Roman" w:eastAsia="Times New Roman" w:hAnsi="Times New Roman" w:cs="Times New Roman"/>
          <w:sz w:val="24"/>
          <w:szCs w:val="24"/>
        </w:rPr>
        <w:t>: MySQL (for storing user profiles, hotel data, and bookings).</w:t>
      </w:r>
    </w:p>
    <w:p w14:paraId="1B2326DE" w14:textId="77777777"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Booking Engine</w:t>
      </w:r>
      <w:r w:rsidRPr="00113134">
        <w:rPr>
          <w:rFonts w:ascii="Times New Roman" w:eastAsia="Times New Roman" w:hAnsi="Times New Roman" w:cs="Times New Roman"/>
          <w:sz w:val="24"/>
          <w:szCs w:val="24"/>
        </w:rPr>
        <w:t>: Integration with popular hotel booking APIs (e.g., Booking.com, Agoda).</w:t>
      </w:r>
    </w:p>
    <w:p w14:paraId="2E96E3A6" w14:textId="5DA1BCA6"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Payment Gateway</w:t>
      </w:r>
      <w:r w:rsidRPr="00113134">
        <w:rPr>
          <w:rFonts w:ascii="Times New Roman" w:eastAsia="Times New Roman" w:hAnsi="Times New Roman" w:cs="Times New Roman"/>
          <w:sz w:val="24"/>
          <w:szCs w:val="24"/>
        </w:rPr>
        <w:t xml:space="preserve">: Secure payment system (PayPal, Stripe, </w:t>
      </w:r>
      <w:proofErr w:type="spellStart"/>
      <w:r w:rsidRPr="00113134">
        <w:rPr>
          <w:rFonts w:ascii="Times New Roman" w:eastAsia="Times New Roman" w:hAnsi="Times New Roman" w:cs="Times New Roman"/>
          <w:sz w:val="24"/>
          <w:szCs w:val="24"/>
        </w:rPr>
        <w:t>LankaPay</w:t>
      </w:r>
      <w:proofErr w:type="spellEnd"/>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6DA81857" w14:textId="20CF1DE6" w:rsidR="00F93DA7" w:rsidRPr="00113134" w:rsidRDefault="00F93DA7" w:rsidP="00003FA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Development Resources:</w:t>
      </w:r>
      <w:r w:rsidRPr="00113134">
        <w:rPr>
          <w:rFonts w:ascii="Times New Roman" w:eastAsia="Times New Roman" w:hAnsi="Times New Roman" w:cs="Times New Roman"/>
          <w:sz w:val="24"/>
          <w:szCs w:val="24"/>
        </w:rPr>
        <w:t xml:space="preserve"> The development team will need skilled professionals in frontend, backend, UI/UX design, and QA testing. The expertise of these developers can be sourced locally or internationally, given the availability of talented professionals in the Sri Lankan tech industry.</w:t>
      </w:r>
      <w:r w:rsidR="009D7A1C" w:rsidRPr="00113134">
        <w:rPr>
          <w:rFonts w:ascii="Times New Roman" w:eastAsia="Times New Roman" w:hAnsi="Times New Roman" w:cs="Times New Roman"/>
          <w:sz w:val="24"/>
          <w:szCs w:val="24"/>
        </w:rPr>
        <w:br/>
      </w:r>
    </w:p>
    <w:p w14:paraId="64BAB4EB" w14:textId="44BAC21E" w:rsidR="00F93DA7" w:rsidRPr="00113134" w:rsidRDefault="00F93DA7" w:rsidP="00003FA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Infrastructure:</w:t>
      </w:r>
      <w:r w:rsidR="009D7A1C" w:rsidRPr="00113134">
        <w:rPr>
          <w:rFonts w:ascii="Times New Roman" w:eastAsia="Times New Roman" w:hAnsi="Times New Roman" w:cs="Times New Roman"/>
          <w:b/>
          <w:bCs/>
          <w:sz w:val="24"/>
          <w:szCs w:val="24"/>
        </w:rPr>
        <w:br/>
      </w:r>
    </w:p>
    <w:p w14:paraId="69BB8A30" w14:textId="77777777"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Web Hosting</w:t>
      </w:r>
      <w:r w:rsidRPr="00113134">
        <w:rPr>
          <w:rFonts w:ascii="Times New Roman" w:eastAsia="Times New Roman" w:hAnsi="Times New Roman" w:cs="Times New Roman"/>
          <w:sz w:val="24"/>
          <w:szCs w:val="24"/>
        </w:rPr>
        <w:t>: A reliable cloud service provider (AWS, Google Cloud) will be needed for hosting the platform to ensure scalability and security.</w:t>
      </w:r>
    </w:p>
    <w:p w14:paraId="5AB14614" w14:textId="4BB5D044" w:rsidR="00F93DA7" w:rsidRPr="00113134" w:rsidRDefault="00F93DA7" w:rsidP="00003FA1">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Mobile Integration</w:t>
      </w:r>
      <w:r w:rsidRPr="00113134">
        <w:rPr>
          <w:rFonts w:ascii="Times New Roman" w:eastAsia="Times New Roman" w:hAnsi="Times New Roman" w:cs="Times New Roman"/>
          <w:sz w:val="24"/>
          <w:szCs w:val="24"/>
        </w:rPr>
        <w:t>: Though the primary platform will be web-based, mobile responsiveness is essential, ensuring that the platform functions well on smartphones and tablets.</w:t>
      </w:r>
      <w:r w:rsidR="009D7A1C" w:rsidRPr="00113134">
        <w:rPr>
          <w:rFonts w:ascii="Times New Roman" w:eastAsia="Times New Roman" w:hAnsi="Times New Roman" w:cs="Times New Roman"/>
          <w:sz w:val="24"/>
          <w:szCs w:val="24"/>
        </w:rPr>
        <w:br/>
      </w:r>
    </w:p>
    <w:p w14:paraId="5DDA43A8" w14:textId="1903929A" w:rsidR="00F93DA7" w:rsidRPr="00113134" w:rsidRDefault="00F93DA7" w:rsidP="00003FA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Scalability &amp; Maintenance:</w:t>
      </w:r>
      <w:r w:rsidRPr="00113134">
        <w:rPr>
          <w:rFonts w:ascii="Times New Roman" w:eastAsia="Times New Roman" w:hAnsi="Times New Roman" w:cs="Times New Roman"/>
          <w:sz w:val="24"/>
          <w:szCs w:val="24"/>
        </w:rPr>
        <w:t xml:space="preserve"> The platform’s backend should be built with scalability in mind to handle increasing user traffic and bookings as the platform grows. Regular maintenance, bug fixes, and feature enhancements will be essential for smooth operations.</w:t>
      </w:r>
      <w:r w:rsidR="009D7A1C" w:rsidRPr="00113134">
        <w:rPr>
          <w:rFonts w:ascii="Times New Roman" w:eastAsia="Times New Roman" w:hAnsi="Times New Roman" w:cs="Times New Roman"/>
          <w:sz w:val="24"/>
          <w:szCs w:val="24"/>
        </w:rPr>
        <w:br/>
      </w:r>
    </w:p>
    <w:p w14:paraId="19626E6F" w14:textId="77777777" w:rsidR="00F93DA7" w:rsidRPr="00113134" w:rsidRDefault="00F93DA7" w:rsidP="00003FA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Security:</w:t>
      </w:r>
      <w:r w:rsidRPr="00113134">
        <w:rPr>
          <w:rFonts w:ascii="Times New Roman" w:eastAsia="Times New Roman" w:hAnsi="Times New Roman" w:cs="Times New Roman"/>
          <w:sz w:val="24"/>
          <w:szCs w:val="24"/>
        </w:rPr>
        <w:t xml:space="preserve"> The platform will need to adhere to best security practices, particularly in terms of handling user data, payment processing, and integrating third-party booking APIs. SSL encryption, user authentication, and secure payment gateways must be prioritized.</w:t>
      </w:r>
    </w:p>
    <w:p w14:paraId="7033491A" w14:textId="391BE5E1" w:rsidR="00F93DA7" w:rsidRPr="00113134" w:rsidRDefault="00F93DA7" w:rsidP="00F93DA7">
      <w:pPr>
        <w:spacing w:after="0" w:line="240" w:lineRule="auto"/>
        <w:rPr>
          <w:rFonts w:ascii="Times New Roman" w:eastAsia="Times New Roman" w:hAnsi="Times New Roman" w:cs="Times New Roman"/>
          <w:sz w:val="24"/>
          <w:szCs w:val="24"/>
        </w:rPr>
      </w:pPr>
    </w:p>
    <w:p w14:paraId="7A884DCC" w14:textId="3DE390A5" w:rsidR="00F93DA7" w:rsidRPr="00113134" w:rsidRDefault="001D113E" w:rsidP="00CC6E90">
      <w:pPr>
        <w:pStyle w:val="Heading3"/>
      </w:pPr>
      <w:bookmarkStart w:id="127" w:name="_Toc190468694"/>
      <w:bookmarkStart w:id="128" w:name="_Toc192716423"/>
      <w:bookmarkStart w:id="129" w:name="_Toc193366927"/>
      <w:r w:rsidRPr="00113134">
        <w:t>2.1.2</w:t>
      </w:r>
      <w:r w:rsidR="00F93DA7" w:rsidRPr="00113134">
        <w:t xml:space="preserve"> Operational Feasibility</w:t>
      </w:r>
      <w:bookmarkEnd w:id="127"/>
      <w:bookmarkEnd w:id="128"/>
      <w:bookmarkEnd w:id="129"/>
    </w:p>
    <w:p w14:paraId="5A1D85EA"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Operational feasibility refers to the practical aspects of implementing and maintaining the platform in real-world conditions.</w:t>
      </w:r>
    </w:p>
    <w:p w14:paraId="39A7571F"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Key Considerations:</w:t>
      </w:r>
    </w:p>
    <w:p w14:paraId="63C6166D" w14:textId="77777777" w:rsidR="00F93DA7" w:rsidRPr="00113134" w:rsidRDefault="00F93DA7" w:rsidP="00003FA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Market Demand:</w:t>
      </w:r>
      <w:r w:rsidRPr="00113134">
        <w:rPr>
          <w:rFonts w:ascii="Times New Roman" w:eastAsia="Times New Roman" w:hAnsi="Times New Roman" w:cs="Times New Roman"/>
          <w:sz w:val="24"/>
          <w:szCs w:val="24"/>
        </w:rPr>
        <w:t xml:space="preserve"> The demand for online travel platforms is growing, driven by increased internet penetration and a shift toward digital bookings. Both business and leisure travelers are seeking seamless experiences for booking hotels and travel planning.</w:t>
      </w:r>
    </w:p>
    <w:p w14:paraId="41574F74" w14:textId="77777777" w:rsidR="00F93DA7" w:rsidRPr="00113134" w:rsidRDefault="00F93DA7" w:rsidP="00003FA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 Experience (UX):</w:t>
      </w:r>
      <w:r w:rsidRPr="00113134">
        <w:rPr>
          <w:rFonts w:ascii="Times New Roman" w:eastAsia="Times New Roman" w:hAnsi="Times New Roman" w:cs="Times New Roman"/>
          <w:sz w:val="24"/>
          <w:szCs w:val="24"/>
        </w:rPr>
        <w:t xml:space="preserve"> The platform’s success will depend on offering an intuitive, user-friendly interface. The UX design should be simple, ensuring that users can easily navigate through the hotel search, booking process, and personal recommendations.</w:t>
      </w:r>
    </w:p>
    <w:p w14:paraId="4D8FF8A5" w14:textId="77777777" w:rsidR="00F93DA7" w:rsidRPr="00113134" w:rsidRDefault="00F93DA7" w:rsidP="00003FA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Operational Workflow:</w:t>
      </w:r>
      <w:r w:rsidRPr="00113134">
        <w:rPr>
          <w:rFonts w:ascii="Times New Roman" w:eastAsia="Times New Roman" w:hAnsi="Times New Roman" w:cs="Times New Roman"/>
          <w:sz w:val="24"/>
          <w:szCs w:val="24"/>
        </w:rPr>
        <w:t xml:space="preserve"> The platform should operate 24/7, offering seamless functionality across all devices. A well-structured backend will ensure that data such as hotel availability, pricing, and user preferences is updated in real time.</w:t>
      </w:r>
    </w:p>
    <w:p w14:paraId="2742B42D" w14:textId="77777777" w:rsidR="00F93DA7" w:rsidRPr="00113134" w:rsidRDefault="00F93DA7" w:rsidP="00003FA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Support Infrastructure:</w:t>
      </w:r>
      <w:r w:rsidRPr="00113134">
        <w:rPr>
          <w:rFonts w:ascii="Times New Roman" w:eastAsia="Times New Roman" w:hAnsi="Times New Roman" w:cs="Times New Roman"/>
          <w:sz w:val="24"/>
          <w:szCs w:val="24"/>
        </w:rPr>
        <w:t xml:space="preserve"> Customer support will be crucial for addressing user inquiries, booking issues, and general assistance. This can be managed through live chat, email, and direct booking assistance options.</w:t>
      </w:r>
    </w:p>
    <w:p w14:paraId="4506DAD8" w14:textId="77777777" w:rsidR="00F93DA7" w:rsidRPr="00113134" w:rsidRDefault="00F93DA7" w:rsidP="00003FA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Partnerships:</w:t>
      </w:r>
      <w:r w:rsidRPr="00113134">
        <w:rPr>
          <w:rFonts w:ascii="Times New Roman" w:eastAsia="Times New Roman" w:hAnsi="Times New Roman" w:cs="Times New Roman"/>
          <w:sz w:val="24"/>
          <w:szCs w:val="24"/>
        </w:rPr>
        <w:t xml:space="preserve"> Partnerships with local hotels, global booking APIs (such as Booking.com and Agoda), and payment gateway providers will ensure that Pathfinder.lk offers competitive pricing and access to a broad range of accommodation options.</w:t>
      </w:r>
    </w:p>
    <w:p w14:paraId="330668A9" w14:textId="1BE5F414" w:rsidR="00F93DA7" w:rsidRPr="00113134" w:rsidRDefault="00F93DA7" w:rsidP="00F93DA7">
      <w:pPr>
        <w:spacing w:after="0" w:line="240" w:lineRule="auto"/>
        <w:rPr>
          <w:rFonts w:ascii="Times New Roman" w:eastAsia="Times New Roman" w:hAnsi="Times New Roman" w:cs="Times New Roman"/>
          <w:sz w:val="24"/>
          <w:szCs w:val="24"/>
        </w:rPr>
      </w:pPr>
    </w:p>
    <w:p w14:paraId="17E9ED38" w14:textId="03CCD478" w:rsidR="00F93DA7" w:rsidRPr="00113134" w:rsidRDefault="00C32A99" w:rsidP="00CC6E90">
      <w:pPr>
        <w:pStyle w:val="Heading3"/>
      </w:pPr>
      <w:bookmarkStart w:id="130" w:name="_Toc190468695"/>
      <w:r w:rsidRPr="00113134">
        <w:br/>
      </w:r>
      <w:r w:rsidRPr="00113134">
        <w:br/>
      </w:r>
      <w:r w:rsidRPr="00113134">
        <w:br/>
      </w:r>
      <w:bookmarkStart w:id="131" w:name="_Toc192716424"/>
      <w:bookmarkStart w:id="132" w:name="_Toc193366928"/>
      <w:r w:rsidR="001D113E" w:rsidRPr="00113134">
        <w:t>2.1.3</w:t>
      </w:r>
      <w:r w:rsidR="00F93DA7" w:rsidRPr="00113134">
        <w:t xml:space="preserve"> Economic Feasibility</w:t>
      </w:r>
      <w:bookmarkEnd w:id="130"/>
      <w:bookmarkEnd w:id="131"/>
      <w:bookmarkEnd w:id="132"/>
    </w:p>
    <w:p w14:paraId="043E3E50"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Economic feasibility involves assessing the financial viability of the project, including costs, revenue potential, and profitability.</w:t>
      </w:r>
    </w:p>
    <w:p w14:paraId="62E922AE"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Key Considerations:</w:t>
      </w:r>
    </w:p>
    <w:p w14:paraId="24E46014" w14:textId="77777777" w:rsidR="00F93DA7" w:rsidRPr="00113134" w:rsidRDefault="00F93DA7" w:rsidP="00003FA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Initial Investment:</w:t>
      </w:r>
      <w:r w:rsidRPr="00113134">
        <w:rPr>
          <w:rFonts w:ascii="Times New Roman" w:eastAsia="Times New Roman" w:hAnsi="Times New Roman" w:cs="Times New Roman"/>
          <w:sz w:val="24"/>
          <w:szCs w:val="24"/>
        </w:rPr>
        <w:t xml:space="preserve"> The initial investment will include:</w:t>
      </w:r>
    </w:p>
    <w:p w14:paraId="6846A433"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Platform development costs (design, coding, and testing).</w:t>
      </w:r>
    </w:p>
    <w:p w14:paraId="7916168F"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Web hosting and infrastructure setup.</w:t>
      </w:r>
    </w:p>
    <w:p w14:paraId="5F6C6A94"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Marketing and promotional costs (SEO, social media, partnerships).</w:t>
      </w:r>
    </w:p>
    <w:p w14:paraId="5D4188B4" w14:textId="7E4EAA99"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Operational costs (customer support, server maintenance, API integrations).</w:t>
      </w:r>
      <w:r w:rsidR="009D7A1C" w:rsidRPr="00113134">
        <w:rPr>
          <w:rFonts w:ascii="Times New Roman" w:eastAsia="Times New Roman" w:hAnsi="Times New Roman" w:cs="Times New Roman"/>
          <w:sz w:val="24"/>
          <w:szCs w:val="24"/>
        </w:rPr>
        <w:br/>
      </w:r>
    </w:p>
    <w:p w14:paraId="36265289" w14:textId="77777777" w:rsidR="00F93DA7" w:rsidRPr="00113134" w:rsidRDefault="00F93DA7" w:rsidP="00003FA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Revenue Model:</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will generate revenue through:</w:t>
      </w:r>
    </w:p>
    <w:p w14:paraId="77390FE2"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Commissions on bookings</w:t>
      </w:r>
      <w:r w:rsidRPr="00113134">
        <w:rPr>
          <w:rFonts w:ascii="Times New Roman" w:eastAsia="Times New Roman" w:hAnsi="Times New Roman" w:cs="Times New Roman"/>
          <w:sz w:val="24"/>
          <w:szCs w:val="24"/>
        </w:rPr>
        <w:t>: A commission will be earned for every hotel booking made through the platform.</w:t>
      </w:r>
    </w:p>
    <w:p w14:paraId="63234131"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Premium services</w:t>
      </w:r>
      <w:r w:rsidRPr="00113134">
        <w:rPr>
          <w:rFonts w:ascii="Times New Roman" w:eastAsia="Times New Roman" w:hAnsi="Times New Roman" w:cs="Times New Roman"/>
          <w:sz w:val="24"/>
          <w:szCs w:val="24"/>
        </w:rPr>
        <w:t>: Offering personalized travel planning, exclusive deals, and premium hotel recommendations for a fee.</w:t>
      </w:r>
    </w:p>
    <w:p w14:paraId="5A88EAD0"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Affiliate marketing</w:t>
      </w:r>
      <w:r w:rsidRPr="00113134">
        <w:rPr>
          <w:rFonts w:ascii="Times New Roman" w:eastAsia="Times New Roman" w:hAnsi="Times New Roman" w:cs="Times New Roman"/>
          <w:sz w:val="24"/>
          <w:szCs w:val="24"/>
        </w:rPr>
        <w:t>: Partnering with travel-related brands (e.g., travel insurance, car rentals) for affiliate marketing opportunities.</w:t>
      </w:r>
    </w:p>
    <w:p w14:paraId="51A50A9F" w14:textId="2AF3A2D3"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Advertising</w:t>
      </w:r>
      <w:r w:rsidRPr="00113134">
        <w:rPr>
          <w:rFonts w:ascii="Times New Roman" w:eastAsia="Times New Roman" w:hAnsi="Times New Roman" w:cs="Times New Roman"/>
          <w:sz w:val="24"/>
          <w:szCs w:val="24"/>
        </w:rPr>
        <w:t>: Local hotels, airlines, and tourism boards may advertise on the platform.</w:t>
      </w:r>
      <w:r w:rsidR="009D7A1C" w:rsidRPr="00113134">
        <w:rPr>
          <w:rFonts w:ascii="Times New Roman" w:eastAsia="Times New Roman" w:hAnsi="Times New Roman" w:cs="Times New Roman"/>
          <w:sz w:val="24"/>
          <w:szCs w:val="24"/>
        </w:rPr>
        <w:br/>
      </w:r>
    </w:p>
    <w:p w14:paraId="43956687" w14:textId="77777777" w:rsidR="00F93DA7" w:rsidRPr="00113134" w:rsidRDefault="00F93DA7" w:rsidP="00003FA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Financial Projections:</w:t>
      </w:r>
    </w:p>
    <w:p w14:paraId="558B310B" w14:textId="7777777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Break-even Analysis</w:t>
      </w:r>
      <w:r w:rsidRPr="00113134">
        <w:rPr>
          <w:rFonts w:ascii="Times New Roman" w:eastAsia="Times New Roman" w:hAnsi="Times New Roman" w:cs="Times New Roman"/>
          <w:sz w:val="24"/>
          <w:szCs w:val="24"/>
        </w:rPr>
        <w:t>: Based on the number of bookings and commissions earned per transaction, the platform is expected to break even within the first 12-18 months of operation.</w:t>
      </w:r>
    </w:p>
    <w:p w14:paraId="57E55154" w14:textId="5FBA3A37" w:rsidR="00F93DA7" w:rsidRPr="00113134" w:rsidRDefault="00F93DA7" w:rsidP="00003FA1">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Profitability</w:t>
      </w:r>
      <w:r w:rsidRPr="00113134">
        <w:rPr>
          <w:rFonts w:ascii="Times New Roman" w:eastAsia="Times New Roman" w:hAnsi="Times New Roman" w:cs="Times New Roman"/>
          <w:sz w:val="24"/>
          <w:szCs w:val="24"/>
        </w:rPr>
        <w:t>: By focusing on user retention through personalized services and loyalty programs, the platform can increase customer lifetime value, improving long-term profitability.</w:t>
      </w:r>
      <w:r w:rsidR="009D7A1C" w:rsidRPr="00113134">
        <w:rPr>
          <w:rFonts w:ascii="Times New Roman" w:eastAsia="Times New Roman" w:hAnsi="Times New Roman" w:cs="Times New Roman"/>
          <w:sz w:val="24"/>
          <w:szCs w:val="24"/>
        </w:rPr>
        <w:br/>
      </w:r>
    </w:p>
    <w:p w14:paraId="136DF7A8" w14:textId="77777777" w:rsidR="00F93DA7" w:rsidRPr="00113134" w:rsidRDefault="00F93DA7" w:rsidP="00003FA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Funding Sources:</w:t>
      </w:r>
      <w:r w:rsidRPr="00113134">
        <w:rPr>
          <w:rFonts w:ascii="Times New Roman" w:eastAsia="Times New Roman" w:hAnsi="Times New Roman" w:cs="Times New Roman"/>
          <w:sz w:val="24"/>
          <w:szCs w:val="24"/>
        </w:rPr>
        <w:t xml:space="preserve"> Initial funding can be sourced through personal savings, investors, or potentially a partnership with local hospitality businesses. Grants or government funding for tech startups could also be explored.</w:t>
      </w:r>
    </w:p>
    <w:p w14:paraId="7CC2B055" w14:textId="5FD16C18" w:rsidR="00F93DA7" w:rsidRPr="00113134" w:rsidRDefault="00F93DA7" w:rsidP="00F93DA7">
      <w:pPr>
        <w:spacing w:after="0" w:line="240" w:lineRule="auto"/>
        <w:rPr>
          <w:rFonts w:ascii="Times New Roman" w:eastAsia="Times New Roman" w:hAnsi="Times New Roman" w:cs="Times New Roman"/>
          <w:sz w:val="24"/>
          <w:szCs w:val="24"/>
        </w:rPr>
      </w:pPr>
    </w:p>
    <w:p w14:paraId="53F3B7F2" w14:textId="139878E5" w:rsidR="00F93DA7" w:rsidRPr="00113134" w:rsidRDefault="00F00C7E" w:rsidP="00BE23FD">
      <w:pPr>
        <w:pStyle w:val="Heading3"/>
      </w:pPr>
      <w:bookmarkStart w:id="133" w:name="_Toc190468696"/>
      <w:bookmarkStart w:id="134" w:name="_Toc192716425"/>
      <w:r w:rsidRPr="00113134">
        <w:br/>
      </w:r>
      <w:r w:rsidRPr="00113134">
        <w:br/>
      </w:r>
      <w:r w:rsidRPr="00113134">
        <w:br/>
      </w:r>
      <w:bookmarkStart w:id="135" w:name="_Toc193366929"/>
      <w:r w:rsidR="001D113E" w:rsidRPr="00113134">
        <w:t>2.1.4</w:t>
      </w:r>
      <w:r w:rsidR="00F93DA7" w:rsidRPr="00113134">
        <w:t xml:space="preserve"> Legal Feasibility</w:t>
      </w:r>
      <w:bookmarkEnd w:id="133"/>
      <w:bookmarkEnd w:id="134"/>
      <w:bookmarkEnd w:id="135"/>
    </w:p>
    <w:p w14:paraId="47E49D8C"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Legal feasibility ensures that the platform adheres to all relevant laws, regulations, and industry standards.</w:t>
      </w:r>
    </w:p>
    <w:p w14:paraId="287CED83"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Key Considerations:</w:t>
      </w:r>
    </w:p>
    <w:p w14:paraId="5BB07269" w14:textId="0658275A" w:rsidR="00F93DA7" w:rsidRPr="00113134" w:rsidRDefault="00F93DA7" w:rsidP="00003FA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 Privacy and Protection:</w:t>
      </w:r>
      <w:r w:rsidRPr="00113134">
        <w:rPr>
          <w:rFonts w:ascii="Times New Roman" w:eastAsia="Times New Roman" w:hAnsi="Times New Roman" w:cs="Times New Roman"/>
          <w:sz w:val="24"/>
          <w:szCs w:val="24"/>
        </w:rPr>
        <w:t xml:space="preserve"> The platform must comply with local and international data protection laws (such as GDPR if targeting European customers). User data, especially payment information, should be handled with strict confidentiality and encrypted for security.</w:t>
      </w:r>
      <w:r w:rsidR="009D7A1C" w:rsidRPr="00113134">
        <w:rPr>
          <w:rFonts w:ascii="Times New Roman" w:eastAsia="Times New Roman" w:hAnsi="Times New Roman" w:cs="Times New Roman"/>
          <w:sz w:val="24"/>
          <w:szCs w:val="24"/>
        </w:rPr>
        <w:br/>
      </w:r>
    </w:p>
    <w:p w14:paraId="1B220C59" w14:textId="7EEA533A" w:rsidR="00F93DA7" w:rsidRPr="00113134" w:rsidRDefault="00F93DA7" w:rsidP="00003FA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Intellectual Property:</w:t>
      </w:r>
      <w:r w:rsidRPr="00113134">
        <w:rPr>
          <w:rFonts w:ascii="Times New Roman" w:eastAsia="Times New Roman" w:hAnsi="Times New Roman" w:cs="Times New Roman"/>
          <w:sz w:val="24"/>
          <w:szCs w:val="24"/>
        </w:rPr>
        <w:t xml:space="preserve"> The platform’s code, branding, and any proprietary technology (e.g., algorithms for personalized recommendations) should be protected through copyrights and patents where applicable.</w:t>
      </w:r>
      <w:r w:rsidR="009D7A1C" w:rsidRPr="00113134">
        <w:rPr>
          <w:rFonts w:ascii="Times New Roman" w:eastAsia="Times New Roman" w:hAnsi="Times New Roman" w:cs="Times New Roman"/>
          <w:sz w:val="24"/>
          <w:szCs w:val="24"/>
        </w:rPr>
        <w:br/>
      </w:r>
    </w:p>
    <w:p w14:paraId="044082E2" w14:textId="77777777" w:rsidR="00F93DA7" w:rsidRPr="00113134" w:rsidRDefault="00F93DA7" w:rsidP="00003FA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Licensing and Partnerships:</w:t>
      </w:r>
    </w:p>
    <w:p w14:paraId="39E9D5B1" w14:textId="77777777" w:rsidR="00F93DA7" w:rsidRPr="00113134" w:rsidRDefault="00F93DA7" w:rsidP="00003FA1">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Partnerships with hotel chains and third-party APIs (e.g., Booking.com, Agoda) may require negotiation of contracts and licenses.</w:t>
      </w:r>
    </w:p>
    <w:p w14:paraId="5AB7CCFA" w14:textId="7E87C65C" w:rsidR="00F93DA7" w:rsidRPr="00113134" w:rsidRDefault="00F93DA7" w:rsidP="00003FA1">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platform will need to ensure compliance with any regulations governing online travel agencies in Sri Lanka and abroad.</w:t>
      </w:r>
      <w:r w:rsidR="009D7A1C" w:rsidRPr="00113134">
        <w:rPr>
          <w:rFonts w:ascii="Times New Roman" w:eastAsia="Times New Roman" w:hAnsi="Times New Roman" w:cs="Times New Roman"/>
          <w:sz w:val="24"/>
          <w:szCs w:val="24"/>
        </w:rPr>
        <w:br/>
      </w:r>
    </w:p>
    <w:p w14:paraId="583F7F51" w14:textId="77777777" w:rsidR="00F93DA7" w:rsidRPr="00113134" w:rsidRDefault="00F93DA7" w:rsidP="00003FA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Payment Compliance:</w:t>
      </w:r>
      <w:r w:rsidRPr="00113134">
        <w:rPr>
          <w:rFonts w:ascii="Times New Roman" w:eastAsia="Times New Roman" w:hAnsi="Times New Roman" w:cs="Times New Roman"/>
          <w:sz w:val="24"/>
          <w:szCs w:val="24"/>
        </w:rPr>
        <w:t xml:space="preserve"> Integration with local and international payment gateways (such as PayPal, Stripe) must comply with the respective financial regulations and standards.</w:t>
      </w:r>
    </w:p>
    <w:p w14:paraId="146DA158" w14:textId="776C3C87" w:rsidR="00F93DA7" w:rsidRPr="00113134" w:rsidRDefault="005356FC" w:rsidP="001D113E">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br/>
      </w:r>
      <w:r w:rsidR="00F93DA7" w:rsidRPr="00113134">
        <w:rPr>
          <w:rFonts w:ascii="Times New Roman" w:eastAsia="Times New Roman" w:hAnsi="Times New Roman" w:cs="Times New Roman"/>
          <w:b/>
          <w:bCs/>
          <w:sz w:val="24"/>
          <w:szCs w:val="24"/>
        </w:rPr>
        <w:t>Risk Analysis</w:t>
      </w:r>
    </w:p>
    <w:p w14:paraId="4CD36564" w14:textId="0CE96013"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Key Risks:</w:t>
      </w:r>
      <w:r w:rsidR="001D113E" w:rsidRPr="00113134">
        <w:rPr>
          <w:rFonts w:ascii="Times New Roman" w:eastAsia="Times New Roman" w:hAnsi="Times New Roman" w:cs="Times New Roman"/>
          <w:b/>
          <w:bCs/>
          <w:sz w:val="24"/>
          <w:szCs w:val="24"/>
        </w:rPr>
        <w:br/>
      </w:r>
    </w:p>
    <w:p w14:paraId="64E57E8C" w14:textId="77777777" w:rsidR="00F93DA7" w:rsidRPr="00113134" w:rsidRDefault="00F93DA7" w:rsidP="00003FA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Market Competition:</w:t>
      </w:r>
      <w:r w:rsidRPr="00113134">
        <w:rPr>
          <w:rFonts w:ascii="Times New Roman" w:eastAsia="Times New Roman" w:hAnsi="Times New Roman" w:cs="Times New Roman"/>
          <w:sz w:val="24"/>
          <w:szCs w:val="24"/>
        </w:rPr>
        <w:t xml:space="preserve"> There are several established players in the online travel industry, including Booking.com, Agoda, and Airbnb. Pathfinder.lk will need to differentiate itself with unique features like personalization, loyalty programs, and direct hotel booking options.</w:t>
      </w:r>
    </w:p>
    <w:p w14:paraId="5334BD2A" w14:textId="77777777" w:rsidR="00F93DA7" w:rsidRPr="00113134" w:rsidRDefault="00F93DA7" w:rsidP="00003FA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Technology Challenges:</w:t>
      </w:r>
      <w:r w:rsidRPr="00113134">
        <w:rPr>
          <w:rFonts w:ascii="Times New Roman" w:eastAsia="Times New Roman" w:hAnsi="Times New Roman" w:cs="Times New Roman"/>
          <w:sz w:val="24"/>
          <w:szCs w:val="24"/>
        </w:rPr>
        <w:t xml:space="preserve"> Ensuring smooth integration with third-party APIs (for booking and payment processing) and maintaining platform security are critical challenges.</w:t>
      </w:r>
    </w:p>
    <w:p w14:paraId="2949DB36" w14:textId="77777777" w:rsidR="00F93DA7" w:rsidRPr="00113134" w:rsidRDefault="00F93DA7" w:rsidP="00003FA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 Adoption:</w:t>
      </w:r>
      <w:r w:rsidRPr="00113134">
        <w:rPr>
          <w:rFonts w:ascii="Times New Roman" w:eastAsia="Times New Roman" w:hAnsi="Times New Roman" w:cs="Times New Roman"/>
          <w:sz w:val="24"/>
          <w:szCs w:val="24"/>
        </w:rPr>
        <w:t xml:space="preserve"> Building a user base, particularly in a competitive market like travel, will require effective marketing, user trust, and consistent platform performance.</w:t>
      </w:r>
    </w:p>
    <w:p w14:paraId="116B7020" w14:textId="7017809C" w:rsidR="00F93DA7" w:rsidRPr="00113134" w:rsidRDefault="00F93DA7" w:rsidP="00F93DA7">
      <w:pPr>
        <w:spacing w:after="0" w:line="240" w:lineRule="auto"/>
        <w:rPr>
          <w:rFonts w:ascii="Times New Roman" w:eastAsia="Times New Roman" w:hAnsi="Times New Roman" w:cs="Times New Roman"/>
          <w:sz w:val="24"/>
          <w:szCs w:val="24"/>
        </w:rPr>
      </w:pPr>
    </w:p>
    <w:p w14:paraId="61B9365E" w14:textId="08191359" w:rsidR="00F93DA7" w:rsidRPr="00113134" w:rsidRDefault="00F93DA7" w:rsidP="00F93DA7">
      <w:p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Conclusion</w:t>
      </w:r>
    </w:p>
    <w:p w14:paraId="19679D93"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presents a promising venture, leveraging the growing demand for digital travel planning solutions. The technical infrastructure, user-centric features, and potential for revenue generation make the project economically viable. However, success will depend on effective execution, strategic partnerships, and ongoing user engagement.</w:t>
      </w:r>
    </w:p>
    <w:p w14:paraId="7EE719DC" w14:textId="6E97B7AD" w:rsidR="00DC050F" w:rsidRPr="00113134" w:rsidRDefault="00F93DA7" w:rsidP="00C95810">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Based on the feasibility study,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is technically, operationally, economically, and legally feasible and has the potential to become a significant player in the online travel platform market, provided it addresses key risks and differentiates itself from competitors through innovation and excellent user experience.</w:t>
      </w:r>
    </w:p>
    <w:p w14:paraId="6FC41774" w14:textId="049262DB" w:rsidR="00F93DA7" w:rsidRPr="00113134" w:rsidRDefault="001D113E" w:rsidP="00BE23FD">
      <w:pPr>
        <w:pStyle w:val="Heading2"/>
        <w:rPr>
          <w:rFonts w:ascii="Times New Roman" w:hAnsi="Times New Roman" w:cs="Times New Roman"/>
        </w:rPr>
      </w:pPr>
      <w:bookmarkStart w:id="136" w:name="_Toc190468697"/>
      <w:bookmarkStart w:id="137" w:name="_Toc192716426"/>
      <w:bookmarkStart w:id="138" w:name="_Toc193366930"/>
      <w:r w:rsidRPr="00113134">
        <w:rPr>
          <w:rFonts w:ascii="Times New Roman" w:hAnsi="Times New Roman" w:cs="Times New Roman"/>
        </w:rPr>
        <w:t xml:space="preserve">2.2 </w:t>
      </w:r>
      <w:r w:rsidR="00F93DA7" w:rsidRPr="00113134">
        <w:rPr>
          <w:rFonts w:ascii="Times New Roman" w:hAnsi="Times New Roman" w:cs="Times New Roman"/>
        </w:rPr>
        <w:t>Requirement Gathering for Pathfinder.lk</w:t>
      </w:r>
      <w:bookmarkEnd w:id="136"/>
      <w:bookmarkEnd w:id="137"/>
      <w:bookmarkEnd w:id="138"/>
    </w:p>
    <w:p w14:paraId="50C4AA89"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Requirement gathering is a critical phase in the development of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as it helps identify the needs, expectations, and constraints of the platform. This process involves working with </w:t>
      </w:r>
      <w:r w:rsidRPr="00113134">
        <w:rPr>
          <w:rFonts w:ascii="Times New Roman" w:eastAsia="Times New Roman" w:hAnsi="Times New Roman" w:cs="Times New Roman"/>
          <w:sz w:val="24"/>
          <w:szCs w:val="24"/>
        </w:rPr>
        <w:lastRenderedPageBreak/>
        <w:t>stakeholders (such as the project team, end-users, and business owners) to collect detailed information regarding the features, functionalities, and business processes that the platform must support.</w:t>
      </w:r>
    </w:p>
    <w:p w14:paraId="5DB55C69" w14:textId="20587067" w:rsidR="00F93DA7" w:rsidRPr="00113134" w:rsidRDefault="00F93DA7" w:rsidP="001D113E">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Here’s a breakdown of the </w:t>
      </w:r>
      <w:r w:rsidRPr="00113134">
        <w:rPr>
          <w:rFonts w:ascii="Times New Roman" w:eastAsia="Times New Roman" w:hAnsi="Times New Roman" w:cs="Times New Roman"/>
          <w:b/>
          <w:bCs/>
          <w:sz w:val="24"/>
          <w:szCs w:val="24"/>
        </w:rPr>
        <w:t>requirement gathering</w:t>
      </w:r>
      <w:r w:rsidRPr="00113134">
        <w:rPr>
          <w:rFonts w:ascii="Times New Roman" w:eastAsia="Times New Roman" w:hAnsi="Times New Roman" w:cs="Times New Roman"/>
          <w:sz w:val="24"/>
          <w:szCs w:val="24"/>
        </w:rPr>
        <w:t xml:space="preserv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w:t>
      </w:r>
    </w:p>
    <w:p w14:paraId="11A70B6D" w14:textId="31C04CBB" w:rsidR="00F93DA7" w:rsidRPr="00113134" w:rsidRDefault="001D113E" w:rsidP="00BE23FD">
      <w:pPr>
        <w:pStyle w:val="Heading3"/>
      </w:pPr>
      <w:bookmarkStart w:id="139" w:name="_Toc190468698"/>
      <w:bookmarkStart w:id="140" w:name="_Toc192716427"/>
      <w:bookmarkStart w:id="141" w:name="_Toc193366931"/>
      <w:r w:rsidRPr="00113134">
        <w:t>2.2.1</w:t>
      </w:r>
      <w:r w:rsidR="00F93DA7" w:rsidRPr="00113134">
        <w:t xml:space="preserve"> Stakeholder Identification</w:t>
      </w:r>
      <w:bookmarkEnd w:id="139"/>
      <w:bookmarkEnd w:id="140"/>
      <w:bookmarkEnd w:id="141"/>
    </w:p>
    <w:p w14:paraId="506E21EC"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Before gathering requirements, it's crucial to identify the key stakeholders involved in the project.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the stakeholders may include:</w:t>
      </w:r>
    </w:p>
    <w:p w14:paraId="2C1845F5" w14:textId="77777777" w:rsidR="00F93DA7" w:rsidRPr="00113134" w:rsidRDefault="00F93DA7" w:rsidP="00003FA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End Users</w:t>
      </w:r>
      <w:r w:rsidRPr="00113134">
        <w:rPr>
          <w:rFonts w:ascii="Times New Roman" w:eastAsia="Times New Roman" w:hAnsi="Times New Roman" w:cs="Times New Roman"/>
          <w:sz w:val="24"/>
          <w:szCs w:val="24"/>
        </w:rPr>
        <w:t>: Tourists, business travelers, travel agencies, and hotel owners.</w:t>
      </w:r>
    </w:p>
    <w:p w14:paraId="3A409F12" w14:textId="77777777" w:rsidR="00F93DA7" w:rsidRPr="00113134" w:rsidRDefault="00F93DA7" w:rsidP="00003FA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Business Owners</w:t>
      </w:r>
      <w:r w:rsidRPr="00113134">
        <w:rPr>
          <w:rFonts w:ascii="Times New Roman" w:eastAsia="Times New Roman" w:hAnsi="Times New Roman" w:cs="Times New Roman"/>
          <w:sz w:val="24"/>
          <w:szCs w:val="24"/>
        </w:rPr>
        <w:t>: The management team responsible for the platform’s strategy, funding, and overall vision.</w:t>
      </w:r>
    </w:p>
    <w:p w14:paraId="5C2351ED" w14:textId="77777777" w:rsidR="00F93DA7" w:rsidRPr="00113134" w:rsidRDefault="00F93DA7" w:rsidP="00003FA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Development Team</w:t>
      </w:r>
      <w:r w:rsidRPr="00113134">
        <w:rPr>
          <w:rFonts w:ascii="Times New Roman" w:eastAsia="Times New Roman" w:hAnsi="Times New Roman" w:cs="Times New Roman"/>
          <w:sz w:val="24"/>
          <w:szCs w:val="24"/>
        </w:rPr>
        <w:t>: Developers, designers, and QA engineers.</w:t>
      </w:r>
    </w:p>
    <w:p w14:paraId="520AC983" w14:textId="77777777" w:rsidR="00F93DA7" w:rsidRPr="00113134" w:rsidRDefault="00F93DA7" w:rsidP="00003FA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Hotel Partners and Vendors</w:t>
      </w:r>
      <w:r w:rsidRPr="00113134">
        <w:rPr>
          <w:rFonts w:ascii="Times New Roman" w:eastAsia="Times New Roman" w:hAnsi="Times New Roman" w:cs="Times New Roman"/>
          <w:sz w:val="24"/>
          <w:szCs w:val="24"/>
        </w:rPr>
        <w:t>: Hotels, booking agents, and other third-party service providers.</w:t>
      </w:r>
    </w:p>
    <w:p w14:paraId="02E18D52" w14:textId="77777777" w:rsidR="00F93DA7" w:rsidRPr="00113134" w:rsidRDefault="00F93DA7" w:rsidP="00003FA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Legal and Compliance Officers</w:t>
      </w:r>
      <w:r w:rsidRPr="00113134">
        <w:rPr>
          <w:rFonts w:ascii="Times New Roman" w:eastAsia="Times New Roman" w:hAnsi="Times New Roman" w:cs="Times New Roman"/>
          <w:sz w:val="24"/>
          <w:szCs w:val="24"/>
        </w:rPr>
        <w:t>: Ensuring that the platform adheres to local and international regulations (e.g., data privacy laws).</w:t>
      </w:r>
    </w:p>
    <w:p w14:paraId="2134AE3D" w14:textId="77777777" w:rsidR="004C31CD" w:rsidRPr="00113134" w:rsidRDefault="00F93DA7" w:rsidP="00003FA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Marketing and Customer Support Teams</w:t>
      </w:r>
      <w:r w:rsidRPr="00113134">
        <w:rPr>
          <w:rFonts w:ascii="Times New Roman" w:eastAsia="Times New Roman" w:hAnsi="Times New Roman" w:cs="Times New Roman"/>
          <w:sz w:val="24"/>
          <w:szCs w:val="24"/>
        </w:rPr>
        <w:t>: Responsible for attracting users and offering support.</w:t>
      </w:r>
      <w:r w:rsidR="009D7A1C" w:rsidRPr="00113134">
        <w:rPr>
          <w:rFonts w:ascii="Times New Roman" w:eastAsia="Times New Roman" w:hAnsi="Times New Roman" w:cs="Times New Roman"/>
          <w:sz w:val="24"/>
          <w:szCs w:val="24"/>
        </w:rPr>
        <w:br/>
      </w:r>
      <w:r w:rsidR="009D7A1C" w:rsidRPr="00113134">
        <w:rPr>
          <w:rFonts w:ascii="Times New Roman" w:eastAsia="Times New Roman" w:hAnsi="Times New Roman" w:cs="Times New Roman"/>
          <w:sz w:val="24"/>
          <w:szCs w:val="24"/>
        </w:rPr>
        <w:br/>
      </w:r>
      <w:r w:rsidR="009D7A1C" w:rsidRPr="00113134">
        <w:rPr>
          <w:rFonts w:ascii="Times New Roman" w:eastAsia="Times New Roman" w:hAnsi="Times New Roman" w:cs="Times New Roman"/>
          <w:b/>
          <w:bCs/>
          <w:sz w:val="24"/>
          <w:szCs w:val="24"/>
        </w:rPr>
        <w:t xml:space="preserve">We were able to conduct a pre-release </w:t>
      </w:r>
      <w:r w:rsidR="00017C7B" w:rsidRPr="00113134">
        <w:rPr>
          <w:rFonts w:ascii="Times New Roman" w:eastAsia="Times New Roman" w:hAnsi="Times New Roman" w:cs="Times New Roman"/>
          <w:b/>
          <w:bCs/>
          <w:sz w:val="24"/>
          <w:szCs w:val="24"/>
        </w:rPr>
        <w:t>user input gathering session via google-forms which helped us to understand how End-users would love to see Pathfinder.lk &amp; the questions are as below,</w:t>
      </w:r>
      <w:r w:rsidR="00017C7B" w:rsidRPr="00113134">
        <w:rPr>
          <w:rFonts w:ascii="Times New Roman" w:eastAsia="Times New Roman" w:hAnsi="Times New Roman" w:cs="Times New Roman"/>
          <w:sz w:val="24"/>
          <w:szCs w:val="24"/>
        </w:rPr>
        <w:br/>
      </w:r>
      <w:r w:rsidR="00017C7B" w:rsidRPr="00113134">
        <w:rPr>
          <w:rFonts w:ascii="Times New Roman" w:eastAsia="Times New Roman" w:hAnsi="Times New Roman" w:cs="Times New Roman"/>
          <w:sz w:val="24"/>
          <w:szCs w:val="24"/>
        </w:rPr>
        <w:br/>
        <w:t xml:space="preserve">a) </w:t>
      </w:r>
      <w:r w:rsidR="00017C7B" w:rsidRPr="00113134">
        <w:rPr>
          <w:rFonts w:ascii="Times New Roman" w:hAnsi="Times New Roman" w:cs="Times New Roman"/>
          <w:color w:val="202124"/>
          <w:shd w:val="clear" w:color="auto" w:fill="FFFFFF"/>
        </w:rPr>
        <w:t>What is your name?</w:t>
      </w:r>
      <w:r w:rsidR="00017C7B" w:rsidRPr="00113134">
        <w:rPr>
          <w:rFonts w:ascii="Times New Roman" w:eastAsia="Times New Roman" w:hAnsi="Times New Roman" w:cs="Times New Roman"/>
          <w:sz w:val="24"/>
          <w:szCs w:val="24"/>
        </w:rPr>
        <w:br/>
        <w:t xml:space="preserve">b) </w:t>
      </w:r>
      <w:r w:rsidR="00017C7B" w:rsidRPr="00113134">
        <w:rPr>
          <w:rStyle w:val="m7eme"/>
          <w:rFonts w:ascii="Times New Roman" w:hAnsi="Times New Roman" w:cs="Times New Roman"/>
          <w:color w:val="202124"/>
          <w:shd w:val="clear" w:color="auto" w:fill="FFFFFF"/>
        </w:rPr>
        <w:t>Are you a local or a tourist?</w:t>
      </w:r>
      <w:r w:rsidR="00017C7B" w:rsidRPr="00113134">
        <w:rPr>
          <w:rFonts w:ascii="Times New Roman" w:hAnsi="Times New Roman" w:cs="Times New Roman"/>
          <w:color w:val="202124"/>
          <w:shd w:val="clear" w:color="auto" w:fill="FFFFFF"/>
        </w:rPr>
        <w:br/>
      </w:r>
      <w:r w:rsidR="00017C7B" w:rsidRPr="00113134">
        <w:rPr>
          <w:rFonts w:ascii="Times New Roman" w:eastAsia="Times New Roman" w:hAnsi="Times New Roman" w:cs="Times New Roman"/>
          <w:sz w:val="24"/>
          <w:szCs w:val="24"/>
        </w:rPr>
        <w:t xml:space="preserve">c) </w:t>
      </w:r>
      <w:r w:rsidR="00017C7B" w:rsidRPr="00113134">
        <w:rPr>
          <w:rFonts w:ascii="Times New Roman" w:hAnsi="Times New Roman" w:cs="Times New Roman"/>
          <w:color w:val="202124"/>
          <w:shd w:val="clear" w:color="auto" w:fill="FFFFFF"/>
        </w:rPr>
        <w:t>What is your age range?</w:t>
      </w:r>
      <w:r w:rsidR="00017C7B" w:rsidRPr="00113134">
        <w:rPr>
          <w:rFonts w:ascii="Times New Roman" w:hAnsi="Times New Roman" w:cs="Times New Roman"/>
          <w:color w:val="202124"/>
          <w:shd w:val="clear" w:color="auto" w:fill="FFFFFF"/>
        </w:rPr>
        <w:br/>
        <w:t>d) Which area are you currently residing in?</w:t>
      </w:r>
      <w:r w:rsidR="00017C7B" w:rsidRPr="00113134">
        <w:rPr>
          <w:rFonts w:ascii="Times New Roman" w:hAnsi="Times New Roman" w:cs="Times New Roman"/>
          <w:color w:val="202124"/>
          <w:shd w:val="clear" w:color="auto" w:fill="FFFFFF"/>
        </w:rPr>
        <w:br/>
        <w:t>e) Are you currently familiar with any travel planners or platforms?</w:t>
      </w:r>
      <w:r w:rsidR="00017C7B" w:rsidRPr="00113134">
        <w:rPr>
          <w:rFonts w:ascii="Times New Roman" w:hAnsi="Times New Roman" w:cs="Times New Roman"/>
          <w:color w:val="202124"/>
          <w:shd w:val="clear" w:color="auto" w:fill="FFFFFF"/>
        </w:rPr>
        <w:br/>
        <w:t xml:space="preserve">f) </w:t>
      </w:r>
      <w:r w:rsidR="00017C7B" w:rsidRPr="00113134">
        <w:rPr>
          <w:rStyle w:val="m7eme"/>
          <w:rFonts w:ascii="Times New Roman" w:hAnsi="Times New Roman" w:cs="Times New Roman"/>
          <w:color w:val="202124"/>
          <w:shd w:val="clear" w:color="auto" w:fill="FFFFFF"/>
        </w:rPr>
        <w:t>Which social media platform do you use the most for travel-related content?</w:t>
      </w:r>
      <w:r w:rsidR="00017C7B" w:rsidRPr="00113134">
        <w:rPr>
          <w:rFonts w:ascii="Times New Roman" w:hAnsi="Times New Roman" w:cs="Times New Roman"/>
          <w:color w:val="202124"/>
          <w:shd w:val="clear" w:color="auto" w:fill="FFFFFF"/>
        </w:rPr>
        <w:br/>
      </w:r>
      <w:r w:rsidR="00017C7B" w:rsidRPr="00113134">
        <w:rPr>
          <w:rFonts w:ascii="Times New Roman" w:eastAsia="Times New Roman" w:hAnsi="Times New Roman" w:cs="Times New Roman"/>
          <w:sz w:val="24"/>
          <w:szCs w:val="24"/>
        </w:rPr>
        <w:t xml:space="preserve">g) </w:t>
      </w:r>
      <w:r w:rsidR="00017C7B" w:rsidRPr="00113134">
        <w:rPr>
          <w:rStyle w:val="m7eme"/>
          <w:rFonts w:ascii="Times New Roman" w:hAnsi="Times New Roman" w:cs="Times New Roman"/>
          <w:color w:val="202124"/>
          <w:shd w:val="clear" w:color="auto" w:fill="FFFFFF"/>
        </w:rPr>
        <w:t>What is your preferred mode of travel planning?</w:t>
      </w:r>
      <w:r w:rsidR="00017C7B" w:rsidRPr="00113134">
        <w:rPr>
          <w:rStyle w:val="m7eme"/>
          <w:rFonts w:ascii="Times New Roman" w:hAnsi="Times New Roman" w:cs="Times New Roman"/>
          <w:color w:val="202124"/>
          <w:shd w:val="clear" w:color="auto" w:fill="FFFFFF"/>
        </w:rPr>
        <w:br/>
        <w:t>h) What mode of travel do you prefer the most?</w:t>
      </w:r>
      <w:r w:rsidR="00017C7B" w:rsidRPr="00113134">
        <w:rPr>
          <w:rFonts w:ascii="Times New Roman" w:hAnsi="Times New Roman" w:cs="Times New Roman"/>
          <w:color w:val="202124"/>
          <w:shd w:val="clear" w:color="auto" w:fill="FFFFFF"/>
        </w:rPr>
        <w:br/>
      </w:r>
      <w:proofErr w:type="spellStart"/>
      <w:r w:rsidR="00017C7B" w:rsidRPr="00113134">
        <w:rPr>
          <w:rFonts w:ascii="Times New Roman" w:hAnsi="Times New Roman" w:cs="Times New Roman"/>
          <w:color w:val="202124"/>
          <w:shd w:val="clear" w:color="auto" w:fill="FFFFFF"/>
        </w:rPr>
        <w:t>i</w:t>
      </w:r>
      <w:proofErr w:type="spellEnd"/>
      <w:r w:rsidR="00017C7B" w:rsidRPr="00113134">
        <w:rPr>
          <w:rFonts w:ascii="Times New Roman" w:hAnsi="Times New Roman" w:cs="Times New Roman"/>
          <w:color w:val="202124"/>
          <w:shd w:val="clear" w:color="auto" w:fill="FFFFFF"/>
        </w:rPr>
        <w:t xml:space="preserve">) </w:t>
      </w:r>
      <w:r w:rsidR="00017C7B" w:rsidRPr="00113134">
        <w:rPr>
          <w:rStyle w:val="m7eme"/>
          <w:rFonts w:ascii="Times New Roman" w:hAnsi="Times New Roman" w:cs="Times New Roman"/>
          <w:color w:val="202124"/>
          <w:shd w:val="clear" w:color="auto" w:fill="FFFFFF"/>
        </w:rPr>
        <w:t>What type of traveler are you?</w:t>
      </w:r>
      <w:r w:rsidR="00017C7B" w:rsidRPr="00113134">
        <w:rPr>
          <w:rFonts w:ascii="Times New Roman" w:hAnsi="Times New Roman" w:cs="Times New Roman"/>
          <w:color w:val="202124"/>
          <w:shd w:val="clear" w:color="auto" w:fill="FFFFFF"/>
        </w:rPr>
        <w:br/>
        <w:t>j) What device do you use most often to access travel planners?</w:t>
      </w:r>
      <w:r w:rsidR="00017C7B" w:rsidRPr="00113134">
        <w:rPr>
          <w:rFonts w:ascii="Times New Roman" w:hAnsi="Times New Roman" w:cs="Times New Roman"/>
          <w:color w:val="202124"/>
          <w:shd w:val="clear" w:color="auto" w:fill="FFFFFF"/>
        </w:rPr>
        <w:br/>
        <w:t xml:space="preserve">k) </w:t>
      </w:r>
      <w:r w:rsidR="00017C7B" w:rsidRPr="00113134">
        <w:rPr>
          <w:rStyle w:val="m7eme"/>
          <w:rFonts w:ascii="Times New Roman" w:hAnsi="Times New Roman" w:cs="Times New Roman"/>
          <w:color w:val="202124"/>
          <w:shd w:val="clear" w:color="auto" w:fill="FFFFFF"/>
        </w:rPr>
        <w:t>Do you usually plan trips alone or with a group?</w:t>
      </w:r>
      <w:r w:rsidR="00017C7B" w:rsidRPr="00113134">
        <w:rPr>
          <w:rFonts w:ascii="Times New Roman" w:hAnsi="Times New Roman" w:cs="Times New Roman"/>
          <w:color w:val="202124"/>
          <w:shd w:val="clear" w:color="auto" w:fill="FFFFFF"/>
        </w:rPr>
        <w:br/>
        <w:t>l) How important is real-time assistance during a trip? (e.g., traffic updates, weather changes, etc.)</w:t>
      </w:r>
      <w:r w:rsidR="00017C7B" w:rsidRPr="00113134">
        <w:rPr>
          <w:rFonts w:ascii="Times New Roman" w:hAnsi="Times New Roman" w:cs="Times New Roman"/>
          <w:color w:val="202124"/>
          <w:shd w:val="clear" w:color="auto" w:fill="FFFFFF"/>
        </w:rPr>
        <w:br/>
        <w:t xml:space="preserve">m) </w:t>
      </w:r>
      <w:r w:rsidR="00017C7B" w:rsidRPr="00113134">
        <w:rPr>
          <w:rStyle w:val="m7eme"/>
          <w:rFonts w:ascii="Times New Roman" w:hAnsi="Times New Roman" w:cs="Times New Roman"/>
          <w:color w:val="202124"/>
          <w:shd w:val="clear" w:color="auto" w:fill="FFFFFF"/>
        </w:rPr>
        <w:t>How would you prefer lesser-known locations to be displayed?</w:t>
      </w:r>
      <w:r w:rsidR="00017C7B" w:rsidRPr="00113134">
        <w:rPr>
          <w:rFonts w:ascii="Times New Roman" w:hAnsi="Times New Roman" w:cs="Times New Roman"/>
          <w:color w:val="202124"/>
          <w:shd w:val="clear" w:color="auto" w:fill="FFFFFF"/>
        </w:rPr>
        <w:br/>
        <w:t xml:space="preserve">n) </w:t>
      </w:r>
      <w:r w:rsidR="00017C7B" w:rsidRPr="00113134">
        <w:rPr>
          <w:rStyle w:val="m7eme"/>
          <w:rFonts w:ascii="Times New Roman" w:hAnsi="Times New Roman" w:cs="Times New Roman"/>
          <w:color w:val="202124"/>
          <w:shd w:val="clear" w:color="auto" w:fill="FFFFFF"/>
        </w:rPr>
        <w:t>How often do you read or write travel journals?</w:t>
      </w:r>
      <w:r w:rsidR="00017C7B" w:rsidRPr="00113134">
        <w:rPr>
          <w:rFonts w:ascii="Times New Roman" w:hAnsi="Times New Roman" w:cs="Times New Roman"/>
          <w:color w:val="202124"/>
          <w:shd w:val="clear" w:color="auto" w:fill="FFFFFF"/>
        </w:rPr>
        <w:br/>
        <w:t xml:space="preserve">o) </w:t>
      </w:r>
      <w:r w:rsidR="00017C7B" w:rsidRPr="00113134">
        <w:rPr>
          <w:rStyle w:val="m7eme"/>
          <w:rFonts w:ascii="Times New Roman" w:hAnsi="Times New Roman" w:cs="Times New Roman"/>
          <w:color w:val="202124"/>
          <w:shd w:val="clear" w:color="auto" w:fill="FFFFFF"/>
        </w:rPr>
        <w:t>Which of the following features would you like in a travel journal?</w:t>
      </w:r>
      <w:r w:rsidR="00017C7B" w:rsidRPr="00113134">
        <w:rPr>
          <w:rFonts w:ascii="Times New Roman" w:hAnsi="Times New Roman" w:cs="Times New Roman"/>
          <w:color w:val="202124"/>
          <w:shd w:val="clear" w:color="auto" w:fill="FFFFFF"/>
        </w:rPr>
        <w:br/>
        <w:t>p) Keeping certain entries private</w:t>
      </w:r>
      <w:r w:rsidR="00017C7B" w:rsidRPr="00113134">
        <w:rPr>
          <w:rFonts w:ascii="Times New Roman" w:hAnsi="Times New Roman" w:cs="Times New Roman"/>
          <w:color w:val="202124"/>
        </w:rPr>
        <w:br/>
      </w:r>
      <w:r w:rsidR="00017C7B" w:rsidRPr="00113134">
        <w:rPr>
          <w:rFonts w:ascii="Times New Roman" w:hAnsi="Times New Roman" w:cs="Times New Roman"/>
          <w:color w:val="202124"/>
          <w:shd w:val="clear" w:color="auto" w:fill="FFFFFF"/>
        </w:rPr>
        <w:t>How do you usually plan your trip budget?</w:t>
      </w:r>
      <w:r w:rsidR="00017C7B" w:rsidRPr="00113134">
        <w:rPr>
          <w:rFonts w:ascii="Times New Roman" w:hAnsi="Times New Roman" w:cs="Times New Roman"/>
          <w:color w:val="202124"/>
          <w:shd w:val="clear" w:color="auto" w:fill="FFFFFF"/>
        </w:rPr>
        <w:br/>
        <w:t xml:space="preserve">q) </w:t>
      </w:r>
      <w:r w:rsidR="00017C7B" w:rsidRPr="00113134">
        <w:rPr>
          <w:rStyle w:val="m7eme"/>
          <w:rFonts w:ascii="Times New Roman" w:hAnsi="Times New Roman" w:cs="Times New Roman"/>
          <w:color w:val="202124"/>
          <w:shd w:val="clear" w:color="auto" w:fill="FFFFFF"/>
        </w:rPr>
        <w:t>What inspires you to travel the most?</w:t>
      </w:r>
      <w:r w:rsidR="00017C7B" w:rsidRPr="00113134">
        <w:rPr>
          <w:rFonts w:ascii="Times New Roman" w:hAnsi="Times New Roman" w:cs="Times New Roman"/>
          <w:color w:val="202124"/>
          <w:shd w:val="clear" w:color="auto" w:fill="FFFFFF"/>
        </w:rPr>
        <w:br/>
        <w:t xml:space="preserve">r) </w:t>
      </w:r>
      <w:r w:rsidR="00017C7B" w:rsidRPr="00113134">
        <w:rPr>
          <w:rStyle w:val="m7eme"/>
          <w:rFonts w:ascii="Times New Roman" w:hAnsi="Times New Roman" w:cs="Times New Roman"/>
          <w:color w:val="202124"/>
          <w:shd w:val="clear" w:color="auto" w:fill="FFFFFF"/>
        </w:rPr>
        <w:t>What factors are most important to you when choosing a travel destination?</w:t>
      </w:r>
      <w:r w:rsidR="00017C7B" w:rsidRPr="00113134">
        <w:rPr>
          <w:rFonts w:ascii="Times New Roman" w:hAnsi="Times New Roman" w:cs="Times New Roman"/>
          <w:color w:val="202124"/>
          <w:shd w:val="clear" w:color="auto" w:fill="FFFFFF"/>
        </w:rPr>
        <w:br/>
        <w:t>s) What challenges do you face when planning trips in Sri Lanka?</w:t>
      </w:r>
      <w:r w:rsidR="00017C7B" w:rsidRPr="00113134">
        <w:rPr>
          <w:rFonts w:ascii="Times New Roman" w:hAnsi="Times New Roman" w:cs="Times New Roman"/>
          <w:color w:val="202124"/>
          <w:shd w:val="clear" w:color="auto" w:fill="FFFFFF"/>
        </w:rPr>
        <w:br/>
        <w:t>t) Would you pay for premium features in a travel planning platform?</w:t>
      </w:r>
      <w:r w:rsidR="00017C7B" w:rsidRPr="00113134">
        <w:rPr>
          <w:rFonts w:ascii="Times New Roman" w:hAnsi="Times New Roman" w:cs="Times New Roman"/>
          <w:color w:val="202124"/>
          <w:shd w:val="clear" w:color="auto" w:fill="FFFFFF"/>
        </w:rPr>
        <w:br/>
        <w:t>u) What kind of rewards would motivate you to use a travel platform regularly?</w:t>
      </w:r>
    </w:p>
    <w:p w14:paraId="25D9993A" w14:textId="05DC871C" w:rsidR="000C0FE5" w:rsidRPr="00113134" w:rsidRDefault="005356FC" w:rsidP="00D71B8F">
      <w:pPr>
        <w:pStyle w:val="Caption"/>
        <w:rPr>
          <w:rFonts w:ascii="Times New Roman" w:hAnsi="Times New Roman" w:cs="Times New Roman"/>
        </w:rPr>
      </w:pPr>
      <w:r w:rsidRPr="00113134">
        <w:rPr>
          <w:rFonts w:ascii="Times New Roman" w:hAnsi="Times New Roman" w:cs="Times New Roman"/>
          <w:b/>
          <w:bCs/>
          <w:color w:val="202124"/>
          <w:shd w:val="clear" w:color="auto" w:fill="FFFFFF"/>
        </w:rPr>
        <w:lastRenderedPageBreak/>
        <w:br/>
      </w:r>
      <w:r w:rsidR="00CB6A75" w:rsidRPr="00113134">
        <w:rPr>
          <w:rFonts w:ascii="Times New Roman" w:hAnsi="Times New Roman" w:cs="Times New Roman"/>
          <w:b/>
          <w:bCs/>
          <w:color w:val="202124"/>
          <w:shd w:val="clear" w:color="auto" w:fill="FFFFFF"/>
        </w:rPr>
        <w:br/>
      </w:r>
      <w:r w:rsidR="00D71B8F" w:rsidRPr="00113134">
        <w:rPr>
          <w:rFonts w:ascii="Times New Roman" w:hAnsi="Times New Roman" w:cs="Times New Roman"/>
        </w:rPr>
        <w:t xml:space="preserve">Figure </w:t>
      </w:r>
      <w:r w:rsidR="00D71B8F" w:rsidRPr="00113134">
        <w:rPr>
          <w:rFonts w:ascii="Times New Roman" w:hAnsi="Times New Roman" w:cs="Times New Roman"/>
        </w:rPr>
        <w:fldChar w:fldCharType="begin"/>
      </w:r>
      <w:r w:rsidR="00D71B8F" w:rsidRPr="00113134">
        <w:rPr>
          <w:rFonts w:ascii="Times New Roman" w:hAnsi="Times New Roman" w:cs="Times New Roman"/>
        </w:rPr>
        <w:instrText xml:space="preserve"> SEQ Figure \* ARABIC </w:instrText>
      </w:r>
      <w:r w:rsidR="00D71B8F" w:rsidRPr="00113134">
        <w:rPr>
          <w:rFonts w:ascii="Times New Roman" w:hAnsi="Times New Roman" w:cs="Times New Roman"/>
        </w:rPr>
        <w:fldChar w:fldCharType="separate"/>
      </w:r>
      <w:r w:rsidR="00DC6867" w:rsidRPr="00113134">
        <w:rPr>
          <w:rFonts w:ascii="Times New Roman" w:hAnsi="Times New Roman" w:cs="Times New Roman"/>
          <w:noProof/>
        </w:rPr>
        <w:t>1</w:t>
      </w:r>
      <w:r w:rsidR="00D71B8F" w:rsidRPr="00113134">
        <w:rPr>
          <w:rFonts w:ascii="Times New Roman" w:hAnsi="Times New Roman" w:cs="Times New Roman"/>
        </w:rPr>
        <w:fldChar w:fldCharType="end"/>
      </w:r>
      <w:r w:rsidR="00D71B8F" w:rsidRPr="00113134">
        <w:rPr>
          <w:rFonts w:ascii="Times New Roman" w:hAnsi="Times New Roman" w:cs="Times New Roman"/>
        </w:rPr>
        <w:t xml:space="preserve"> </w:t>
      </w:r>
      <w:r w:rsidR="000C0FE5" w:rsidRPr="00113134">
        <w:rPr>
          <w:rFonts w:ascii="Times New Roman" w:hAnsi="Times New Roman" w:cs="Times New Roman"/>
          <w:b/>
          <w:bCs/>
          <w:color w:val="202124"/>
          <w:shd w:val="clear" w:color="auto" w:fill="FFFFFF"/>
        </w:rPr>
        <w:t>Requirement Analysis Via Power-BI</w:t>
      </w:r>
      <w:r w:rsidR="000C0FE5" w:rsidRPr="00113134">
        <w:rPr>
          <w:rFonts w:ascii="Times New Roman" w:hAnsi="Times New Roman" w:cs="Times New Roman"/>
          <w:b/>
          <w:bCs/>
          <w:color w:val="202124"/>
          <w:shd w:val="clear" w:color="auto" w:fill="FFFFFF"/>
        </w:rPr>
        <w:br/>
      </w:r>
      <w:r w:rsidR="000C0FE5" w:rsidRPr="00113134">
        <w:rPr>
          <w:rFonts w:ascii="Times New Roman" w:hAnsi="Times New Roman" w:cs="Times New Roman"/>
          <w:b/>
          <w:bCs/>
          <w:color w:val="202124"/>
          <w:shd w:val="clear" w:color="auto" w:fill="FFFFFF"/>
        </w:rPr>
        <w:br/>
      </w:r>
      <w:r w:rsidR="00CB6A75" w:rsidRPr="00113134">
        <w:rPr>
          <w:rFonts w:ascii="Times New Roman" w:hAnsi="Times New Roman" w:cs="Times New Roman"/>
          <w:b/>
          <w:bCs/>
          <w:color w:val="202124"/>
          <w:shd w:val="clear" w:color="auto" w:fill="FFFFFF"/>
        </w:rPr>
        <w:br/>
      </w:r>
      <w:r w:rsidR="00CB6A75" w:rsidRPr="00113134">
        <w:rPr>
          <w:rFonts w:ascii="Times New Roman" w:hAnsi="Times New Roman" w:cs="Times New Roman"/>
          <w:b/>
          <w:bCs/>
          <w:noProof/>
          <w:color w:val="202124"/>
          <w:shd w:val="clear" w:color="auto" w:fill="FFFFFF"/>
        </w:rPr>
        <w:drawing>
          <wp:inline distT="0" distB="0" distL="0" distR="0" wp14:anchorId="57F126F9" wp14:editId="52039987">
            <wp:extent cx="5853430" cy="3740150"/>
            <wp:effectExtent l="0" t="0" r="0" b="0"/>
            <wp:docPr id="7891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67093" name=""/>
                    <pic:cNvPicPr/>
                  </pic:nvPicPr>
                  <pic:blipFill>
                    <a:blip r:embed="rId9"/>
                    <a:stretch>
                      <a:fillRect/>
                    </a:stretch>
                  </pic:blipFill>
                  <pic:spPr>
                    <a:xfrm>
                      <a:off x="0" y="0"/>
                      <a:ext cx="5853430" cy="3740150"/>
                    </a:xfrm>
                    <a:prstGeom prst="rect">
                      <a:avLst/>
                    </a:prstGeom>
                  </pic:spPr>
                </pic:pic>
              </a:graphicData>
            </a:graphic>
          </wp:inline>
        </w:drawing>
      </w:r>
      <w:r w:rsidRPr="00113134">
        <w:rPr>
          <w:rFonts w:ascii="Times New Roman" w:hAnsi="Times New Roman" w:cs="Times New Roman"/>
          <w:b/>
          <w:bCs/>
          <w:color w:val="202124"/>
          <w:shd w:val="clear" w:color="auto" w:fill="FFFFFF"/>
        </w:rPr>
        <w:br/>
      </w:r>
      <w:r w:rsidRPr="00113134">
        <w:rPr>
          <w:rFonts w:ascii="Times New Roman" w:hAnsi="Times New Roman" w:cs="Times New Roman"/>
          <w:b/>
          <w:bCs/>
          <w:color w:val="202124"/>
          <w:shd w:val="clear" w:color="auto" w:fill="FFFFFF"/>
        </w:rPr>
        <w:br/>
      </w:r>
      <w:r w:rsidRPr="00113134">
        <w:rPr>
          <w:rFonts w:ascii="Times New Roman" w:hAnsi="Times New Roman" w:cs="Times New Roman"/>
          <w:b/>
          <w:bCs/>
          <w:color w:val="202124"/>
          <w:shd w:val="clear" w:color="auto" w:fill="FFFFFF"/>
        </w:rPr>
        <w:br/>
      </w:r>
      <w:r w:rsidRPr="00113134">
        <w:rPr>
          <w:rFonts w:ascii="Times New Roman" w:hAnsi="Times New Roman" w:cs="Times New Roman"/>
          <w:b/>
          <w:bCs/>
          <w:color w:val="202124"/>
          <w:shd w:val="clear" w:color="auto" w:fill="FFFFFF"/>
        </w:rPr>
        <w:br/>
      </w:r>
      <w:r w:rsidRPr="00113134">
        <w:rPr>
          <w:rFonts w:ascii="Times New Roman" w:hAnsi="Times New Roman" w:cs="Times New Roman"/>
          <w:b/>
          <w:bCs/>
          <w:color w:val="202124"/>
          <w:shd w:val="clear" w:color="auto" w:fill="FFFFFF"/>
        </w:rPr>
        <w:br/>
      </w:r>
      <w:r w:rsidRPr="00113134">
        <w:rPr>
          <w:rFonts w:ascii="Times New Roman" w:hAnsi="Times New Roman" w:cs="Times New Roman"/>
          <w:b/>
          <w:bCs/>
          <w:color w:val="202124"/>
          <w:shd w:val="clear" w:color="auto" w:fill="FFFFFF"/>
        </w:rPr>
        <w:br/>
      </w:r>
      <w:bookmarkStart w:id="142" w:name="_Toc190468699"/>
      <w:bookmarkStart w:id="143" w:name="_Toc192716428"/>
    </w:p>
    <w:p w14:paraId="4ADAA7A1" w14:textId="4837686A" w:rsidR="00F93DA7" w:rsidRPr="00113134" w:rsidRDefault="00F00C7E" w:rsidP="00BE23FD">
      <w:pPr>
        <w:pStyle w:val="Heading3"/>
      </w:pPr>
      <w:r w:rsidRPr="00113134">
        <w:br/>
      </w:r>
      <w:r w:rsidRPr="00113134">
        <w:br/>
      </w:r>
      <w:r w:rsidRPr="00113134">
        <w:br/>
      </w:r>
      <w:r w:rsidR="00CB6A75" w:rsidRPr="00113134">
        <w:br/>
      </w:r>
      <w:bookmarkStart w:id="144" w:name="_Toc193366932"/>
      <w:r w:rsidR="001D113E" w:rsidRPr="00113134">
        <w:t>2.2</w:t>
      </w:r>
      <w:r w:rsidR="00F93DA7" w:rsidRPr="00113134">
        <w:t>.</w:t>
      </w:r>
      <w:r w:rsidR="00D319CB" w:rsidRPr="00113134">
        <w:t>2</w:t>
      </w:r>
      <w:r w:rsidR="00F93DA7" w:rsidRPr="00113134">
        <w:t xml:space="preserve"> Functional Requirements</w:t>
      </w:r>
      <w:bookmarkEnd w:id="142"/>
      <w:bookmarkEnd w:id="143"/>
      <w:bookmarkEnd w:id="144"/>
    </w:p>
    <w:p w14:paraId="415D9644"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Functional requirements define the core capabilities of the platform that must be built to meet business needs.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the functional requirements might include:</w:t>
      </w:r>
    </w:p>
    <w:p w14:paraId="3E5A932F" w14:textId="39D1C603"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 Account Management</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33CD3BCE"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 registration and login (via email, Google, Facebook).</w:t>
      </w:r>
    </w:p>
    <w:p w14:paraId="637C1D7C"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 profile management (preferences, history, loyalty program).</w:t>
      </w:r>
    </w:p>
    <w:p w14:paraId="2B83FB1C" w14:textId="3FA62E0B"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Password recovery/reset.</w:t>
      </w:r>
      <w:r w:rsidR="009D7A1C" w:rsidRPr="00113134">
        <w:rPr>
          <w:rFonts w:ascii="Times New Roman" w:eastAsia="Times New Roman" w:hAnsi="Times New Roman" w:cs="Times New Roman"/>
          <w:sz w:val="24"/>
          <w:szCs w:val="24"/>
        </w:rPr>
        <w:br/>
      </w:r>
    </w:p>
    <w:p w14:paraId="01452B94" w14:textId="65412460"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Hotel Search and Booking</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55A58E67"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Search for hotels by location, price, amenities, ratings, etc.</w:t>
      </w:r>
    </w:p>
    <w:p w14:paraId="4B54E3C1"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Filter and sort hotel results (price range, star rating, room types).</w:t>
      </w:r>
    </w:p>
    <w:p w14:paraId="12B23C5B"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Real-time availability and pricing updates.</w:t>
      </w:r>
    </w:p>
    <w:p w14:paraId="5AC22F59" w14:textId="0F1D628D"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Online booking functionality with instant booking confirmation.</w:t>
      </w:r>
      <w:r w:rsidR="009D7A1C" w:rsidRPr="00113134">
        <w:rPr>
          <w:rFonts w:ascii="Times New Roman" w:eastAsia="Times New Roman" w:hAnsi="Times New Roman" w:cs="Times New Roman"/>
          <w:sz w:val="24"/>
          <w:szCs w:val="24"/>
        </w:rPr>
        <w:br/>
      </w:r>
    </w:p>
    <w:p w14:paraId="669F3D53" w14:textId="755A6F5F"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Payment Integration</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06008ABF"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Secure payment gateway integration (PayPal, Stripe, </w:t>
      </w:r>
      <w:proofErr w:type="spellStart"/>
      <w:r w:rsidRPr="00113134">
        <w:rPr>
          <w:rFonts w:ascii="Times New Roman" w:eastAsia="Times New Roman" w:hAnsi="Times New Roman" w:cs="Times New Roman"/>
          <w:sz w:val="24"/>
          <w:szCs w:val="24"/>
        </w:rPr>
        <w:t>LankaPay</w:t>
      </w:r>
      <w:proofErr w:type="spellEnd"/>
      <w:r w:rsidRPr="00113134">
        <w:rPr>
          <w:rFonts w:ascii="Times New Roman" w:eastAsia="Times New Roman" w:hAnsi="Times New Roman" w:cs="Times New Roman"/>
          <w:sz w:val="24"/>
          <w:szCs w:val="24"/>
        </w:rPr>
        <w:t>, etc.).</w:t>
      </w:r>
    </w:p>
    <w:p w14:paraId="5DD782F3"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Payment confirmation and invoicing.</w:t>
      </w:r>
    </w:p>
    <w:p w14:paraId="2FC77BA5" w14:textId="296F7989"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Currency conversion based on user location.</w:t>
      </w:r>
      <w:r w:rsidR="009D7A1C" w:rsidRPr="00113134">
        <w:rPr>
          <w:rFonts w:ascii="Times New Roman" w:eastAsia="Times New Roman" w:hAnsi="Times New Roman" w:cs="Times New Roman"/>
          <w:sz w:val="24"/>
          <w:szCs w:val="24"/>
        </w:rPr>
        <w:br/>
      </w:r>
    </w:p>
    <w:p w14:paraId="12DF3AD7" w14:textId="34965782"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Personalized Travel Recommendations</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18E1120A"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Algorithm to recommend hotels based on user preferences, travel history, and reviews.</w:t>
      </w:r>
    </w:p>
    <w:p w14:paraId="0D7DCB80" w14:textId="06A7EECC"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Suggest nearby attractions, restaurants, or activities based on location.</w:t>
      </w:r>
      <w:r w:rsidR="009D7A1C" w:rsidRPr="00113134">
        <w:rPr>
          <w:rFonts w:ascii="Times New Roman" w:eastAsia="Times New Roman" w:hAnsi="Times New Roman" w:cs="Times New Roman"/>
          <w:sz w:val="24"/>
          <w:szCs w:val="24"/>
        </w:rPr>
        <w:br/>
      </w:r>
    </w:p>
    <w:p w14:paraId="2DF49404" w14:textId="7380B00B"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Booking History and Tracking</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1ADF1EDE"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Users can view their past bookings and manage future bookings.</w:t>
      </w:r>
    </w:p>
    <w:p w14:paraId="7CAFF413" w14:textId="2AEE8F15"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Real-time tracking of booking status and alerts.</w:t>
      </w:r>
      <w:r w:rsidR="009D7A1C" w:rsidRPr="00113134">
        <w:rPr>
          <w:rFonts w:ascii="Times New Roman" w:eastAsia="Times New Roman" w:hAnsi="Times New Roman" w:cs="Times New Roman"/>
          <w:sz w:val="24"/>
          <w:szCs w:val="24"/>
        </w:rPr>
        <w:br/>
      </w:r>
    </w:p>
    <w:p w14:paraId="05337D69" w14:textId="1CF3E07D"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Customer Support</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235EC60A"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Live chat support, email assistance, and FAQ section.</w:t>
      </w:r>
    </w:p>
    <w:p w14:paraId="05E03D83" w14:textId="52F7D64E"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Ticketing system for issues or inquiries related to bookings.</w:t>
      </w:r>
      <w:r w:rsidR="009D7A1C" w:rsidRPr="00113134">
        <w:rPr>
          <w:rFonts w:ascii="Times New Roman" w:eastAsia="Times New Roman" w:hAnsi="Times New Roman" w:cs="Times New Roman"/>
          <w:sz w:val="24"/>
          <w:szCs w:val="24"/>
        </w:rPr>
        <w:br/>
      </w:r>
    </w:p>
    <w:p w14:paraId="06A46FD5" w14:textId="08E53F56"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Loyalty and Rewards Program</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6D62FC6B" w14:textId="5DBB874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Users earn points for bookings that can be redeemed for discounts or offers.</w:t>
      </w:r>
      <w:r w:rsidR="009D7A1C" w:rsidRPr="00113134">
        <w:rPr>
          <w:rFonts w:ascii="Times New Roman" w:eastAsia="Times New Roman" w:hAnsi="Times New Roman" w:cs="Times New Roman"/>
          <w:sz w:val="24"/>
          <w:szCs w:val="24"/>
        </w:rPr>
        <w:br/>
      </w:r>
    </w:p>
    <w:p w14:paraId="097A7E00" w14:textId="7E41A21B"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Mobile Responsiveness</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3B40737B" w14:textId="36F4D48E"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platform should be fully responsive across mobile devices, providing users with an optimal experience on smartphones and tablets.</w:t>
      </w:r>
      <w:r w:rsidR="009D7A1C" w:rsidRPr="00113134">
        <w:rPr>
          <w:rFonts w:ascii="Times New Roman" w:eastAsia="Times New Roman" w:hAnsi="Times New Roman" w:cs="Times New Roman"/>
          <w:sz w:val="24"/>
          <w:szCs w:val="24"/>
        </w:rPr>
        <w:br/>
      </w:r>
    </w:p>
    <w:p w14:paraId="329B1957" w14:textId="698B110B" w:rsidR="00F93DA7" w:rsidRPr="00113134" w:rsidRDefault="00F93DA7" w:rsidP="00003F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Social Media Integration</w:t>
      </w:r>
      <w:r w:rsidRPr="00113134">
        <w:rPr>
          <w:rFonts w:ascii="Times New Roman" w:eastAsia="Times New Roman" w:hAnsi="Times New Roman" w:cs="Times New Roman"/>
          <w:sz w:val="24"/>
          <w:szCs w:val="24"/>
        </w:rPr>
        <w:t>:</w:t>
      </w:r>
      <w:r w:rsidR="009D7A1C" w:rsidRPr="00113134">
        <w:rPr>
          <w:rFonts w:ascii="Times New Roman" w:eastAsia="Times New Roman" w:hAnsi="Times New Roman" w:cs="Times New Roman"/>
          <w:sz w:val="24"/>
          <w:szCs w:val="24"/>
        </w:rPr>
        <w:br/>
      </w:r>
    </w:p>
    <w:p w14:paraId="0327E86A"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Allow users to share their bookings or reviews on social media.</w:t>
      </w:r>
    </w:p>
    <w:p w14:paraId="2D0BDAC3" w14:textId="77777777" w:rsidR="00F93DA7" w:rsidRPr="00113134" w:rsidRDefault="00F93DA7" w:rsidP="00003FA1">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Integration for easy sign-ups/logins through Facebook or Google accounts.</w:t>
      </w:r>
    </w:p>
    <w:p w14:paraId="3AD443C8" w14:textId="4FC2C82A" w:rsidR="00F93DA7" w:rsidRPr="00113134" w:rsidRDefault="00F93DA7" w:rsidP="00F93DA7">
      <w:pPr>
        <w:spacing w:after="0" w:line="240" w:lineRule="auto"/>
        <w:rPr>
          <w:rFonts w:ascii="Times New Roman" w:eastAsia="Times New Roman" w:hAnsi="Times New Roman" w:cs="Times New Roman"/>
          <w:sz w:val="24"/>
          <w:szCs w:val="24"/>
        </w:rPr>
      </w:pPr>
    </w:p>
    <w:p w14:paraId="7C39316F" w14:textId="79BFD7B2" w:rsidR="00F93DA7" w:rsidRPr="00113134" w:rsidRDefault="00D319CB" w:rsidP="00BE23FD">
      <w:pPr>
        <w:pStyle w:val="Heading3"/>
      </w:pPr>
      <w:bookmarkStart w:id="145" w:name="_Toc190468700"/>
      <w:bookmarkStart w:id="146" w:name="_Toc192716429"/>
      <w:bookmarkStart w:id="147" w:name="_Toc193366933"/>
      <w:r w:rsidRPr="00113134">
        <w:t>2.2.3</w:t>
      </w:r>
      <w:r w:rsidR="00F93DA7" w:rsidRPr="00113134">
        <w:t xml:space="preserve"> Non-Functional Requirements</w:t>
      </w:r>
      <w:bookmarkEnd w:id="145"/>
      <w:bookmarkEnd w:id="146"/>
      <w:bookmarkEnd w:id="147"/>
    </w:p>
    <w:p w14:paraId="392A711A"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 xml:space="preserve">Non-functional requirements define the platform's performance, reliability, scalability, and security.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the non-functional requirements include:</w:t>
      </w:r>
    </w:p>
    <w:p w14:paraId="2C41BD00"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Scalability</w:t>
      </w:r>
      <w:r w:rsidRPr="00113134">
        <w:rPr>
          <w:rFonts w:ascii="Times New Roman" w:eastAsia="Times New Roman" w:hAnsi="Times New Roman" w:cs="Times New Roman"/>
          <w:sz w:val="24"/>
          <w:szCs w:val="24"/>
        </w:rPr>
        <w:t>:</w:t>
      </w:r>
    </w:p>
    <w:p w14:paraId="70FC7892"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system should handle high traffic, especially during peak travel seasons, and be able to scale as user demand grows.</w:t>
      </w:r>
    </w:p>
    <w:p w14:paraId="20AA757F"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Security</w:t>
      </w:r>
      <w:r w:rsidRPr="00113134">
        <w:rPr>
          <w:rFonts w:ascii="Times New Roman" w:eastAsia="Times New Roman" w:hAnsi="Times New Roman" w:cs="Times New Roman"/>
          <w:sz w:val="24"/>
          <w:szCs w:val="24"/>
        </w:rPr>
        <w:t>:</w:t>
      </w:r>
    </w:p>
    <w:p w14:paraId="466A57BD"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Data encryption (SSL) for all communications, especially for payments and user information.</w:t>
      </w:r>
    </w:p>
    <w:p w14:paraId="78B4B5E3"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Secure user authentication and authorization (OAuth, two-factor authentication).</w:t>
      </w:r>
    </w:p>
    <w:p w14:paraId="47B2C990"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Compliance with data privacy laws (e.g., GDPR).</w:t>
      </w:r>
    </w:p>
    <w:p w14:paraId="30EB7C25"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Usability</w:t>
      </w:r>
      <w:r w:rsidRPr="00113134">
        <w:rPr>
          <w:rFonts w:ascii="Times New Roman" w:eastAsia="Times New Roman" w:hAnsi="Times New Roman" w:cs="Times New Roman"/>
          <w:sz w:val="24"/>
          <w:szCs w:val="24"/>
        </w:rPr>
        <w:t>:</w:t>
      </w:r>
    </w:p>
    <w:p w14:paraId="55066152"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platform should have a clean, intuitive user interface that provides a positive experience.</w:t>
      </w:r>
    </w:p>
    <w:p w14:paraId="70D0645F"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Clear navigation and user-friendly booking process.</w:t>
      </w:r>
    </w:p>
    <w:p w14:paraId="05A78BB3"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Performance</w:t>
      </w:r>
      <w:r w:rsidRPr="00113134">
        <w:rPr>
          <w:rFonts w:ascii="Times New Roman" w:eastAsia="Times New Roman" w:hAnsi="Times New Roman" w:cs="Times New Roman"/>
          <w:sz w:val="24"/>
          <w:szCs w:val="24"/>
        </w:rPr>
        <w:t>:</w:t>
      </w:r>
    </w:p>
    <w:p w14:paraId="07A6F6D2"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Fast load times (less than 2 seconds).</w:t>
      </w:r>
    </w:p>
    <w:p w14:paraId="2B5790E2"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Real-time booking and pricing updates.</w:t>
      </w:r>
    </w:p>
    <w:p w14:paraId="595E0996"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Availability and Uptime</w:t>
      </w:r>
      <w:r w:rsidRPr="00113134">
        <w:rPr>
          <w:rFonts w:ascii="Times New Roman" w:eastAsia="Times New Roman" w:hAnsi="Times New Roman" w:cs="Times New Roman"/>
          <w:sz w:val="24"/>
          <w:szCs w:val="24"/>
        </w:rPr>
        <w:t>:</w:t>
      </w:r>
    </w:p>
    <w:p w14:paraId="07A2B762"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platform must be available 24/7, with minimal downtime.</w:t>
      </w:r>
    </w:p>
    <w:p w14:paraId="0861CFB2"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Implementing a robust cloud infrastructure to ensure high availability.</w:t>
      </w:r>
    </w:p>
    <w:p w14:paraId="2B698FC5"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Backup and Recovery</w:t>
      </w:r>
      <w:r w:rsidRPr="00113134">
        <w:rPr>
          <w:rFonts w:ascii="Times New Roman" w:eastAsia="Times New Roman" w:hAnsi="Times New Roman" w:cs="Times New Roman"/>
          <w:sz w:val="24"/>
          <w:szCs w:val="24"/>
        </w:rPr>
        <w:t>:</w:t>
      </w:r>
    </w:p>
    <w:p w14:paraId="0BBD4393"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Daily data backups.</w:t>
      </w:r>
    </w:p>
    <w:p w14:paraId="76D60B0E"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Disaster recovery plans to ensure minimal data loss and quick recovery.</w:t>
      </w:r>
    </w:p>
    <w:p w14:paraId="0C73222F" w14:textId="77777777" w:rsidR="00F93DA7" w:rsidRPr="00113134" w:rsidRDefault="00F93DA7" w:rsidP="00003F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Compliance</w:t>
      </w:r>
      <w:r w:rsidRPr="00113134">
        <w:rPr>
          <w:rFonts w:ascii="Times New Roman" w:eastAsia="Times New Roman" w:hAnsi="Times New Roman" w:cs="Times New Roman"/>
          <w:sz w:val="24"/>
          <w:szCs w:val="24"/>
        </w:rPr>
        <w:t>:</w:t>
      </w:r>
    </w:p>
    <w:p w14:paraId="37F30F8F"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Adherence to Sri Lankan regulations for online businesses.</w:t>
      </w:r>
    </w:p>
    <w:p w14:paraId="02A8BA6B" w14:textId="77777777" w:rsidR="00F93DA7" w:rsidRPr="00113134" w:rsidRDefault="00F93DA7" w:rsidP="00003FA1">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Compliance with payment security standards (PCI-DSS).</w:t>
      </w:r>
    </w:p>
    <w:p w14:paraId="1E0449B4" w14:textId="7E85E0E0" w:rsidR="00F93DA7" w:rsidRPr="00113134" w:rsidRDefault="00F93DA7" w:rsidP="00F93DA7">
      <w:pPr>
        <w:spacing w:after="0" w:line="240" w:lineRule="auto"/>
        <w:rPr>
          <w:rFonts w:ascii="Times New Roman" w:eastAsia="Times New Roman" w:hAnsi="Times New Roman" w:cs="Times New Roman"/>
          <w:sz w:val="24"/>
          <w:szCs w:val="24"/>
        </w:rPr>
      </w:pPr>
    </w:p>
    <w:p w14:paraId="258C4607" w14:textId="6EDC1BFD" w:rsidR="00F93DA7" w:rsidRPr="00113134" w:rsidRDefault="00D319CB" w:rsidP="00BE23FD">
      <w:pPr>
        <w:pStyle w:val="Heading3"/>
      </w:pPr>
      <w:bookmarkStart w:id="148" w:name="_Toc190468701"/>
      <w:bookmarkStart w:id="149" w:name="_Toc192716430"/>
      <w:bookmarkStart w:id="150" w:name="_Toc193366934"/>
      <w:r w:rsidRPr="00113134">
        <w:t>2.2.4</w:t>
      </w:r>
      <w:r w:rsidR="00F93DA7" w:rsidRPr="00113134">
        <w:t xml:space="preserve"> User Requirements</w:t>
      </w:r>
      <w:bookmarkEnd w:id="148"/>
      <w:bookmarkEnd w:id="149"/>
      <w:bookmarkEnd w:id="150"/>
    </w:p>
    <w:p w14:paraId="1167378A"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User requirements define the specific needs of the end users of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Gathering these requirements often involves direct interviews, surveys, and feedback sessions with the target audience.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user requirements might include:</w:t>
      </w:r>
    </w:p>
    <w:p w14:paraId="3FCA5710" w14:textId="77777777" w:rsidR="00F93DA7" w:rsidRPr="00113134" w:rsidRDefault="00F93DA7" w:rsidP="00003FA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Leisure Travelers</w:t>
      </w:r>
      <w:r w:rsidRPr="00113134">
        <w:rPr>
          <w:rFonts w:ascii="Times New Roman" w:eastAsia="Times New Roman" w:hAnsi="Times New Roman" w:cs="Times New Roman"/>
          <w:sz w:val="24"/>
          <w:szCs w:val="24"/>
        </w:rPr>
        <w:t>:</w:t>
      </w:r>
    </w:p>
    <w:p w14:paraId="507AE7EA"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 simple, quick way to find and book hotels in their desired location.</w:t>
      </w:r>
    </w:p>
    <w:p w14:paraId="161FD374"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Personalized recommendations based on past bookings and preferences.</w:t>
      </w:r>
    </w:p>
    <w:p w14:paraId="5DFFBBA4"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 platform that provides not just accommodation, but also travel experiences like local attractions and restaurants.</w:t>
      </w:r>
    </w:p>
    <w:p w14:paraId="36CE6CC1" w14:textId="77777777" w:rsidR="00F93DA7" w:rsidRPr="00113134" w:rsidRDefault="00F93DA7" w:rsidP="00003FA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Business Travelers</w:t>
      </w:r>
      <w:r w:rsidRPr="00113134">
        <w:rPr>
          <w:rFonts w:ascii="Times New Roman" w:eastAsia="Times New Roman" w:hAnsi="Times New Roman" w:cs="Times New Roman"/>
          <w:sz w:val="24"/>
          <w:szCs w:val="24"/>
        </w:rPr>
        <w:t>:</w:t>
      </w:r>
    </w:p>
    <w:p w14:paraId="282EEA5A"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Ability to book hotels with business amenities (conference rooms, workspaces, etc.).</w:t>
      </w:r>
    </w:p>
    <w:p w14:paraId="2AE1480D"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Integration with travel management tools and expense tracking.</w:t>
      </w:r>
    </w:p>
    <w:p w14:paraId="1F95EDE5"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Ability to schedule trips and create a comprehensive itinerary.</w:t>
      </w:r>
    </w:p>
    <w:p w14:paraId="55D4357E" w14:textId="77777777" w:rsidR="00F93DA7" w:rsidRPr="00113134" w:rsidRDefault="00F93DA7" w:rsidP="00003FA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Hotel Owners</w:t>
      </w:r>
      <w:r w:rsidRPr="00113134">
        <w:rPr>
          <w:rFonts w:ascii="Times New Roman" w:eastAsia="Times New Roman" w:hAnsi="Times New Roman" w:cs="Times New Roman"/>
          <w:sz w:val="24"/>
          <w:szCs w:val="24"/>
        </w:rPr>
        <w:t>:</w:t>
      </w:r>
    </w:p>
    <w:p w14:paraId="491511AB"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 platform to manage hotel listings, availability, and pricing.</w:t>
      </w:r>
    </w:p>
    <w:p w14:paraId="4853A05E"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Real-time access to bookings and customer information.</w:t>
      </w:r>
    </w:p>
    <w:p w14:paraId="4B3C086B" w14:textId="77777777" w:rsidR="00F93DA7" w:rsidRPr="00113134" w:rsidRDefault="00F93DA7" w:rsidP="00003FA1">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 dashboard to track performance and reviews.</w:t>
      </w:r>
    </w:p>
    <w:p w14:paraId="591BDBA5" w14:textId="73428919" w:rsidR="00F93DA7" w:rsidRPr="00113134" w:rsidRDefault="00F93DA7" w:rsidP="00F93DA7">
      <w:pPr>
        <w:spacing w:after="0" w:line="240" w:lineRule="auto"/>
        <w:rPr>
          <w:rFonts w:ascii="Times New Roman" w:eastAsia="Times New Roman" w:hAnsi="Times New Roman" w:cs="Times New Roman"/>
          <w:sz w:val="24"/>
          <w:szCs w:val="24"/>
        </w:rPr>
      </w:pPr>
    </w:p>
    <w:p w14:paraId="1CC61C90" w14:textId="4250E33C" w:rsidR="00F93DA7" w:rsidRPr="00113134" w:rsidRDefault="00D319CB" w:rsidP="00BE23FD">
      <w:pPr>
        <w:pStyle w:val="Heading3"/>
      </w:pPr>
      <w:bookmarkStart w:id="151" w:name="_Toc190468702"/>
      <w:bookmarkStart w:id="152" w:name="_Toc192716431"/>
      <w:bookmarkStart w:id="153" w:name="_Toc193366935"/>
      <w:r w:rsidRPr="00113134">
        <w:t>2.2.</w:t>
      </w:r>
      <w:r w:rsidR="00F93DA7" w:rsidRPr="00113134">
        <w:t>5 System Requirements</w:t>
      </w:r>
      <w:bookmarkEnd w:id="151"/>
      <w:bookmarkEnd w:id="152"/>
      <w:bookmarkEnd w:id="153"/>
    </w:p>
    <w:p w14:paraId="77428F0F"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System requirements define the hardware, software, and network specifications that the platform must run on.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the system requirements include:</w:t>
      </w:r>
    </w:p>
    <w:p w14:paraId="4F772EFB" w14:textId="77777777" w:rsidR="00F93DA7" w:rsidRPr="00113134" w:rsidRDefault="00F93DA7" w:rsidP="00003F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Web Server</w:t>
      </w:r>
      <w:r w:rsidRPr="00113134">
        <w:rPr>
          <w:rFonts w:ascii="Times New Roman" w:eastAsia="Times New Roman" w:hAnsi="Times New Roman" w:cs="Times New Roman"/>
          <w:sz w:val="24"/>
          <w:szCs w:val="24"/>
        </w:rPr>
        <w:t>: Apache or Nginx</w:t>
      </w:r>
    </w:p>
    <w:p w14:paraId="2A5228D4" w14:textId="77777777" w:rsidR="00F93DA7" w:rsidRPr="00113134" w:rsidRDefault="00F93DA7" w:rsidP="00003F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Backend Technology</w:t>
      </w:r>
      <w:r w:rsidRPr="00113134">
        <w:rPr>
          <w:rFonts w:ascii="Times New Roman" w:eastAsia="Times New Roman" w:hAnsi="Times New Roman" w:cs="Times New Roman"/>
          <w:sz w:val="24"/>
          <w:szCs w:val="24"/>
        </w:rPr>
        <w:t>: PHP, Node.js, or Python-based server framework.</w:t>
      </w:r>
    </w:p>
    <w:p w14:paraId="2CF51818" w14:textId="77777777" w:rsidR="00F93DA7" w:rsidRPr="00113134" w:rsidRDefault="00F93DA7" w:rsidP="00003F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Database</w:t>
      </w:r>
      <w:r w:rsidRPr="00113134">
        <w:rPr>
          <w:rFonts w:ascii="Times New Roman" w:eastAsia="Times New Roman" w:hAnsi="Times New Roman" w:cs="Times New Roman"/>
          <w:sz w:val="24"/>
          <w:szCs w:val="24"/>
        </w:rPr>
        <w:t>: MySQL or PostgreSQL</w:t>
      </w:r>
    </w:p>
    <w:p w14:paraId="51AA2AB5" w14:textId="77777777" w:rsidR="00F93DA7" w:rsidRPr="00113134" w:rsidRDefault="00F93DA7" w:rsidP="00003F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Cloud Hosting</w:t>
      </w:r>
      <w:r w:rsidRPr="00113134">
        <w:rPr>
          <w:rFonts w:ascii="Times New Roman" w:eastAsia="Times New Roman" w:hAnsi="Times New Roman" w:cs="Times New Roman"/>
          <w:sz w:val="24"/>
          <w:szCs w:val="24"/>
        </w:rPr>
        <w:t>: AWS, Google Cloud, or Microsoft Azure for scalability and security.</w:t>
      </w:r>
    </w:p>
    <w:p w14:paraId="0835415E" w14:textId="77777777" w:rsidR="00F93DA7" w:rsidRPr="00113134" w:rsidRDefault="00F93DA7" w:rsidP="00003F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Payment Gateway Integration</w:t>
      </w:r>
      <w:r w:rsidRPr="00113134">
        <w:rPr>
          <w:rFonts w:ascii="Times New Roman" w:eastAsia="Times New Roman" w:hAnsi="Times New Roman" w:cs="Times New Roman"/>
          <w:sz w:val="24"/>
          <w:szCs w:val="24"/>
        </w:rPr>
        <w:t>: PayPal, Stripe, or local payment gateways.</w:t>
      </w:r>
    </w:p>
    <w:p w14:paraId="3EAAFBB8" w14:textId="4F3815F9" w:rsidR="00D319CB" w:rsidRPr="00113134" w:rsidRDefault="00F93DA7" w:rsidP="00003F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Third-party APIs</w:t>
      </w:r>
      <w:r w:rsidRPr="00113134">
        <w:rPr>
          <w:rFonts w:ascii="Times New Roman" w:eastAsia="Times New Roman" w:hAnsi="Times New Roman" w:cs="Times New Roman"/>
          <w:sz w:val="24"/>
          <w:szCs w:val="24"/>
        </w:rPr>
        <w:t>: Integration with hotel booking APIs (e.g., Booking.com, Agoda).</w:t>
      </w:r>
    </w:p>
    <w:p w14:paraId="29F42236" w14:textId="77777777" w:rsidR="00D319CB" w:rsidRPr="00113134" w:rsidRDefault="00D319CB" w:rsidP="00445514">
      <w:pPr>
        <w:pStyle w:val="Heading3"/>
      </w:pPr>
    </w:p>
    <w:p w14:paraId="52024555" w14:textId="40878488" w:rsidR="00F93DA7" w:rsidRPr="00113134" w:rsidRDefault="00D319CB" w:rsidP="00BE23FD">
      <w:pPr>
        <w:pStyle w:val="Heading3"/>
      </w:pPr>
      <w:bookmarkStart w:id="154" w:name="_Toc190468703"/>
      <w:bookmarkStart w:id="155" w:name="_Toc192716432"/>
      <w:bookmarkStart w:id="156" w:name="_Toc193366936"/>
      <w:r w:rsidRPr="00113134">
        <w:t>2.2.6</w:t>
      </w:r>
      <w:r w:rsidR="00F93DA7" w:rsidRPr="00113134">
        <w:t xml:space="preserve"> Functional and Non-Functional Requirement Prioritization</w:t>
      </w:r>
      <w:bookmarkEnd w:id="154"/>
      <w:bookmarkEnd w:id="155"/>
      <w:bookmarkEnd w:id="156"/>
    </w:p>
    <w:p w14:paraId="3C2AA4F2"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To ensure that the project team addresses the most important features first, requirements should be categorized by priority. Here’s an example of how to prioritize:</w:t>
      </w:r>
    </w:p>
    <w:p w14:paraId="4B06B44D" w14:textId="77777777" w:rsidR="00F93DA7" w:rsidRPr="00113134" w:rsidRDefault="00F93DA7" w:rsidP="00003F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High Priority</w:t>
      </w:r>
      <w:r w:rsidRPr="00113134">
        <w:rPr>
          <w:rFonts w:ascii="Times New Roman" w:eastAsia="Times New Roman" w:hAnsi="Times New Roman" w:cs="Times New Roman"/>
          <w:sz w:val="24"/>
          <w:szCs w:val="24"/>
        </w:rPr>
        <w:t>:</w:t>
      </w:r>
    </w:p>
    <w:p w14:paraId="5B3FC663"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Hotel Search and Booking</w:t>
      </w:r>
    </w:p>
    <w:p w14:paraId="38AAAAB1"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Payment Integration</w:t>
      </w:r>
    </w:p>
    <w:p w14:paraId="06632344"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User Account Management</w:t>
      </w:r>
    </w:p>
    <w:p w14:paraId="244CAED0"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Security and Data Protection</w:t>
      </w:r>
    </w:p>
    <w:p w14:paraId="2CDB2380" w14:textId="77777777" w:rsidR="00F93DA7" w:rsidRPr="00113134" w:rsidRDefault="00F93DA7" w:rsidP="00003F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Medium Priority</w:t>
      </w:r>
      <w:r w:rsidRPr="00113134">
        <w:rPr>
          <w:rFonts w:ascii="Times New Roman" w:eastAsia="Times New Roman" w:hAnsi="Times New Roman" w:cs="Times New Roman"/>
          <w:sz w:val="24"/>
          <w:szCs w:val="24"/>
        </w:rPr>
        <w:t>:</w:t>
      </w:r>
    </w:p>
    <w:p w14:paraId="6DEDB958"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Personalized Travel Recommendations</w:t>
      </w:r>
    </w:p>
    <w:p w14:paraId="53EC489F"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Booking History and Tracking</w:t>
      </w:r>
    </w:p>
    <w:p w14:paraId="2AAAEC15"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Customer Support (Live Chat)</w:t>
      </w:r>
    </w:p>
    <w:p w14:paraId="7A2F9FD1" w14:textId="77777777" w:rsidR="00F93DA7" w:rsidRPr="00113134" w:rsidRDefault="00F93DA7" w:rsidP="00003F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Low Priority</w:t>
      </w:r>
      <w:r w:rsidRPr="00113134">
        <w:rPr>
          <w:rFonts w:ascii="Times New Roman" w:eastAsia="Times New Roman" w:hAnsi="Times New Roman" w:cs="Times New Roman"/>
          <w:sz w:val="24"/>
          <w:szCs w:val="24"/>
        </w:rPr>
        <w:t>:</w:t>
      </w:r>
    </w:p>
    <w:p w14:paraId="10130BFD"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Loyalty and Rewards Program</w:t>
      </w:r>
    </w:p>
    <w:p w14:paraId="45BFB483" w14:textId="77777777" w:rsidR="00F93DA7" w:rsidRPr="00113134" w:rsidRDefault="00F93DA7" w:rsidP="00003FA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Social Media Integration</w:t>
      </w:r>
    </w:p>
    <w:p w14:paraId="667CE9FE" w14:textId="4BC90DB6" w:rsidR="00F93DA7" w:rsidRPr="00113134" w:rsidRDefault="00F93DA7" w:rsidP="00F93DA7">
      <w:pPr>
        <w:spacing w:after="0" w:line="240" w:lineRule="auto"/>
        <w:rPr>
          <w:rFonts w:ascii="Times New Roman" w:eastAsia="Times New Roman" w:hAnsi="Times New Roman" w:cs="Times New Roman"/>
          <w:sz w:val="24"/>
          <w:szCs w:val="24"/>
        </w:rPr>
      </w:pPr>
    </w:p>
    <w:p w14:paraId="61299E65" w14:textId="5764F607" w:rsidR="00F93DA7" w:rsidRPr="00113134" w:rsidRDefault="00D319CB" w:rsidP="00BE23FD">
      <w:pPr>
        <w:pStyle w:val="Heading3"/>
      </w:pPr>
      <w:bookmarkStart w:id="157" w:name="_Toc190468704"/>
      <w:bookmarkStart w:id="158" w:name="_Toc192716433"/>
      <w:bookmarkStart w:id="159" w:name="_Toc193366937"/>
      <w:r w:rsidRPr="00113134">
        <w:t>2.2.7</w:t>
      </w:r>
      <w:r w:rsidR="00F93DA7" w:rsidRPr="00113134">
        <w:t xml:space="preserve"> Stakeholder Feedback &amp; Iteration</w:t>
      </w:r>
      <w:bookmarkEnd w:id="157"/>
      <w:bookmarkEnd w:id="158"/>
      <w:bookmarkEnd w:id="159"/>
    </w:p>
    <w:p w14:paraId="14AE82D4"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After gathering the requirements, it’s important to validate them with stakeholders and users. Feedback from stakeholders like hotel partners, end-users, and business owners will ensure that </w:t>
      </w:r>
      <w:r w:rsidRPr="00113134">
        <w:rPr>
          <w:rFonts w:ascii="Times New Roman" w:eastAsia="Times New Roman" w:hAnsi="Times New Roman" w:cs="Times New Roman"/>
          <w:sz w:val="24"/>
          <w:szCs w:val="24"/>
        </w:rPr>
        <w:lastRenderedPageBreak/>
        <w:t>the platform meets their expectations. Once feedback is gathered, the development team can refine the requirements and adjust the project plan as necessary.</w:t>
      </w:r>
    </w:p>
    <w:p w14:paraId="05DDB558" w14:textId="597A818E" w:rsidR="00F93DA7" w:rsidRPr="00113134" w:rsidRDefault="00F93DA7" w:rsidP="00F93DA7">
      <w:pPr>
        <w:spacing w:after="0" w:line="240" w:lineRule="auto"/>
        <w:rPr>
          <w:rFonts w:ascii="Times New Roman" w:eastAsia="Times New Roman" w:hAnsi="Times New Roman" w:cs="Times New Roman"/>
          <w:sz w:val="24"/>
          <w:szCs w:val="24"/>
        </w:rPr>
      </w:pPr>
    </w:p>
    <w:p w14:paraId="25829888" w14:textId="334FB228" w:rsidR="00F93DA7" w:rsidRPr="00113134" w:rsidRDefault="00D319CB" w:rsidP="00BE23FD">
      <w:pPr>
        <w:pStyle w:val="Heading3"/>
      </w:pPr>
      <w:bookmarkStart w:id="160" w:name="_Toc190468705"/>
      <w:bookmarkStart w:id="161" w:name="_Toc192716434"/>
      <w:bookmarkStart w:id="162" w:name="_Toc193366938"/>
      <w:r w:rsidRPr="00113134">
        <w:t>2.2.8</w:t>
      </w:r>
      <w:r w:rsidR="00F93DA7" w:rsidRPr="00113134">
        <w:t xml:space="preserve"> Conclusion</w:t>
      </w:r>
      <w:bookmarkEnd w:id="160"/>
      <w:bookmarkEnd w:id="161"/>
      <w:bookmarkEnd w:id="162"/>
    </w:p>
    <w:p w14:paraId="1E226FA7"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Effective requirement gathering will ensure that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meets user needs, adheres to technical specifications, and achieves business objectives. The requirements gathered will serve as the foundation for the platform’s design, development, and eventual deployment.</w:t>
      </w:r>
    </w:p>
    <w:p w14:paraId="75A21AF1" w14:textId="355605ED" w:rsidR="00F93DA7" w:rsidRPr="00113134" w:rsidRDefault="00D319CB" w:rsidP="00BE23FD">
      <w:pPr>
        <w:pStyle w:val="Heading2"/>
        <w:rPr>
          <w:rFonts w:ascii="Times New Roman" w:hAnsi="Times New Roman" w:cs="Times New Roman"/>
        </w:rPr>
      </w:pPr>
      <w:r w:rsidRPr="00113134">
        <w:rPr>
          <w:rFonts w:ascii="Times New Roman" w:eastAsia="Times New Roman" w:hAnsi="Times New Roman" w:cs="Times New Roman"/>
        </w:rPr>
        <w:br/>
      </w:r>
      <w:r w:rsidRPr="00113134">
        <w:rPr>
          <w:rFonts w:ascii="Times New Roman" w:eastAsia="Times New Roman" w:hAnsi="Times New Roman" w:cs="Times New Roman"/>
        </w:rPr>
        <w:br/>
      </w:r>
      <w:bookmarkStart w:id="163" w:name="_Toc190468706"/>
      <w:bookmarkStart w:id="164" w:name="_Toc192716435"/>
      <w:bookmarkStart w:id="165" w:name="_Toc193366939"/>
      <w:r w:rsidRPr="00113134">
        <w:rPr>
          <w:rFonts w:ascii="Times New Roman" w:hAnsi="Times New Roman" w:cs="Times New Roman"/>
        </w:rPr>
        <w:t xml:space="preserve">2.3 </w:t>
      </w:r>
      <w:r w:rsidR="00F93DA7" w:rsidRPr="00113134">
        <w:rPr>
          <w:rFonts w:ascii="Times New Roman" w:hAnsi="Times New Roman" w:cs="Times New Roman"/>
        </w:rPr>
        <w:t>Refined Resource Identification for Pathfinder.lk</w:t>
      </w:r>
      <w:bookmarkEnd w:id="163"/>
      <w:bookmarkEnd w:id="164"/>
      <w:bookmarkEnd w:id="165"/>
    </w:p>
    <w:p w14:paraId="66F07B72" w14:textId="0367B2CC" w:rsidR="00F93DA7" w:rsidRPr="00113134" w:rsidRDefault="00D319CB" w:rsidP="00BE23FD">
      <w:pPr>
        <w:pStyle w:val="Heading3"/>
      </w:pPr>
      <w:bookmarkStart w:id="166" w:name="_Toc190468707"/>
      <w:bookmarkStart w:id="167" w:name="_Toc192716436"/>
      <w:bookmarkStart w:id="168" w:name="_Toc193366940"/>
      <w:r w:rsidRPr="00113134">
        <w:t xml:space="preserve">2.3.1 </w:t>
      </w:r>
      <w:r w:rsidR="00F93DA7" w:rsidRPr="00113134">
        <w:t>The development of Pathfinder.lk, a web-based platform, will be handled by a focused team consisting of the following roles:</w:t>
      </w:r>
      <w:bookmarkEnd w:id="166"/>
      <w:bookmarkEnd w:id="167"/>
      <w:bookmarkEnd w:id="168"/>
    </w:p>
    <w:p w14:paraId="32BCB3D5" w14:textId="77777777" w:rsidR="00F93DA7" w:rsidRPr="00113134" w:rsidRDefault="00F93DA7" w:rsidP="00003F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Project Manager</w:t>
      </w:r>
    </w:p>
    <w:p w14:paraId="0C4BD00B" w14:textId="77777777" w:rsidR="00F93DA7" w:rsidRPr="00113134" w:rsidRDefault="00F93DA7" w:rsidP="00003F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Web Developer</w:t>
      </w:r>
    </w:p>
    <w:p w14:paraId="5378EB6B" w14:textId="77777777" w:rsidR="00F93DA7" w:rsidRPr="00113134" w:rsidRDefault="00F93DA7" w:rsidP="00003F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Database Developer</w:t>
      </w:r>
    </w:p>
    <w:p w14:paraId="60EC5544" w14:textId="77777777" w:rsidR="00F93DA7" w:rsidRPr="00113134" w:rsidRDefault="00F93DA7" w:rsidP="00003F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UI/UX Developer</w:t>
      </w:r>
    </w:p>
    <w:p w14:paraId="658FF308" w14:textId="77777777" w:rsidR="00F93DA7" w:rsidRPr="00113134" w:rsidRDefault="00F93DA7" w:rsidP="00003F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System Analyst</w:t>
      </w:r>
    </w:p>
    <w:p w14:paraId="5BF07913" w14:textId="17AB7E4A" w:rsidR="00F93DA7" w:rsidRPr="00113134" w:rsidRDefault="00F93DA7" w:rsidP="00D319CB">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Here's a breakdown of how these roles align with resource requirements and responsibilities:</w:t>
      </w:r>
    </w:p>
    <w:p w14:paraId="484CA914"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Project Manager</w:t>
      </w:r>
    </w:p>
    <w:p w14:paraId="3FFF3B55" w14:textId="2918A411" w:rsidR="00F93DA7" w:rsidRPr="00113134" w:rsidRDefault="00F93DA7" w:rsidP="00003FA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Responsibilities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3D940844" w14:textId="77777777" w:rsidR="00F93DA7" w:rsidRPr="00113134" w:rsidRDefault="00F93DA7" w:rsidP="00003FA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Oversees the project from initiation to completion.</w:t>
      </w:r>
    </w:p>
    <w:p w14:paraId="730DF11E" w14:textId="77777777" w:rsidR="00F93DA7" w:rsidRPr="00113134" w:rsidRDefault="00F93DA7" w:rsidP="00003FA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Coordinates the work between the development team and stakeholders (e.g., hotel partners, users).</w:t>
      </w:r>
    </w:p>
    <w:p w14:paraId="78E7F29F" w14:textId="0C833531" w:rsidR="00F93DA7" w:rsidRPr="00113134" w:rsidRDefault="00F93DA7" w:rsidP="00003FA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Ensures deadlines, budgets, and project goals are met.</w:t>
      </w:r>
      <w:r w:rsidR="00D319CB" w:rsidRPr="00113134">
        <w:rPr>
          <w:rFonts w:ascii="Times New Roman" w:eastAsia="Times New Roman" w:hAnsi="Times New Roman" w:cs="Times New Roman"/>
          <w:sz w:val="24"/>
          <w:szCs w:val="24"/>
        </w:rPr>
        <w:br/>
      </w:r>
    </w:p>
    <w:p w14:paraId="7553BF29" w14:textId="209C417D" w:rsidR="00F93DA7" w:rsidRPr="00113134" w:rsidRDefault="00F93DA7" w:rsidP="00003FA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Skills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28D97C69" w14:textId="77777777" w:rsidR="00F93DA7" w:rsidRPr="00113134" w:rsidRDefault="00F93DA7" w:rsidP="00003FA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Leadership, communication, project planning, resource management, risk management.</w:t>
      </w:r>
    </w:p>
    <w:p w14:paraId="3A868D01"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Web Developer</w:t>
      </w:r>
    </w:p>
    <w:p w14:paraId="56DC366E" w14:textId="25892417" w:rsidR="00F93DA7" w:rsidRPr="00113134" w:rsidRDefault="00F93DA7" w:rsidP="00003F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Responsibilities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5920F659" w14:textId="77777777" w:rsidR="00F93DA7" w:rsidRPr="00113134" w:rsidRDefault="00F93DA7" w:rsidP="00003FA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 xml:space="preserve">Responsible for developing the frontend and backend aspects of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ensuring smooth interaction between the user interface and database.</w:t>
      </w:r>
    </w:p>
    <w:p w14:paraId="60978CBF" w14:textId="193A4B5E" w:rsidR="00F93DA7" w:rsidRPr="00113134" w:rsidRDefault="00F93DA7" w:rsidP="00003FA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Integrates the design with functional code and ensures cross-browser compatibility.</w:t>
      </w:r>
      <w:r w:rsidR="00D319CB" w:rsidRPr="00113134">
        <w:rPr>
          <w:rFonts w:ascii="Times New Roman" w:eastAsia="Times New Roman" w:hAnsi="Times New Roman" w:cs="Times New Roman"/>
          <w:sz w:val="24"/>
          <w:szCs w:val="24"/>
        </w:rPr>
        <w:br/>
      </w:r>
    </w:p>
    <w:p w14:paraId="30FF621D" w14:textId="6C6A13C9" w:rsidR="00F93DA7" w:rsidRPr="00113134" w:rsidRDefault="00F93DA7" w:rsidP="00003F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Skills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5063CD7F" w14:textId="77777777" w:rsidR="00F93DA7" w:rsidRPr="00113134" w:rsidRDefault="00F93DA7" w:rsidP="00003FA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Frontend: HTML5, CSS3, JavaScript, React.js or Vue.js (or any preferred framework).</w:t>
      </w:r>
    </w:p>
    <w:p w14:paraId="1FCF6E9C" w14:textId="77777777" w:rsidR="00F93DA7" w:rsidRPr="00113134" w:rsidRDefault="00F93DA7" w:rsidP="00003FA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Backend: PHP, Node.js, Python.</w:t>
      </w:r>
    </w:p>
    <w:p w14:paraId="73D3189B" w14:textId="77777777" w:rsidR="00F93DA7" w:rsidRPr="00113134" w:rsidRDefault="00F93DA7" w:rsidP="00003FA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API integration (RESTful or </w:t>
      </w:r>
      <w:proofErr w:type="spellStart"/>
      <w:r w:rsidRPr="00113134">
        <w:rPr>
          <w:rFonts w:ascii="Times New Roman" w:eastAsia="Times New Roman" w:hAnsi="Times New Roman" w:cs="Times New Roman"/>
          <w:sz w:val="24"/>
          <w:szCs w:val="24"/>
        </w:rPr>
        <w:t>GraphQL</w:t>
      </w:r>
      <w:proofErr w:type="spellEnd"/>
      <w:r w:rsidRPr="00113134">
        <w:rPr>
          <w:rFonts w:ascii="Times New Roman" w:eastAsia="Times New Roman" w:hAnsi="Times New Roman" w:cs="Times New Roman"/>
          <w:sz w:val="24"/>
          <w:szCs w:val="24"/>
        </w:rPr>
        <w:t>), version control (Git), testing frameworks.</w:t>
      </w:r>
    </w:p>
    <w:p w14:paraId="0463EC85" w14:textId="63FFA774" w:rsidR="00F93DA7" w:rsidRPr="00113134" w:rsidRDefault="00E909CD"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br/>
      </w:r>
      <w:r w:rsidR="00C32A99" w:rsidRPr="00113134">
        <w:rPr>
          <w:rFonts w:ascii="Times New Roman" w:eastAsia="Times New Roman" w:hAnsi="Times New Roman" w:cs="Times New Roman"/>
          <w:b/>
          <w:bCs/>
          <w:sz w:val="24"/>
          <w:szCs w:val="24"/>
        </w:rPr>
        <w:br/>
      </w:r>
      <w:r w:rsidR="00F93DA7" w:rsidRPr="00113134">
        <w:rPr>
          <w:rFonts w:ascii="Times New Roman" w:eastAsia="Times New Roman" w:hAnsi="Times New Roman" w:cs="Times New Roman"/>
          <w:b/>
          <w:bCs/>
          <w:sz w:val="24"/>
          <w:szCs w:val="24"/>
        </w:rPr>
        <w:t>Database Developer</w:t>
      </w:r>
    </w:p>
    <w:p w14:paraId="087567B0" w14:textId="3C860087" w:rsidR="00F93DA7" w:rsidRPr="00113134" w:rsidRDefault="00F93DA7" w:rsidP="00003FA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Responsibilities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1B177559" w14:textId="77777777" w:rsidR="00F93DA7" w:rsidRPr="00113134" w:rsidRDefault="00F93DA7" w:rsidP="00003FA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Designs, implements, and maintains the database system for the platform.</w:t>
      </w:r>
    </w:p>
    <w:p w14:paraId="6DFDA9D3" w14:textId="77777777" w:rsidR="00F93DA7" w:rsidRPr="00113134" w:rsidRDefault="00F93DA7" w:rsidP="00003FA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Ensures data integrity, security, and efficient querying for fast load times.</w:t>
      </w:r>
    </w:p>
    <w:p w14:paraId="37690355" w14:textId="7BCF1447" w:rsidR="00F93DA7" w:rsidRPr="00113134" w:rsidRDefault="00F93DA7" w:rsidP="00003FA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Manages data migration and scaling as required.</w:t>
      </w:r>
      <w:r w:rsidR="00D319CB" w:rsidRPr="00113134">
        <w:rPr>
          <w:rFonts w:ascii="Times New Roman" w:eastAsia="Times New Roman" w:hAnsi="Times New Roman" w:cs="Times New Roman"/>
          <w:sz w:val="24"/>
          <w:szCs w:val="24"/>
        </w:rPr>
        <w:br/>
      </w:r>
    </w:p>
    <w:p w14:paraId="52B19B23" w14:textId="5249F4CF" w:rsidR="00F93DA7" w:rsidRPr="00113134" w:rsidRDefault="00F93DA7" w:rsidP="00003FA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Skills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02995D98" w14:textId="77777777" w:rsidR="00F93DA7" w:rsidRPr="00113134" w:rsidRDefault="00F93DA7" w:rsidP="00003FA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MySQL, PostgreSQL (or other relational database management systems).</w:t>
      </w:r>
    </w:p>
    <w:p w14:paraId="50A83575" w14:textId="77777777" w:rsidR="00F93DA7" w:rsidRPr="00113134" w:rsidRDefault="00F93DA7" w:rsidP="00003FA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Database schema design, optimization, backup and recovery, query tuning.</w:t>
      </w:r>
    </w:p>
    <w:p w14:paraId="6017ADE9"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UI/UX Developer</w:t>
      </w:r>
    </w:p>
    <w:p w14:paraId="07779D6A" w14:textId="7A417D57" w:rsidR="00F93DA7" w:rsidRPr="00113134" w:rsidRDefault="00F93DA7" w:rsidP="00003FA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Responsibilities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12DE8FDA" w14:textId="77777777" w:rsidR="00F93DA7" w:rsidRPr="00113134" w:rsidRDefault="00F93DA7" w:rsidP="00003FA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Designs the user interface (UI) and ensures a smooth and intuitive user experience (UX).</w:t>
      </w:r>
    </w:p>
    <w:p w14:paraId="7F415557" w14:textId="77777777" w:rsidR="00F93DA7" w:rsidRPr="00113134" w:rsidRDefault="00F93DA7" w:rsidP="00003FA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Works on wireframes, prototypes, and high-fidelity designs based on user feedback and testing.</w:t>
      </w:r>
    </w:p>
    <w:p w14:paraId="0873DED3" w14:textId="3D727222" w:rsidR="00F93DA7" w:rsidRPr="00113134" w:rsidRDefault="00F93DA7" w:rsidP="00003FA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Ensures the platform is mobile-responsive and accessible to a wide range of users.</w:t>
      </w:r>
      <w:r w:rsidR="00D319CB" w:rsidRPr="00113134">
        <w:rPr>
          <w:rFonts w:ascii="Times New Roman" w:eastAsia="Times New Roman" w:hAnsi="Times New Roman" w:cs="Times New Roman"/>
          <w:sz w:val="24"/>
          <w:szCs w:val="24"/>
        </w:rPr>
        <w:br/>
      </w:r>
    </w:p>
    <w:p w14:paraId="6037EDA3" w14:textId="6A91622F" w:rsidR="00F93DA7" w:rsidRPr="00113134" w:rsidRDefault="00F93DA7" w:rsidP="00003FA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Skills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5CA46DC4" w14:textId="77777777" w:rsidR="00F93DA7" w:rsidRPr="00113134" w:rsidRDefault="00F93DA7" w:rsidP="00003FA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UI/UX design, prototyping tools (e.g., Figma, Adobe XD), design principles, wireframing, user research, interaction design.</w:t>
      </w:r>
    </w:p>
    <w:p w14:paraId="2B13D318" w14:textId="77777777" w:rsidR="00F93DA7" w:rsidRPr="00113134" w:rsidRDefault="00F93DA7" w:rsidP="00003FA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Frontend coding skills: HTML5, CSS3, JavaScript for implementing the design.</w:t>
      </w:r>
    </w:p>
    <w:p w14:paraId="3295FFDC"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System Analyst</w:t>
      </w:r>
    </w:p>
    <w:p w14:paraId="3F8560FB" w14:textId="66708B20" w:rsidR="00F93DA7" w:rsidRPr="00113134" w:rsidRDefault="00F93DA7" w:rsidP="00003FA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Responsibilities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7AE650A7" w14:textId="77777777" w:rsidR="00F93DA7" w:rsidRPr="00113134" w:rsidRDefault="00F93DA7" w:rsidP="00003FA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Gathers, analyzes, and documents system requirements from stakeholders (e.g., hotel partners, users).</w:t>
      </w:r>
    </w:p>
    <w:p w14:paraId="70B0FDD7" w14:textId="77777777" w:rsidR="00F93DA7" w:rsidRPr="00113134" w:rsidRDefault="00F93DA7" w:rsidP="00003FA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Acts as the bridge between business requirements and technical specifications.</w:t>
      </w:r>
    </w:p>
    <w:p w14:paraId="510725F4" w14:textId="0696339A" w:rsidR="00F93DA7" w:rsidRPr="00113134" w:rsidRDefault="00F93DA7" w:rsidP="00003FA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Works closely with the development team to ensure that the system is aligned with user and business needs.</w:t>
      </w:r>
      <w:r w:rsidR="00D319CB" w:rsidRPr="00113134">
        <w:rPr>
          <w:rFonts w:ascii="Times New Roman" w:eastAsia="Times New Roman" w:hAnsi="Times New Roman" w:cs="Times New Roman"/>
          <w:sz w:val="24"/>
          <w:szCs w:val="24"/>
        </w:rPr>
        <w:br/>
      </w:r>
    </w:p>
    <w:p w14:paraId="1A47DD6E" w14:textId="4B4660C7" w:rsidR="00F93DA7" w:rsidRPr="00113134" w:rsidRDefault="00F93DA7" w:rsidP="00003FA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Skills</w:t>
      </w:r>
      <w:r w:rsidRPr="00113134">
        <w:rPr>
          <w:rFonts w:ascii="Times New Roman" w:eastAsia="Times New Roman" w:hAnsi="Times New Roman" w:cs="Times New Roman"/>
          <w:sz w:val="24"/>
          <w:szCs w:val="24"/>
        </w:rPr>
        <w:t>:</w:t>
      </w:r>
      <w:r w:rsidR="00D319CB" w:rsidRPr="00113134">
        <w:rPr>
          <w:rFonts w:ascii="Times New Roman" w:eastAsia="Times New Roman" w:hAnsi="Times New Roman" w:cs="Times New Roman"/>
          <w:sz w:val="24"/>
          <w:szCs w:val="24"/>
        </w:rPr>
        <w:br/>
      </w:r>
    </w:p>
    <w:p w14:paraId="52068BFE" w14:textId="77777777" w:rsidR="00F93DA7" w:rsidRPr="00113134" w:rsidRDefault="00F93DA7" w:rsidP="00003FA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Requirements analysis, business analysis, technical documentation, communication with stakeholders.</w:t>
      </w:r>
    </w:p>
    <w:p w14:paraId="6035709B" w14:textId="77777777" w:rsidR="00F93DA7" w:rsidRPr="00113134" w:rsidRDefault="00F93DA7" w:rsidP="00003FA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Knowledge of web-based platforms, system architecture, and security protocols.</w:t>
      </w:r>
    </w:p>
    <w:p w14:paraId="7D2DC245" w14:textId="65FB9738" w:rsidR="00F93DA7" w:rsidRPr="00113134" w:rsidRDefault="00F93DA7" w:rsidP="00F93DA7">
      <w:pPr>
        <w:spacing w:after="0" w:line="240" w:lineRule="auto"/>
        <w:rPr>
          <w:rFonts w:ascii="Times New Roman" w:eastAsia="Times New Roman" w:hAnsi="Times New Roman" w:cs="Times New Roman"/>
          <w:sz w:val="24"/>
          <w:szCs w:val="24"/>
        </w:rPr>
      </w:pPr>
    </w:p>
    <w:p w14:paraId="5F82DAB5" w14:textId="61C7FF41" w:rsidR="00F93DA7" w:rsidRPr="00113134" w:rsidRDefault="00C32A99" w:rsidP="00BE23FD">
      <w:pPr>
        <w:pStyle w:val="Heading3"/>
      </w:pPr>
      <w:r w:rsidRPr="00113134">
        <w:br/>
      </w:r>
      <w:r w:rsidR="00D319CB" w:rsidRPr="00113134">
        <w:br/>
      </w:r>
      <w:bookmarkStart w:id="169" w:name="_Toc190468708"/>
      <w:bookmarkStart w:id="170" w:name="_Toc192716437"/>
      <w:bookmarkStart w:id="171" w:name="_Toc193366941"/>
      <w:r w:rsidR="00D319CB" w:rsidRPr="00113134">
        <w:t>2.3.2</w:t>
      </w:r>
      <w:r w:rsidR="00F93DA7" w:rsidRPr="00113134">
        <w:t xml:space="preserve"> Technological Resources</w:t>
      </w:r>
      <w:bookmarkEnd w:id="169"/>
      <w:bookmarkEnd w:id="170"/>
      <w:bookmarkEnd w:id="171"/>
    </w:p>
    <w:p w14:paraId="3A0D4585"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Since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is a web-based platform, the technological resources are vital to ensure scalability, responsiveness, and security. Given the roles you mentioned, these tools and platforms are necessary:</w:t>
      </w:r>
    </w:p>
    <w:p w14:paraId="2A30CB25"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Frontend Technologies (Web Developer &amp; UI/UX Developer)</w:t>
      </w:r>
      <w:r w:rsidRPr="00113134">
        <w:rPr>
          <w:rFonts w:ascii="Times New Roman" w:eastAsia="Times New Roman" w:hAnsi="Times New Roman" w:cs="Times New Roman"/>
          <w:sz w:val="24"/>
          <w:szCs w:val="24"/>
        </w:rPr>
        <w:t>:</w:t>
      </w:r>
    </w:p>
    <w:p w14:paraId="2CEE1D63" w14:textId="77777777" w:rsidR="00F93DA7" w:rsidRPr="00113134" w:rsidRDefault="00F93DA7" w:rsidP="00003FA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Frontend Frameworks</w:t>
      </w:r>
      <w:r w:rsidRPr="00113134">
        <w:rPr>
          <w:rFonts w:ascii="Times New Roman" w:eastAsia="Times New Roman" w:hAnsi="Times New Roman" w:cs="Times New Roman"/>
          <w:sz w:val="24"/>
          <w:szCs w:val="24"/>
        </w:rPr>
        <w:t>: React.js, Vue.js, or Angular for building dynamic and responsive web applications.</w:t>
      </w:r>
    </w:p>
    <w:p w14:paraId="45EA3BBA" w14:textId="77777777" w:rsidR="00F93DA7" w:rsidRPr="00113134" w:rsidRDefault="00F93DA7" w:rsidP="00003FA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Design Implementation</w:t>
      </w:r>
      <w:r w:rsidRPr="00113134">
        <w:rPr>
          <w:rFonts w:ascii="Times New Roman" w:eastAsia="Times New Roman" w:hAnsi="Times New Roman" w:cs="Times New Roman"/>
          <w:sz w:val="24"/>
          <w:szCs w:val="24"/>
        </w:rPr>
        <w:t>: HTML5, CSS3, JavaScript (ES6+), and frameworks like Bootstrap or Tailwind CSS for responsive design.</w:t>
      </w:r>
    </w:p>
    <w:p w14:paraId="46022377" w14:textId="77777777" w:rsidR="00F93DA7" w:rsidRPr="00113134" w:rsidRDefault="00F93DA7" w:rsidP="00003FA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Prototyping &amp; Collaboration</w:t>
      </w:r>
      <w:r w:rsidRPr="00113134">
        <w:rPr>
          <w:rFonts w:ascii="Times New Roman" w:eastAsia="Times New Roman" w:hAnsi="Times New Roman" w:cs="Times New Roman"/>
          <w:sz w:val="24"/>
          <w:szCs w:val="24"/>
        </w:rPr>
        <w:t>: Figma or Adobe XD for UI/UX design and collaboration with the development team.</w:t>
      </w:r>
    </w:p>
    <w:p w14:paraId="5B175E5A"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Backend Technologies (Web Developer)</w:t>
      </w:r>
      <w:r w:rsidRPr="00113134">
        <w:rPr>
          <w:rFonts w:ascii="Times New Roman" w:eastAsia="Times New Roman" w:hAnsi="Times New Roman" w:cs="Times New Roman"/>
          <w:sz w:val="24"/>
          <w:szCs w:val="24"/>
        </w:rPr>
        <w:t>:</w:t>
      </w:r>
    </w:p>
    <w:p w14:paraId="2A8B7F88" w14:textId="77777777" w:rsidR="00F93DA7" w:rsidRPr="00113134" w:rsidRDefault="00F93DA7" w:rsidP="00003FA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Programming Languages</w:t>
      </w:r>
      <w:r w:rsidRPr="00113134">
        <w:rPr>
          <w:rFonts w:ascii="Times New Roman" w:eastAsia="Times New Roman" w:hAnsi="Times New Roman" w:cs="Times New Roman"/>
          <w:sz w:val="24"/>
          <w:szCs w:val="24"/>
        </w:rPr>
        <w:t>: PHP, Node.js, or Python for server-side logic.</w:t>
      </w:r>
    </w:p>
    <w:p w14:paraId="44A86045" w14:textId="77777777" w:rsidR="00F93DA7" w:rsidRPr="00113134" w:rsidRDefault="00F93DA7" w:rsidP="00003FA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Web Frameworks</w:t>
      </w:r>
      <w:r w:rsidRPr="00113134">
        <w:rPr>
          <w:rFonts w:ascii="Times New Roman" w:eastAsia="Times New Roman" w:hAnsi="Times New Roman" w:cs="Times New Roman"/>
          <w:sz w:val="24"/>
          <w:szCs w:val="24"/>
        </w:rPr>
        <w:t>: Express (for Node.js), Django or Flask (for Python), Laravel (for PHP).</w:t>
      </w:r>
    </w:p>
    <w:p w14:paraId="0A820512" w14:textId="77777777" w:rsidR="00F93DA7" w:rsidRPr="00113134" w:rsidRDefault="00F93DA7" w:rsidP="00003FA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API Development</w:t>
      </w:r>
      <w:r w:rsidRPr="00113134">
        <w:rPr>
          <w:rFonts w:ascii="Times New Roman" w:eastAsia="Times New Roman" w:hAnsi="Times New Roman" w:cs="Times New Roman"/>
          <w:sz w:val="24"/>
          <w:szCs w:val="24"/>
        </w:rPr>
        <w:t xml:space="preserve">: RESTful APIs or </w:t>
      </w:r>
      <w:proofErr w:type="spellStart"/>
      <w:r w:rsidRPr="00113134">
        <w:rPr>
          <w:rFonts w:ascii="Times New Roman" w:eastAsia="Times New Roman" w:hAnsi="Times New Roman" w:cs="Times New Roman"/>
          <w:sz w:val="24"/>
          <w:szCs w:val="24"/>
        </w:rPr>
        <w:t>GraphQL</w:t>
      </w:r>
      <w:proofErr w:type="spellEnd"/>
      <w:r w:rsidRPr="00113134">
        <w:rPr>
          <w:rFonts w:ascii="Times New Roman" w:eastAsia="Times New Roman" w:hAnsi="Times New Roman" w:cs="Times New Roman"/>
          <w:sz w:val="24"/>
          <w:szCs w:val="24"/>
        </w:rPr>
        <w:t xml:space="preserve"> for seamless data exchange between frontend and backend.</w:t>
      </w:r>
    </w:p>
    <w:p w14:paraId="39093A63"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Database Technologies (Database Developer)</w:t>
      </w:r>
      <w:r w:rsidRPr="00113134">
        <w:rPr>
          <w:rFonts w:ascii="Times New Roman" w:eastAsia="Times New Roman" w:hAnsi="Times New Roman" w:cs="Times New Roman"/>
          <w:sz w:val="24"/>
          <w:szCs w:val="24"/>
        </w:rPr>
        <w:t>:</w:t>
      </w:r>
    </w:p>
    <w:p w14:paraId="3211C04E" w14:textId="77777777" w:rsidR="00F93DA7" w:rsidRPr="00113134" w:rsidRDefault="00F93DA7" w:rsidP="00003FA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Database Management System (DBMS)</w:t>
      </w:r>
      <w:r w:rsidRPr="00113134">
        <w:rPr>
          <w:rFonts w:ascii="Times New Roman" w:eastAsia="Times New Roman" w:hAnsi="Times New Roman" w:cs="Times New Roman"/>
          <w:sz w:val="24"/>
          <w:szCs w:val="24"/>
        </w:rPr>
        <w:t>: MySQL, PostgreSQL, or MongoDB (if using NoSQL).</w:t>
      </w:r>
    </w:p>
    <w:p w14:paraId="6E0B5018" w14:textId="77777777" w:rsidR="00F93DA7" w:rsidRPr="00113134" w:rsidRDefault="00F93DA7" w:rsidP="00003FA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lastRenderedPageBreak/>
        <w:t>Query Optimization &amp; Security</w:t>
      </w:r>
      <w:r w:rsidRPr="00113134">
        <w:rPr>
          <w:rFonts w:ascii="Times New Roman" w:eastAsia="Times New Roman" w:hAnsi="Times New Roman" w:cs="Times New Roman"/>
          <w:sz w:val="24"/>
          <w:szCs w:val="24"/>
        </w:rPr>
        <w:t>: Use of indexing, caching, and encryption for data security and performance.</w:t>
      </w:r>
    </w:p>
    <w:p w14:paraId="430C87CE"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Hosting &amp; Deployment</w:t>
      </w:r>
      <w:r w:rsidRPr="00113134">
        <w:rPr>
          <w:rFonts w:ascii="Times New Roman" w:eastAsia="Times New Roman" w:hAnsi="Times New Roman" w:cs="Times New Roman"/>
          <w:sz w:val="24"/>
          <w:szCs w:val="24"/>
        </w:rPr>
        <w:t>:</w:t>
      </w:r>
    </w:p>
    <w:p w14:paraId="52C2B0A4" w14:textId="77777777" w:rsidR="00F93DA7" w:rsidRPr="00113134" w:rsidRDefault="00F93DA7" w:rsidP="00003FA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Web Hosting</w:t>
      </w:r>
      <w:r w:rsidRPr="00113134">
        <w:rPr>
          <w:rFonts w:ascii="Times New Roman" w:eastAsia="Times New Roman" w:hAnsi="Times New Roman" w:cs="Times New Roman"/>
          <w:sz w:val="24"/>
          <w:szCs w:val="24"/>
        </w:rPr>
        <w:t xml:space="preserve">: Cloud platforms like AWS, Google Cloud, or </w:t>
      </w:r>
      <w:proofErr w:type="spellStart"/>
      <w:r w:rsidRPr="00113134">
        <w:rPr>
          <w:rFonts w:ascii="Times New Roman" w:eastAsia="Times New Roman" w:hAnsi="Times New Roman" w:cs="Times New Roman"/>
          <w:sz w:val="24"/>
          <w:szCs w:val="24"/>
        </w:rPr>
        <w:t>DigitalOcean</w:t>
      </w:r>
      <w:proofErr w:type="spellEnd"/>
      <w:r w:rsidRPr="00113134">
        <w:rPr>
          <w:rFonts w:ascii="Times New Roman" w:eastAsia="Times New Roman" w:hAnsi="Times New Roman" w:cs="Times New Roman"/>
          <w:sz w:val="24"/>
          <w:szCs w:val="24"/>
        </w:rPr>
        <w:t xml:space="preserve"> for hosting the website.</w:t>
      </w:r>
    </w:p>
    <w:p w14:paraId="11FF765F" w14:textId="77777777" w:rsidR="00F93DA7" w:rsidRPr="00113134" w:rsidRDefault="00F93DA7" w:rsidP="00003FA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CI/CD Pipelines</w:t>
      </w:r>
      <w:r w:rsidRPr="00113134">
        <w:rPr>
          <w:rFonts w:ascii="Times New Roman" w:eastAsia="Times New Roman" w:hAnsi="Times New Roman" w:cs="Times New Roman"/>
          <w:sz w:val="24"/>
          <w:szCs w:val="24"/>
        </w:rPr>
        <w:t xml:space="preserve">: Jenkins, GitLab CI, or </w:t>
      </w:r>
      <w:proofErr w:type="spellStart"/>
      <w:r w:rsidRPr="00113134">
        <w:rPr>
          <w:rFonts w:ascii="Times New Roman" w:eastAsia="Times New Roman" w:hAnsi="Times New Roman" w:cs="Times New Roman"/>
          <w:sz w:val="24"/>
          <w:szCs w:val="24"/>
        </w:rPr>
        <w:t>CircleCI</w:t>
      </w:r>
      <w:proofErr w:type="spellEnd"/>
      <w:r w:rsidRPr="00113134">
        <w:rPr>
          <w:rFonts w:ascii="Times New Roman" w:eastAsia="Times New Roman" w:hAnsi="Times New Roman" w:cs="Times New Roman"/>
          <w:sz w:val="24"/>
          <w:szCs w:val="24"/>
        </w:rPr>
        <w:t xml:space="preserve"> for continuous integration and deployment.</w:t>
      </w:r>
    </w:p>
    <w:p w14:paraId="106CD87B" w14:textId="77777777" w:rsidR="00F93DA7" w:rsidRPr="00113134" w:rsidRDefault="00F93DA7" w:rsidP="00003FA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Monitoring Tools</w:t>
      </w:r>
      <w:r w:rsidRPr="00113134">
        <w:rPr>
          <w:rFonts w:ascii="Times New Roman" w:eastAsia="Times New Roman" w:hAnsi="Times New Roman" w:cs="Times New Roman"/>
          <w:sz w:val="24"/>
          <w:szCs w:val="24"/>
        </w:rPr>
        <w:t>: New Relic, Datadog, or Google Analytics for monitoring website performance, traffic, and user behavior.</w:t>
      </w:r>
    </w:p>
    <w:p w14:paraId="3AB9A27A" w14:textId="30061144" w:rsidR="00F93DA7" w:rsidRPr="00113134" w:rsidRDefault="00F93DA7" w:rsidP="00F93DA7">
      <w:pPr>
        <w:spacing w:after="0" w:line="240" w:lineRule="auto"/>
        <w:rPr>
          <w:rFonts w:ascii="Times New Roman" w:eastAsia="Times New Roman" w:hAnsi="Times New Roman" w:cs="Times New Roman"/>
          <w:sz w:val="24"/>
          <w:szCs w:val="24"/>
        </w:rPr>
      </w:pPr>
    </w:p>
    <w:p w14:paraId="7E9AFA35" w14:textId="1531A12F" w:rsidR="00F93DA7" w:rsidRPr="00113134" w:rsidRDefault="00D319CB" w:rsidP="00BE23FD">
      <w:pPr>
        <w:pStyle w:val="Heading3"/>
      </w:pPr>
      <w:r w:rsidRPr="00113134">
        <w:br/>
      </w:r>
      <w:r w:rsidR="00E909CD" w:rsidRPr="00113134">
        <w:br/>
      </w:r>
      <w:bookmarkStart w:id="172" w:name="_Toc190468709"/>
      <w:bookmarkStart w:id="173" w:name="_Toc192716438"/>
      <w:bookmarkStart w:id="174" w:name="_Toc193366942"/>
      <w:r w:rsidRPr="00113134">
        <w:t>2.3.</w:t>
      </w:r>
      <w:r w:rsidR="00F93DA7" w:rsidRPr="00113134">
        <w:t>3 Financial Resources</w:t>
      </w:r>
      <w:bookmarkEnd w:id="172"/>
      <w:bookmarkEnd w:id="173"/>
      <w:bookmarkEnd w:id="174"/>
    </w:p>
    <w:p w14:paraId="1A7DC5EE"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Development Budget</w:t>
      </w:r>
      <w:r w:rsidRPr="00113134">
        <w:rPr>
          <w:rFonts w:ascii="Times New Roman" w:eastAsia="Times New Roman" w:hAnsi="Times New Roman" w:cs="Times New Roman"/>
          <w:sz w:val="24"/>
          <w:szCs w:val="24"/>
        </w:rPr>
        <w:t>:</w:t>
      </w:r>
    </w:p>
    <w:p w14:paraId="661F0CE8" w14:textId="77777777" w:rsidR="00F93DA7" w:rsidRPr="00113134" w:rsidRDefault="00F93DA7" w:rsidP="00003FA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budget allocation for the web-based platform will cover the salaries of the development team, software licenses, tools (such as design and development software), and cloud infrastructure.</w:t>
      </w:r>
    </w:p>
    <w:p w14:paraId="503F0B21"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Marketing Budget</w:t>
      </w:r>
      <w:r w:rsidRPr="00113134">
        <w:rPr>
          <w:rFonts w:ascii="Times New Roman" w:eastAsia="Times New Roman" w:hAnsi="Times New Roman" w:cs="Times New Roman"/>
          <w:sz w:val="24"/>
          <w:szCs w:val="24"/>
        </w:rPr>
        <w:t>:</w:t>
      </w:r>
    </w:p>
    <w:p w14:paraId="1D9ACB94" w14:textId="77777777" w:rsidR="00F93DA7" w:rsidRPr="00113134" w:rsidRDefault="00F93DA7" w:rsidP="00003FA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If marketing efforts are outsourced or handled in-house, this budget should cover digital marketing campaigns (social media ads, SEO), partnerships, and influencer collaborations, specifically targeting Sri Lankan tourists or travelers.</w:t>
      </w:r>
    </w:p>
    <w:p w14:paraId="5680B765"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Operational Costs</w:t>
      </w:r>
      <w:r w:rsidRPr="00113134">
        <w:rPr>
          <w:rFonts w:ascii="Times New Roman" w:eastAsia="Times New Roman" w:hAnsi="Times New Roman" w:cs="Times New Roman"/>
          <w:sz w:val="24"/>
          <w:szCs w:val="24"/>
        </w:rPr>
        <w:t>:</w:t>
      </w:r>
    </w:p>
    <w:p w14:paraId="2308743C" w14:textId="77777777" w:rsidR="00F93DA7" w:rsidRPr="00113134" w:rsidRDefault="00F93DA7" w:rsidP="00003FA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Ongoing cloud hosting costs (e.g., AWS S3 for storage, RDS for database management).</w:t>
      </w:r>
    </w:p>
    <w:p w14:paraId="165FF3C5" w14:textId="77777777" w:rsidR="00F93DA7" w:rsidRPr="00113134" w:rsidRDefault="00F93DA7" w:rsidP="00003FA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Maintenance and security patches for the platform.</w:t>
      </w:r>
    </w:p>
    <w:p w14:paraId="7A179B76" w14:textId="77777777" w:rsidR="00F93DA7" w:rsidRPr="00113134" w:rsidRDefault="00F93DA7" w:rsidP="00003FA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Payment gateway integration costs (e.g., PayPal, Stripe).</w:t>
      </w:r>
    </w:p>
    <w:p w14:paraId="76B40855" w14:textId="06486F0E" w:rsidR="00F93DA7" w:rsidRPr="00113134" w:rsidRDefault="00F93DA7" w:rsidP="00F93DA7">
      <w:pPr>
        <w:spacing w:after="0" w:line="240" w:lineRule="auto"/>
        <w:rPr>
          <w:rFonts w:ascii="Times New Roman" w:eastAsia="Times New Roman" w:hAnsi="Times New Roman" w:cs="Times New Roman"/>
          <w:sz w:val="24"/>
          <w:szCs w:val="24"/>
        </w:rPr>
      </w:pPr>
    </w:p>
    <w:p w14:paraId="73B0987E" w14:textId="27826F1D" w:rsidR="00F93DA7" w:rsidRPr="00113134" w:rsidRDefault="00D319CB" w:rsidP="00B94CC0">
      <w:pPr>
        <w:pStyle w:val="Caption"/>
        <w:rPr>
          <w:rFonts w:ascii="Times New Roman" w:hAnsi="Times New Roman" w:cs="Times New Roman"/>
        </w:rPr>
      </w:pPr>
      <w:bookmarkStart w:id="175" w:name="_Toc190468710"/>
      <w:bookmarkStart w:id="176" w:name="_Toc192716439"/>
      <w:r w:rsidRPr="00113134">
        <w:rPr>
          <w:rFonts w:ascii="Times New Roman" w:hAnsi="Times New Roman" w:cs="Times New Roman"/>
        </w:rPr>
        <w:t>2.3.4</w:t>
      </w:r>
      <w:r w:rsidR="00F93DA7" w:rsidRPr="00113134">
        <w:rPr>
          <w:rFonts w:ascii="Times New Roman" w:hAnsi="Times New Roman" w:cs="Times New Roman"/>
        </w:rPr>
        <w:t xml:space="preserve"> </w:t>
      </w:r>
      <w:r w:rsidR="00B94CC0" w:rsidRPr="00113134">
        <w:rPr>
          <w:rFonts w:ascii="Times New Roman" w:hAnsi="Times New Roman" w:cs="Times New Roman"/>
        </w:rPr>
        <w:t xml:space="preserve">Table </w:t>
      </w:r>
      <w:r w:rsidR="00B94CC0" w:rsidRPr="00113134">
        <w:rPr>
          <w:rFonts w:ascii="Times New Roman" w:hAnsi="Times New Roman" w:cs="Times New Roman"/>
        </w:rPr>
        <w:fldChar w:fldCharType="begin"/>
      </w:r>
      <w:r w:rsidR="00B94CC0" w:rsidRPr="00113134">
        <w:rPr>
          <w:rFonts w:ascii="Times New Roman" w:hAnsi="Times New Roman" w:cs="Times New Roman"/>
        </w:rPr>
        <w:instrText xml:space="preserve"> SEQ Table \* ARABIC </w:instrText>
      </w:r>
      <w:r w:rsidR="00B94CC0" w:rsidRPr="00113134">
        <w:rPr>
          <w:rFonts w:ascii="Times New Roman" w:hAnsi="Times New Roman" w:cs="Times New Roman"/>
        </w:rPr>
        <w:fldChar w:fldCharType="separate"/>
      </w:r>
      <w:r w:rsidR="00DC6867" w:rsidRPr="00113134">
        <w:rPr>
          <w:rFonts w:ascii="Times New Roman" w:hAnsi="Times New Roman" w:cs="Times New Roman"/>
          <w:noProof/>
        </w:rPr>
        <w:t>1</w:t>
      </w:r>
      <w:r w:rsidR="00B94CC0" w:rsidRPr="00113134">
        <w:rPr>
          <w:rFonts w:ascii="Times New Roman" w:hAnsi="Times New Roman" w:cs="Times New Roman"/>
        </w:rPr>
        <w:fldChar w:fldCharType="end"/>
      </w:r>
      <w:r w:rsidR="00B94CC0" w:rsidRPr="00113134">
        <w:rPr>
          <w:rFonts w:ascii="Times New Roman" w:hAnsi="Times New Roman" w:cs="Times New Roman"/>
        </w:rPr>
        <w:t xml:space="preserve"> </w:t>
      </w:r>
      <w:r w:rsidR="00F93DA7" w:rsidRPr="00113134">
        <w:rPr>
          <w:rFonts w:ascii="Times New Roman" w:hAnsi="Times New Roman" w:cs="Times New Roman"/>
        </w:rPr>
        <w:t>Time Resources</w:t>
      </w:r>
      <w:bookmarkEnd w:id="175"/>
      <w:bookmarkEnd w:id="176"/>
    </w:p>
    <w:p w14:paraId="58D6FE1A" w14:textId="2D05DA04"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The timeline for development, considering the streamlined team and resources, could be estimated as:</w:t>
      </w:r>
      <w:r w:rsidR="00CB6A75" w:rsidRPr="00113134">
        <w:rPr>
          <w:rFonts w:ascii="Times New Roman" w:eastAsia="Times New Roman" w:hAnsi="Times New Roman" w:cs="Times New Roman"/>
          <w:sz w:val="24"/>
          <w:szCs w:val="24"/>
        </w:rPr>
        <w:br/>
      </w:r>
      <w:r w:rsidR="00CB6A75" w:rsidRPr="00113134">
        <w:rPr>
          <w:rFonts w:ascii="Times New Roman" w:eastAsia="Times New Roman" w:hAnsi="Times New Roman" w:cs="Times New Roman"/>
          <w:sz w:val="24"/>
          <w:szCs w:val="24"/>
        </w:rPr>
        <w:br/>
      </w:r>
      <w:r w:rsidR="00CB6A75" w:rsidRPr="00113134">
        <w:rPr>
          <w:rFonts w:ascii="Times New Roman" w:eastAsia="Times New Roman" w:hAnsi="Times New Roman" w:cs="Times New Roman"/>
          <w:sz w:val="24"/>
          <w:szCs w:val="24"/>
        </w:rPr>
        <w:br/>
      </w:r>
      <w:r w:rsidR="00CB6A75" w:rsidRPr="00113134">
        <w:rPr>
          <w:rFonts w:ascii="Times New Roman" w:eastAsia="Times New Roman" w:hAnsi="Times New Roman" w:cs="Times New Roman"/>
          <w:sz w:val="24"/>
          <w:szCs w:val="24"/>
        </w:rPr>
        <w:br/>
      </w:r>
      <w:r w:rsidR="00CB6A75" w:rsidRPr="00113134">
        <w:rPr>
          <w:rFonts w:ascii="Times New Roman" w:eastAsia="Times New Roman" w:hAnsi="Times New Roman" w:cs="Times New Roman"/>
          <w:sz w:val="24"/>
          <w:szCs w:val="24"/>
        </w:rPr>
        <w:br/>
      </w:r>
      <w:r w:rsidR="00CB6A75" w:rsidRPr="00113134">
        <w:rPr>
          <w:rFonts w:ascii="Times New Roman" w:eastAsia="Times New Roman" w:hAnsi="Times New Roman" w:cs="Times New Roman"/>
          <w:sz w:val="24"/>
          <w:szCs w:val="24"/>
        </w:rPr>
        <w:lastRenderedPageBreak/>
        <w:br/>
      </w:r>
    </w:p>
    <w:tbl>
      <w:tblPr>
        <w:tblW w:w="10520" w:type="dxa"/>
        <w:tblInd w:w="-731" w:type="dxa"/>
        <w:tblCellMar>
          <w:left w:w="0" w:type="dxa"/>
          <w:right w:w="0" w:type="dxa"/>
        </w:tblCellMar>
        <w:tblLook w:val="0420" w:firstRow="1" w:lastRow="0" w:firstColumn="0" w:lastColumn="0" w:noHBand="0" w:noVBand="1"/>
      </w:tblPr>
      <w:tblGrid>
        <w:gridCol w:w="2630"/>
        <w:gridCol w:w="2630"/>
        <w:gridCol w:w="2630"/>
        <w:gridCol w:w="2630"/>
      </w:tblGrid>
      <w:tr w:rsidR="00B2426C" w:rsidRPr="00113134" w14:paraId="6EB20D59" w14:textId="77777777" w:rsidTr="00CB6A75">
        <w:trPr>
          <w:trHeight w:val="378"/>
        </w:trPr>
        <w:tc>
          <w:tcPr>
            <w:tcW w:w="2630" w:type="dxa"/>
            <w:tcBorders>
              <w:top w:val="single" w:sz="4" w:space="0" w:color="DDDDDD"/>
              <w:left w:val="single" w:sz="4" w:space="0" w:color="DDDDDD"/>
              <w:bottom w:val="single" w:sz="8" w:space="0" w:color="FFFFFF"/>
              <w:right w:val="nil"/>
            </w:tcBorders>
            <w:shd w:val="clear" w:color="auto" w:fill="000000"/>
            <w:tcMar>
              <w:top w:w="55" w:type="dxa"/>
              <w:left w:w="110" w:type="dxa"/>
              <w:bottom w:w="55" w:type="dxa"/>
              <w:right w:w="110" w:type="dxa"/>
            </w:tcMar>
            <w:vAlign w:val="center"/>
            <w:hideMark/>
          </w:tcPr>
          <w:p w14:paraId="4371A2B9"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Task</w:t>
            </w:r>
          </w:p>
        </w:tc>
        <w:tc>
          <w:tcPr>
            <w:tcW w:w="2630" w:type="dxa"/>
            <w:tcBorders>
              <w:top w:val="single" w:sz="4" w:space="0" w:color="DDDDDD"/>
              <w:left w:val="nil"/>
              <w:bottom w:val="single" w:sz="8" w:space="0" w:color="FFFFFF"/>
              <w:right w:val="nil"/>
            </w:tcBorders>
            <w:shd w:val="clear" w:color="auto" w:fill="000000"/>
            <w:tcMar>
              <w:top w:w="55" w:type="dxa"/>
              <w:left w:w="110" w:type="dxa"/>
              <w:bottom w:w="55" w:type="dxa"/>
              <w:right w:w="110" w:type="dxa"/>
            </w:tcMar>
            <w:vAlign w:val="center"/>
            <w:hideMark/>
          </w:tcPr>
          <w:p w14:paraId="797C791B"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 xml:space="preserve">December 2024 </w:t>
            </w:r>
          </w:p>
        </w:tc>
        <w:tc>
          <w:tcPr>
            <w:tcW w:w="2630" w:type="dxa"/>
            <w:tcBorders>
              <w:top w:val="single" w:sz="4" w:space="0" w:color="DDDDDD"/>
              <w:left w:val="nil"/>
              <w:bottom w:val="single" w:sz="8" w:space="0" w:color="FFFFFF"/>
              <w:right w:val="nil"/>
            </w:tcBorders>
            <w:shd w:val="clear" w:color="auto" w:fill="000000"/>
            <w:tcMar>
              <w:top w:w="55" w:type="dxa"/>
              <w:left w:w="110" w:type="dxa"/>
              <w:bottom w:w="55" w:type="dxa"/>
              <w:right w:w="110" w:type="dxa"/>
            </w:tcMar>
            <w:vAlign w:val="center"/>
            <w:hideMark/>
          </w:tcPr>
          <w:p w14:paraId="373F0236"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January 2025</w:t>
            </w:r>
          </w:p>
        </w:tc>
        <w:tc>
          <w:tcPr>
            <w:tcW w:w="2630" w:type="dxa"/>
            <w:tcBorders>
              <w:top w:val="single" w:sz="4" w:space="0" w:color="DDDDDD"/>
              <w:left w:val="nil"/>
              <w:bottom w:val="single" w:sz="8" w:space="0" w:color="FFFFFF"/>
              <w:right w:val="single" w:sz="4" w:space="0" w:color="DDDDDD"/>
            </w:tcBorders>
            <w:shd w:val="clear" w:color="auto" w:fill="000000"/>
            <w:tcMar>
              <w:top w:w="55" w:type="dxa"/>
              <w:left w:w="110" w:type="dxa"/>
              <w:bottom w:w="55" w:type="dxa"/>
              <w:right w:w="110" w:type="dxa"/>
            </w:tcMar>
            <w:vAlign w:val="center"/>
            <w:hideMark/>
          </w:tcPr>
          <w:p w14:paraId="07449FC5"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February 2025</w:t>
            </w:r>
          </w:p>
        </w:tc>
      </w:tr>
      <w:tr w:rsidR="00B2426C" w:rsidRPr="00113134" w14:paraId="7F470EC6" w14:textId="77777777" w:rsidTr="00CB6A75">
        <w:trPr>
          <w:trHeight w:val="980"/>
        </w:trPr>
        <w:tc>
          <w:tcPr>
            <w:tcW w:w="2630" w:type="dxa"/>
            <w:tcBorders>
              <w:top w:val="single" w:sz="8" w:space="0" w:color="FFFFFF"/>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3FB705CB"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Requirement Gathering and Analysis</w:t>
            </w:r>
          </w:p>
        </w:tc>
        <w:tc>
          <w:tcPr>
            <w:tcW w:w="2630" w:type="dxa"/>
            <w:tcBorders>
              <w:top w:val="single" w:sz="8" w:space="0" w:color="FFFFFF"/>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6B661D54"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1, Week 2</w:t>
            </w:r>
          </w:p>
        </w:tc>
        <w:tc>
          <w:tcPr>
            <w:tcW w:w="2630" w:type="dxa"/>
            <w:tcBorders>
              <w:top w:val="single" w:sz="8" w:space="0" w:color="FFFFFF"/>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477FFE86"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c>
          <w:tcPr>
            <w:tcW w:w="2630" w:type="dxa"/>
            <w:tcBorders>
              <w:top w:val="single" w:sz="8" w:space="0" w:color="FFFFFF"/>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145440CF"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r>
      <w:tr w:rsidR="00B2426C" w:rsidRPr="00113134" w14:paraId="3468A2C5" w14:textId="77777777" w:rsidTr="00CB6A75">
        <w:trPr>
          <w:trHeight w:val="378"/>
        </w:trPr>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640ED05E"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System Designing</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275C8B87"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3, Week 4</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24618AAB"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1</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4D1186AE"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r>
      <w:tr w:rsidR="00B2426C" w:rsidRPr="00113134" w14:paraId="050BF768" w14:textId="77777777" w:rsidTr="00CB6A75">
        <w:trPr>
          <w:trHeight w:val="378"/>
        </w:trPr>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2D392613"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GUI Design</w:t>
            </w: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04767DD3"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1, Week 2</w:t>
            </w: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50C5AFBD"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3</w:t>
            </w: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4AF3C651"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r>
      <w:tr w:rsidR="00B2426C" w:rsidRPr="00113134" w14:paraId="471909E0" w14:textId="77777777" w:rsidTr="00CB6A75">
        <w:trPr>
          <w:trHeight w:val="378"/>
        </w:trPr>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371F0C6D"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Coding</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3D2C7B8D"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2, Week 3</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6E8CB4C6"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4</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270006FE"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1, Week 2</w:t>
            </w:r>
          </w:p>
        </w:tc>
      </w:tr>
      <w:tr w:rsidR="00B2426C" w:rsidRPr="00113134" w14:paraId="221CEBA1" w14:textId="77777777" w:rsidTr="00CB6A75">
        <w:trPr>
          <w:trHeight w:val="378"/>
        </w:trPr>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269CBAC8"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System Testing</w:t>
            </w: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65B64D6A"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1DC4D5A5"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1, Week 2</w:t>
            </w: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2344D144"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3</w:t>
            </w:r>
          </w:p>
        </w:tc>
      </w:tr>
      <w:tr w:rsidR="00B2426C" w:rsidRPr="00113134" w14:paraId="4BF0866F" w14:textId="77777777" w:rsidTr="00CB6A75">
        <w:trPr>
          <w:trHeight w:val="679"/>
        </w:trPr>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4A8855BB"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System Improvement</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6B4DC365"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214DD914"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3, Week 4</w:t>
            </w:r>
          </w:p>
        </w:tc>
        <w:tc>
          <w:tcPr>
            <w:tcW w:w="2630" w:type="dxa"/>
            <w:tcBorders>
              <w:top w:val="single" w:sz="4" w:space="0" w:color="DDDDDD"/>
              <w:left w:val="single" w:sz="4" w:space="0" w:color="DDDDDD"/>
              <w:bottom w:val="single" w:sz="4" w:space="0" w:color="DDDDDD"/>
              <w:right w:val="single" w:sz="4" w:space="0" w:color="DDDDDD"/>
            </w:tcBorders>
            <w:shd w:val="clear" w:color="auto" w:fill="F9F9F9"/>
            <w:tcMar>
              <w:top w:w="55" w:type="dxa"/>
              <w:left w:w="102" w:type="dxa"/>
              <w:bottom w:w="55" w:type="dxa"/>
              <w:right w:w="102" w:type="dxa"/>
            </w:tcMar>
            <w:vAlign w:val="center"/>
            <w:hideMark/>
          </w:tcPr>
          <w:p w14:paraId="428D9095"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4</w:t>
            </w:r>
          </w:p>
        </w:tc>
      </w:tr>
      <w:tr w:rsidR="00B2426C" w:rsidRPr="00113134" w14:paraId="53363C06" w14:textId="77777777" w:rsidTr="00CB6A75">
        <w:trPr>
          <w:trHeight w:val="378"/>
        </w:trPr>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65623626"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b/>
                <w:bCs/>
              </w:rPr>
              <w:t>Final Testing</w:t>
            </w: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03C44A3E"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1C60D85C"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p>
        </w:tc>
        <w:tc>
          <w:tcPr>
            <w:tcW w:w="2630" w:type="dxa"/>
            <w:tcBorders>
              <w:top w:val="single" w:sz="4" w:space="0" w:color="DDDDDD"/>
              <w:left w:val="single" w:sz="4" w:space="0" w:color="DDDDDD"/>
              <w:bottom w:val="single" w:sz="4" w:space="0" w:color="DDDDDD"/>
              <w:right w:val="single" w:sz="4" w:space="0" w:color="DDDDDD"/>
            </w:tcBorders>
            <w:shd w:val="clear" w:color="auto" w:fill="F2F2F2"/>
            <w:tcMar>
              <w:top w:w="55" w:type="dxa"/>
              <w:left w:w="102" w:type="dxa"/>
              <w:bottom w:w="55" w:type="dxa"/>
              <w:right w:w="102" w:type="dxa"/>
            </w:tcMar>
            <w:vAlign w:val="center"/>
            <w:hideMark/>
          </w:tcPr>
          <w:p w14:paraId="4A58FEDD" w14:textId="77777777" w:rsidR="00B2426C" w:rsidRPr="00113134" w:rsidRDefault="00B2426C" w:rsidP="00B2426C">
            <w:pPr>
              <w:spacing w:before="100" w:beforeAutospacing="1" w:after="100" w:afterAutospacing="1" w:line="240" w:lineRule="auto"/>
              <w:ind w:left="720"/>
              <w:rPr>
                <w:rFonts w:ascii="Times New Roman" w:eastAsia="Times New Roman" w:hAnsi="Times New Roman" w:cs="Times New Roman"/>
              </w:rPr>
            </w:pPr>
            <w:r w:rsidRPr="00113134">
              <w:rPr>
                <w:rFonts w:ascii="Times New Roman" w:eastAsia="Times New Roman" w:hAnsi="Times New Roman" w:cs="Times New Roman"/>
              </w:rPr>
              <w:t>Week 4</w:t>
            </w:r>
          </w:p>
        </w:tc>
      </w:tr>
    </w:tbl>
    <w:p w14:paraId="4310BB1C" w14:textId="559A2706" w:rsidR="00F93DA7" w:rsidRPr="00113134" w:rsidRDefault="00F93DA7" w:rsidP="00B2426C">
      <w:pPr>
        <w:spacing w:before="100" w:beforeAutospacing="1" w:after="100" w:afterAutospacing="1" w:line="240" w:lineRule="auto"/>
        <w:ind w:left="720"/>
        <w:rPr>
          <w:rFonts w:ascii="Times New Roman" w:eastAsia="Times New Roman" w:hAnsi="Times New Roman" w:cs="Times New Roman"/>
          <w:sz w:val="24"/>
          <w:szCs w:val="24"/>
        </w:rPr>
      </w:pPr>
    </w:p>
    <w:p w14:paraId="73E6EDAC" w14:textId="77777777" w:rsidR="00F93DA7" w:rsidRPr="00113134" w:rsidRDefault="00F93DA7" w:rsidP="00F93DA7">
      <w:pPr>
        <w:spacing w:before="100" w:beforeAutospacing="1" w:after="100" w:afterAutospacing="1" w:line="240" w:lineRule="auto"/>
        <w:outlineLvl w:val="3"/>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Conclusion</w:t>
      </w:r>
    </w:p>
    <w:p w14:paraId="7D38CAC7"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With the given resources—</w:t>
      </w:r>
      <w:r w:rsidRPr="00113134">
        <w:rPr>
          <w:rFonts w:ascii="Times New Roman" w:eastAsia="Times New Roman" w:hAnsi="Times New Roman" w:cs="Times New Roman"/>
          <w:b/>
          <w:bCs/>
          <w:sz w:val="24"/>
          <w:szCs w:val="24"/>
        </w:rPr>
        <w:t>Project Manager, Web Developer, Database Developer, UI/UX Developer, and System Analyst</w:t>
      </w:r>
      <w:r w:rsidRPr="00113134">
        <w:rPr>
          <w:rFonts w:ascii="Times New Roman" w:eastAsia="Times New Roman" w:hAnsi="Times New Roman" w:cs="Times New Roman"/>
          <w:sz w:val="24"/>
          <w:szCs w:val="24"/>
        </w:rPr>
        <w:t>—</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can successfully move forward with the development of the platform. Each role is aligned with the project's goals, ensuring that the web-based platform is user-friendly, efficient, and scalable. The resource identification here supports a clear distribution of responsibilities, which will contribute to the timely and quality development of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w:t>
      </w:r>
    </w:p>
    <w:p w14:paraId="1AA552A9" w14:textId="541D3825" w:rsidR="002D7F5F" w:rsidRPr="00113134" w:rsidRDefault="002D7F5F" w:rsidP="00DC050F">
      <w:pPr>
        <w:pStyle w:val="Heading2"/>
        <w:rPr>
          <w:rFonts w:ascii="Times New Roman" w:eastAsia="Times New Roman" w:hAnsi="Times New Roman" w:cs="Times New Roman"/>
        </w:rPr>
      </w:pPr>
    </w:p>
    <w:p w14:paraId="4BEA8E70" w14:textId="77777777" w:rsidR="00A02C65" w:rsidRPr="00113134" w:rsidRDefault="00A02C65" w:rsidP="00DC050F">
      <w:pPr>
        <w:pStyle w:val="Heading2"/>
        <w:rPr>
          <w:rFonts w:ascii="Times New Roman" w:eastAsia="Times New Roman" w:hAnsi="Times New Roman" w:cs="Times New Roman"/>
          <w:b/>
          <w:bCs/>
          <w:sz w:val="28"/>
          <w:szCs w:val="28"/>
        </w:rPr>
      </w:pPr>
      <w:r w:rsidRPr="00113134">
        <w:rPr>
          <w:rFonts w:ascii="Times New Roman" w:eastAsia="Times New Roman" w:hAnsi="Times New Roman" w:cs="Times New Roman"/>
          <w:b/>
          <w:bCs/>
          <w:sz w:val="28"/>
          <w:szCs w:val="28"/>
        </w:rPr>
        <w:br/>
      </w:r>
    </w:p>
    <w:p w14:paraId="5073B3D5" w14:textId="71A1168A" w:rsidR="00F93DA7" w:rsidRPr="00113134" w:rsidRDefault="00D319CB" w:rsidP="00BE23FD">
      <w:pPr>
        <w:pStyle w:val="Heading2"/>
        <w:rPr>
          <w:rFonts w:ascii="Times New Roman" w:hAnsi="Times New Roman" w:cs="Times New Roman"/>
        </w:rPr>
      </w:pPr>
      <w:bookmarkStart w:id="177" w:name="_Toc190468711"/>
      <w:bookmarkStart w:id="178" w:name="_Toc192716440"/>
      <w:bookmarkStart w:id="179" w:name="_Toc193366943"/>
      <w:r w:rsidRPr="00113134">
        <w:rPr>
          <w:rFonts w:ascii="Times New Roman" w:hAnsi="Times New Roman" w:cs="Times New Roman"/>
        </w:rPr>
        <w:t xml:space="preserve">2.4 </w:t>
      </w:r>
      <w:r w:rsidR="00F93DA7" w:rsidRPr="00113134">
        <w:rPr>
          <w:rFonts w:ascii="Times New Roman" w:hAnsi="Times New Roman" w:cs="Times New Roman"/>
        </w:rPr>
        <w:t>Work Breakdown Structure (WBS) for Pathfinder.lk</w:t>
      </w:r>
      <w:bookmarkEnd w:id="177"/>
      <w:bookmarkEnd w:id="178"/>
      <w:bookmarkEnd w:id="179"/>
    </w:p>
    <w:p w14:paraId="01C6D3DD" w14:textId="2E5AFEE0" w:rsidR="00F93DA7" w:rsidRPr="00113134" w:rsidRDefault="00D319CB" w:rsidP="00BE23FD">
      <w:pPr>
        <w:pStyle w:val="Heading3"/>
      </w:pPr>
      <w:bookmarkStart w:id="180" w:name="_Toc190468712"/>
      <w:bookmarkStart w:id="181" w:name="_Toc192716441"/>
      <w:bookmarkStart w:id="182" w:name="_Toc193366944"/>
      <w:r w:rsidRPr="00113134">
        <w:t>2.4.1</w:t>
      </w:r>
      <w:r w:rsidR="00F93DA7" w:rsidRPr="00113134">
        <w:t xml:space="preserve"> Project Management</w:t>
      </w:r>
      <w:bookmarkEnd w:id="180"/>
      <w:bookmarkEnd w:id="181"/>
      <w:bookmarkEnd w:id="182"/>
    </w:p>
    <w:p w14:paraId="43BA84D3" w14:textId="54C2F11C"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Project Planning &amp; Kickoff</w:t>
      </w:r>
    </w:p>
    <w:p w14:paraId="65866DB1"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Define project scope and objectives</w:t>
      </w:r>
    </w:p>
    <w:p w14:paraId="712B0460"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Set timelines and milestones</w:t>
      </w:r>
    </w:p>
    <w:p w14:paraId="1A53D85B"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Identify stakeholders and communication plan 1.2 </w:t>
      </w:r>
      <w:r w:rsidRPr="00113134">
        <w:rPr>
          <w:rFonts w:ascii="Times New Roman" w:eastAsia="Times New Roman" w:hAnsi="Times New Roman" w:cs="Times New Roman"/>
          <w:b/>
          <w:bCs/>
          <w:sz w:val="24"/>
          <w:szCs w:val="24"/>
        </w:rPr>
        <w:t>Resource Allocation &amp; Budgeting</w:t>
      </w:r>
    </w:p>
    <w:p w14:paraId="1D9FC9BE"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Allocate resources (human, financial, technological)</w:t>
      </w:r>
    </w:p>
    <w:p w14:paraId="160B37B9"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Finalize project budget 1.3 </w:t>
      </w:r>
      <w:r w:rsidRPr="00113134">
        <w:rPr>
          <w:rFonts w:ascii="Times New Roman" w:eastAsia="Times New Roman" w:hAnsi="Times New Roman" w:cs="Times New Roman"/>
          <w:b/>
          <w:bCs/>
          <w:sz w:val="24"/>
          <w:szCs w:val="24"/>
        </w:rPr>
        <w:t>Risk Management</w:t>
      </w:r>
    </w:p>
    <w:p w14:paraId="47656270"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Identify potential risks</w:t>
      </w:r>
    </w:p>
    <w:p w14:paraId="177E3F4D"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Develop risk mitigation strategies 1.4 </w:t>
      </w:r>
      <w:r w:rsidRPr="00113134">
        <w:rPr>
          <w:rFonts w:ascii="Times New Roman" w:eastAsia="Times New Roman" w:hAnsi="Times New Roman" w:cs="Times New Roman"/>
          <w:b/>
          <w:bCs/>
          <w:sz w:val="24"/>
          <w:szCs w:val="24"/>
        </w:rPr>
        <w:t>Progress Monitoring &amp; Reporting</w:t>
      </w:r>
    </w:p>
    <w:p w14:paraId="614F33EE"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Regular status meetings with stakeholders</w:t>
      </w:r>
    </w:p>
    <w:p w14:paraId="36880BD3" w14:textId="77777777" w:rsidR="00F93DA7" w:rsidRPr="00113134" w:rsidRDefault="00F93DA7" w:rsidP="00003FA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Track project progress and performance</w:t>
      </w:r>
    </w:p>
    <w:p w14:paraId="1C3A79BE" w14:textId="0C54CA58" w:rsidR="00F93DA7" w:rsidRPr="00113134" w:rsidRDefault="00F93DA7" w:rsidP="00F93DA7">
      <w:pPr>
        <w:spacing w:after="0" w:line="240" w:lineRule="auto"/>
        <w:rPr>
          <w:rFonts w:ascii="Times New Roman" w:eastAsia="Times New Roman" w:hAnsi="Times New Roman" w:cs="Times New Roman"/>
          <w:sz w:val="24"/>
          <w:szCs w:val="24"/>
        </w:rPr>
      </w:pPr>
    </w:p>
    <w:p w14:paraId="0A5D2A92" w14:textId="74426C64" w:rsidR="00F93DA7" w:rsidRPr="00113134" w:rsidRDefault="001466D0" w:rsidP="00BE23FD">
      <w:pPr>
        <w:pStyle w:val="Heading3"/>
      </w:pPr>
      <w:bookmarkStart w:id="183" w:name="_Toc190468713"/>
      <w:bookmarkStart w:id="184" w:name="_Toc192716442"/>
      <w:bookmarkStart w:id="185" w:name="_Toc193366945"/>
      <w:r w:rsidRPr="00113134">
        <w:t>2.4.</w:t>
      </w:r>
      <w:r w:rsidR="00F93DA7" w:rsidRPr="00113134">
        <w:t>2 Requirements &amp; Analysis</w:t>
      </w:r>
      <w:bookmarkEnd w:id="183"/>
      <w:bookmarkEnd w:id="184"/>
      <w:bookmarkEnd w:id="185"/>
    </w:p>
    <w:p w14:paraId="3336CD86" w14:textId="666C57EF"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Stakeholder Consultation</w:t>
      </w:r>
    </w:p>
    <w:p w14:paraId="58776725"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Interview business owners, travelers, and hotel partners</w:t>
      </w:r>
    </w:p>
    <w:p w14:paraId="77BCCBA2"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Gather feature requests and expectations 2.2 </w:t>
      </w:r>
      <w:r w:rsidRPr="00113134">
        <w:rPr>
          <w:rFonts w:ascii="Times New Roman" w:eastAsia="Times New Roman" w:hAnsi="Times New Roman" w:cs="Times New Roman"/>
          <w:b/>
          <w:bCs/>
          <w:sz w:val="24"/>
          <w:szCs w:val="24"/>
        </w:rPr>
        <w:t>Requirements Documentation</w:t>
      </w:r>
    </w:p>
    <w:p w14:paraId="20DCF3D9"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Functional requirements</w:t>
      </w:r>
    </w:p>
    <w:p w14:paraId="5783982F"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Non-functional requirements</w:t>
      </w:r>
    </w:p>
    <w:p w14:paraId="6E72206F"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System architecture requirements 2.3 </w:t>
      </w:r>
      <w:r w:rsidRPr="00113134">
        <w:rPr>
          <w:rFonts w:ascii="Times New Roman" w:eastAsia="Times New Roman" w:hAnsi="Times New Roman" w:cs="Times New Roman"/>
          <w:b/>
          <w:bCs/>
          <w:sz w:val="24"/>
          <w:szCs w:val="24"/>
        </w:rPr>
        <w:t>Competitive Analysis</w:t>
      </w:r>
    </w:p>
    <w:p w14:paraId="2B53289A"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Research competitor platforms</w:t>
      </w:r>
    </w:p>
    <w:p w14:paraId="3049738A"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Identify unique value propositions for Pathfinder.lk 2.4 </w:t>
      </w:r>
      <w:r w:rsidRPr="00113134">
        <w:rPr>
          <w:rFonts w:ascii="Times New Roman" w:eastAsia="Times New Roman" w:hAnsi="Times New Roman" w:cs="Times New Roman"/>
          <w:b/>
          <w:bCs/>
          <w:sz w:val="24"/>
          <w:szCs w:val="24"/>
        </w:rPr>
        <w:t>System Design Approval</w:t>
      </w:r>
    </w:p>
    <w:p w14:paraId="0CE23593" w14:textId="77777777" w:rsidR="00F93DA7" w:rsidRPr="00113134" w:rsidRDefault="00F93DA7" w:rsidP="00003FA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Review and approve requirements with key stakeholders</w:t>
      </w:r>
    </w:p>
    <w:p w14:paraId="5D2E03F8" w14:textId="2427221F" w:rsidR="00F93DA7" w:rsidRPr="00113134" w:rsidRDefault="00F93DA7" w:rsidP="00F93DA7">
      <w:pPr>
        <w:spacing w:after="0" w:line="240" w:lineRule="auto"/>
        <w:rPr>
          <w:rFonts w:ascii="Times New Roman" w:eastAsia="Times New Roman" w:hAnsi="Times New Roman" w:cs="Times New Roman"/>
          <w:sz w:val="24"/>
          <w:szCs w:val="24"/>
        </w:rPr>
      </w:pPr>
    </w:p>
    <w:p w14:paraId="495B2A71" w14:textId="6FEB3402" w:rsidR="00F93DA7" w:rsidRPr="00113134" w:rsidRDefault="001466D0" w:rsidP="00BE23FD">
      <w:pPr>
        <w:pStyle w:val="Heading3"/>
      </w:pPr>
      <w:bookmarkStart w:id="186" w:name="_Toc190468714"/>
      <w:bookmarkStart w:id="187" w:name="_Toc192716443"/>
      <w:bookmarkStart w:id="188" w:name="_Toc193366946"/>
      <w:r w:rsidRPr="00113134">
        <w:t>2.4.</w:t>
      </w:r>
      <w:r w:rsidR="00F93DA7" w:rsidRPr="00113134">
        <w:t>3 Design &amp; Prototyping</w:t>
      </w:r>
      <w:bookmarkEnd w:id="186"/>
      <w:bookmarkEnd w:id="187"/>
      <w:bookmarkEnd w:id="188"/>
    </w:p>
    <w:p w14:paraId="497819BA" w14:textId="2D781A40"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UI/UX Design</w:t>
      </w:r>
    </w:p>
    <w:p w14:paraId="1F7FC4E5"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Wireframing and prototyping</w:t>
      </w:r>
    </w:p>
    <w:p w14:paraId="03B1543F"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User flow design and validation with stakeholders 3.2 </w:t>
      </w:r>
      <w:r w:rsidRPr="00113134">
        <w:rPr>
          <w:rFonts w:ascii="Times New Roman" w:eastAsia="Times New Roman" w:hAnsi="Times New Roman" w:cs="Times New Roman"/>
          <w:b/>
          <w:bCs/>
          <w:sz w:val="24"/>
          <w:szCs w:val="24"/>
        </w:rPr>
        <w:t>Front-end Design</w:t>
      </w:r>
    </w:p>
    <w:p w14:paraId="44F99A33"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Visual design (colors, typography, layout)</w:t>
      </w:r>
    </w:p>
    <w:p w14:paraId="369D81E7"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User interface creation (responsive design for all devices) 3.3 </w:t>
      </w:r>
      <w:r w:rsidRPr="00113134">
        <w:rPr>
          <w:rFonts w:ascii="Times New Roman" w:eastAsia="Times New Roman" w:hAnsi="Times New Roman" w:cs="Times New Roman"/>
          <w:b/>
          <w:bCs/>
          <w:sz w:val="24"/>
          <w:szCs w:val="24"/>
        </w:rPr>
        <w:t>Back-end Design</w:t>
      </w:r>
    </w:p>
    <w:p w14:paraId="538D398F"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Define database schema and server-side architecture</w:t>
      </w:r>
    </w:p>
    <w:p w14:paraId="6BE5F717"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API design for integration with booking systems 3.4 </w:t>
      </w:r>
      <w:r w:rsidRPr="00113134">
        <w:rPr>
          <w:rFonts w:ascii="Times New Roman" w:eastAsia="Times New Roman" w:hAnsi="Times New Roman" w:cs="Times New Roman"/>
          <w:b/>
          <w:bCs/>
          <w:sz w:val="24"/>
          <w:szCs w:val="24"/>
        </w:rPr>
        <w:t>Design Validation</w:t>
      </w:r>
    </w:p>
    <w:p w14:paraId="70452CE1"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Feedback from internal teams and stakeholders</w:t>
      </w:r>
    </w:p>
    <w:p w14:paraId="28D7B9F0" w14:textId="77777777" w:rsidR="00F93DA7" w:rsidRPr="00113134" w:rsidRDefault="00F93DA7" w:rsidP="00003FA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Refining the design based on feedback</w:t>
      </w:r>
    </w:p>
    <w:p w14:paraId="7704EBF3" w14:textId="2C01448C" w:rsidR="00F93DA7" w:rsidRPr="00113134" w:rsidRDefault="00F93DA7" w:rsidP="00F93DA7">
      <w:pPr>
        <w:spacing w:after="0" w:line="240" w:lineRule="auto"/>
        <w:rPr>
          <w:rFonts w:ascii="Times New Roman" w:eastAsia="Times New Roman" w:hAnsi="Times New Roman" w:cs="Times New Roman"/>
          <w:sz w:val="24"/>
          <w:szCs w:val="24"/>
        </w:rPr>
      </w:pPr>
    </w:p>
    <w:p w14:paraId="12DCB939" w14:textId="7E23C492" w:rsidR="00F93DA7" w:rsidRPr="00113134" w:rsidRDefault="001466D0" w:rsidP="00BE23FD">
      <w:pPr>
        <w:pStyle w:val="Heading3"/>
      </w:pPr>
      <w:bookmarkStart w:id="189" w:name="_Toc190468715"/>
      <w:bookmarkStart w:id="190" w:name="_Toc192716444"/>
      <w:bookmarkStart w:id="191" w:name="_Toc193366947"/>
      <w:r w:rsidRPr="00113134">
        <w:t>2.4.</w:t>
      </w:r>
      <w:r w:rsidR="00F93DA7" w:rsidRPr="00113134">
        <w:t>4 Development</w:t>
      </w:r>
      <w:bookmarkEnd w:id="189"/>
      <w:bookmarkEnd w:id="190"/>
      <w:bookmarkEnd w:id="191"/>
    </w:p>
    <w:p w14:paraId="38BA8192" w14:textId="3E157F70"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Frontend Development</w:t>
      </w:r>
    </w:p>
    <w:p w14:paraId="66098AEA"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Implement UI using HTML5, CSS3, JavaScript</w:t>
      </w:r>
    </w:p>
    <w:p w14:paraId="17231AC9"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Integrate frontend with backend APIs</w:t>
      </w:r>
    </w:p>
    <w:p w14:paraId="38C75A73"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Implement responsive design and accessibility features 4.2 </w:t>
      </w:r>
      <w:r w:rsidRPr="00113134">
        <w:rPr>
          <w:rFonts w:ascii="Times New Roman" w:eastAsia="Times New Roman" w:hAnsi="Times New Roman" w:cs="Times New Roman"/>
          <w:b/>
          <w:bCs/>
          <w:sz w:val="24"/>
          <w:szCs w:val="24"/>
        </w:rPr>
        <w:t>Backend Development</w:t>
      </w:r>
    </w:p>
    <w:p w14:paraId="52E5C7EA"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Set up the server, APIs, and database</w:t>
      </w:r>
    </w:p>
    <w:p w14:paraId="5433498D"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Implement logic for hotel search, bookings, and user management</w:t>
      </w:r>
    </w:p>
    <w:p w14:paraId="4E99957E"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Integrate third-party booking APIs (Booking.com, Agoda) 4.3 </w:t>
      </w:r>
      <w:r w:rsidRPr="00113134">
        <w:rPr>
          <w:rFonts w:ascii="Times New Roman" w:eastAsia="Times New Roman" w:hAnsi="Times New Roman" w:cs="Times New Roman"/>
          <w:b/>
          <w:bCs/>
          <w:sz w:val="24"/>
          <w:szCs w:val="24"/>
        </w:rPr>
        <w:t>Database Development</w:t>
      </w:r>
    </w:p>
    <w:p w14:paraId="7508D27F"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Design and implement database structure</w:t>
      </w:r>
    </w:p>
    <w:p w14:paraId="6E80362A"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Set up and optimize SQL queries</w:t>
      </w:r>
    </w:p>
    <w:p w14:paraId="47AAD5FB"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Data security and backup strategies 4.4 </w:t>
      </w:r>
      <w:r w:rsidRPr="00113134">
        <w:rPr>
          <w:rFonts w:ascii="Times New Roman" w:eastAsia="Times New Roman" w:hAnsi="Times New Roman" w:cs="Times New Roman"/>
          <w:b/>
          <w:bCs/>
          <w:sz w:val="24"/>
          <w:szCs w:val="24"/>
        </w:rPr>
        <w:t>Payment Gateway Integration</w:t>
      </w:r>
    </w:p>
    <w:p w14:paraId="7FDFC73C"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Integrate secure payment gateways (PayPal, Stripe, </w:t>
      </w:r>
      <w:proofErr w:type="spellStart"/>
      <w:r w:rsidRPr="00113134">
        <w:rPr>
          <w:rFonts w:ascii="Times New Roman" w:eastAsia="Times New Roman" w:hAnsi="Times New Roman" w:cs="Times New Roman"/>
          <w:sz w:val="24"/>
          <w:szCs w:val="24"/>
        </w:rPr>
        <w:t>LankaPay</w:t>
      </w:r>
      <w:proofErr w:type="spellEnd"/>
      <w:r w:rsidRPr="00113134">
        <w:rPr>
          <w:rFonts w:ascii="Times New Roman" w:eastAsia="Times New Roman" w:hAnsi="Times New Roman" w:cs="Times New Roman"/>
          <w:sz w:val="24"/>
          <w:szCs w:val="24"/>
        </w:rPr>
        <w:t>)</w:t>
      </w:r>
    </w:p>
    <w:p w14:paraId="46EB4CD2"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Test secure payment transactions 4.5 </w:t>
      </w:r>
      <w:r w:rsidRPr="00113134">
        <w:rPr>
          <w:rFonts w:ascii="Times New Roman" w:eastAsia="Times New Roman" w:hAnsi="Times New Roman" w:cs="Times New Roman"/>
          <w:b/>
          <w:bCs/>
          <w:sz w:val="24"/>
          <w:szCs w:val="24"/>
        </w:rPr>
        <w:t>Loyalty Program Integration</w:t>
      </w:r>
    </w:p>
    <w:p w14:paraId="4BEEF03A"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Integrate hotel loyalty programs with user accounts</w:t>
      </w:r>
    </w:p>
    <w:p w14:paraId="2882B60A"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Enable point tracking and discounts 4.6 </w:t>
      </w:r>
      <w:r w:rsidRPr="00113134">
        <w:rPr>
          <w:rFonts w:ascii="Times New Roman" w:eastAsia="Times New Roman" w:hAnsi="Times New Roman" w:cs="Times New Roman"/>
          <w:b/>
          <w:bCs/>
          <w:sz w:val="24"/>
          <w:szCs w:val="24"/>
        </w:rPr>
        <w:t>Communication Tools Integration</w:t>
      </w:r>
    </w:p>
    <w:p w14:paraId="398E76B9"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Live chat and phone call support features</w:t>
      </w:r>
    </w:p>
    <w:p w14:paraId="296D6FED" w14:textId="77777777" w:rsidR="00F93DA7" w:rsidRPr="00113134" w:rsidRDefault="00F93DA7" w:rsidP="00003FA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Build and test communication tools for booking assistance</w:t>
      </w:r>
    </w:p>
    <w:p w14:paraId="666B8CF8" w14:textId="47AF6961" w:rsidR="00F93DA7" w:rsidRPr="00113134" w:rsidRDefault="00F93DA7" w:rsidP="00F93DA7">
      <w:pPr>
        <w:spacing w:after="0" w:line="240" w:lineRule="auto"/>
        <w:rPr>
          <w:rFonts w:ascii="Times New Roman" w:eastAsia="Times New Roman" w:hAnsi="Times New Roman" w:cs="Times New Roman"/>
          <w:sz w:val="24"/>
          <w:szCs w:val="24"/>
        </w:rPr>
      </w:pPr>
    </w:p>
    <w:p w14:paraId="470BF6F0" w14:textId="3CBC4638" w:rsidR="00F93DA7" w:rsidRPr="00113134" w:rsidRDefault="001466D0" w:rsidP="00BE23FD">
      <w:pPr>
        <w:pStyle w:val="Heading3"/>
      </w:pPr>
      <w:bookmarkStart w:id="192" w:name="_Toc190468716"/>
      <w:bookmarkStart w:id="193" w:name="_Toc192716445"/>
      <w:bookmarkStart w:id="194" w:name="_Toc193366948"/>
      <w:r w:rsidRPr="00113134">
        <w:t>2.4.</w:t>
      </w:r>
      <w:r w:rsidR="00F93DA7" w:rsidRPr="00113134">
        <w:t>5. Testing &amp; Quality Assurance</w:t>
      </w:r>
      <w:bookmarkEnd w:id="192"/>
      <w:bookmarkEnd w:id="193"/>
      <w:bookmarkEnd w:id="194"/>
    </w:p>
    <w:p w14:paraId="310D1DCB" w14:textId="73221076"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Unit Testing</w:t>
      </w:r>
    </w:p>
    <w:p w14:paraId="5F3CCEF5"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Frontend and backend unit tests</w:t>
      </w:r>
    </w:p>
    <w:p w14:paraId="3ADC8185"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Database integrity tests 5.2 </w:t>
      </w:r>
      <w:r w:rsidRPr="00113134">
        <w:rPr>
          <w:rFonts w:ascii="Times New Roman" w:eastAsia="Times New Roman" w:hAnsi="Times New Roman" w:cs="Times New Roman"/>
          <w:b/>
          <w:bCs/>
          <w:sz w:val="24"/>
          <w:szCs w:val="24"/>
        </w:rPr>
        <w:t>Integration Testing</w:t>
      </w:r>
    </w:p>
    <w:p w14:paraId="3861901A"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Test integration of frontend, backend, and third-party APIs</w:t>
      </w:r>
    </w:p>
    <w:p w14:paraId="11E2058C"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Payment gateway transaction testing 5.3 </w:t>
      </w:r>
      <w:r w:rsidRPr="00113134">
        <w:rPr>
          <w:rFonts w:ascii="Times New Roman" w:eastAsia="Times New Roman" w:hAnsi="Times New Roman" w:cs="Times New Roman"/>
          <w:b/>
          <w:bCs/>
          <w:sz w:val="24"/>
          <w:szCs w:val="24"/>
        </w:rPr>
        <w:t>User Acceptance Testing (UAT)</w:t>
      </w:r>
    </w:p>
    <w:p w14:paraId="26FB8601"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Test by internal users, stakeholders, and sample travelers</w:t>
      </w:r>
    </w:p>
    <w:p w14:paraId="1A50AC68"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Collect feedback and make necessary adjustments 5.4 </w:t>
      </w:r>
      <w:r w:rsidRPr="00113134">
        <w:rPr>
          <w:rFonts w:ascii="Times New Roman" w:eastAsia="Times New Roman" w:hAnsi="Times New Roman" w:cs="Times New Roman"/>
          <w:b/>
          <w:bCs/>
          <w:sz w:val="24"/>
          <w:szCs w:val="24"/>
        </w:rPr>
        <w:t>Performance Testing</w:t>
      </w:r>
    </w:p>
    <w:p w14:paraId="23F2D5AB"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Load testing (simulate high traffic scenarios)</w:t>
      </w:r>
    </w:p>
    <w:p w14:paraId="35FBCA54"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Optimize performance and speed 5.5 </w:t>
      </w:r>
      <w:r w:rsidRPr="00113134">
        <w:rPr>
          <w:rFonts w:ascii="Times New Roman" w:eastAsia="Times New Roman" w:hAnsi="Times New Roman" w:cs="Times New Roman"/>
          <w:b/>
          <w:bCs/>
          <w:sz w:val="24"/>
          <w:szCs w:val="24"/>
        </w:rPr>
        <w:t>Security Testing</w:t>
      </w:r>
    </w:p>
    <w:p w14:paraId="178DBDC1"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Test for vulnerabilities (SQL injection, cross-site scripting)</w:t>
      </w:r>
    </w:p>
    <w:p w14:paraId="33B5424C" w14:textId="77777777" w:rsidR="00F93DA7" w:rsidRPr="00113134" w:rsidRDefault="00F93DA7" w:rsidP="00003FA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Ensure data encryption and secure transactions</w:t>
      </w:r>
    </w:p>
    <w:p w14:paraId="4BBD2564" w14:textId="2F6A82C2" w:rsidR="00F93DA7" w:rsidRPr="00113134" w:rsidRDefault="00F93DA7" w:rsidP="00F93DA7">
      <w:pPr>
        <w:spacing w:after="0" w:line="240" w:lineRule="auto"/>
        <w:rPr>
          <w:rFonts w:ascii="Times New Roman" w:eastAsia="Times New Roman" w:hAnsi="Times New Roman" w:cs="Times New Roman"/>
          <w:sz w:val="24"/>
          <w:szCs w:val="24"/>
        </w:rPr>
      </w:pPr>
    </w:p>
    <w:p w14:paraId="3250479E" w14:textId="16E95187" w:rsidR="00F93DA7" w:rsidRPr="00113134" w:rsidRDefault="001466D0" w:rsidP="00BE23FD">
      <w:pPr>
        <w:pStyle w:val="Heading3"/>
      </w:pPr>
      <w:bookmarkStart w:id="195" w:name="_Toc190468717"/>
      <w:bookmarkStart w:id="196" w:name="_Toc192716446"/>
      <w:bookmarkStart w:id="197" w:name="_Toc193366949"/>
      <w:r w:rsidRPr="00113134">
        <w:t>2.4.</w:t>
      </w:r>
      <w:r w:rsidR="00F93DA7" w:rsidRPr="00113134">
        <w:t>6. Deployment &amp; Launch</w:t>
      </w:r>
      <w:bookmarkEnd w:id="195"/>
      <w:bookmarkEnd w:id="196"/>
      <w:bookmarkEnd w:id="197"/>
    </w:p>
    <w:p w14:paraId="4CD84D84" w14:textId="7B68424D"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Staging Environment Setup</w:t>
      </w:r>
    </w:p>
    <w:p w14:paraId="2122A7FB" w14:textId="77777777" w:rsidR="00F93DA7" w:rsidRPr="00113134" w:rsidRDefault="00F93DA7" w:rsidP="00003FA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Set up staging server for final testing</w:t>
      </w:r>
    </w:p>
    <w:p w14:paraId="499318A8" w14:textId="77777777" w:rsidR="00F93DA7" w:rsidRPr="00113134" w:rsidRDefault="00F93DA7" w:rsidP="00003FA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Ensure all features are fully functional in a real-world environment 6.2 </w:t>
      </w:r>
      <w:r w:rsidRPr="00113134">
        <w:rPr>
          <w:rFonts w:ascii="Times New Roman" w:eastAsia="Times New Roman" w:hAnsi="Times New Roman" w:cs="Times New Roman"/>
          <w:b/>
          <w:bCs/>
          <w:sz w:val="24"/>
          <w:szCs w:val="24"/>
        </w:rPr>
        <w:t>Final Deployment</w:t>
      </w:r>
    </w:p>
    <w:p w14:paraId="2B25C205" w14:textId="77777777" w:rsidR="00F93DA7" w:rsidRPr="00113134" w:rsidRDefault="00F93DA7" w:rsidP="00003FA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Deploy the website to production server</w:t>
      </w:r>
    </w:p>
    <w:p w14:paraId="6290FD40" w14:textId="77777777" w:rsidR="00F93DA7" w:rsidRPr="00113134" w:rsidRDefault="00F93DA7" w:rsidP="00003FA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Ensure smooth transition from staging to live 6.3 </w:t>
      </w:r>
      <w:r w:rsidRPr="00113134">
        <w:rPr>
          <w:rFonts w:ascii="Times New Roman" w:eastAsia="Times New Roman" w:hAnsi="Times New Roman" w:cs="Times New Roman"/>
          <w:b/>
          <w:bCs/>
          <w:sz w:val="24"/>
          <w:szCs w:val="24"/>
        </w:rPr>
        <w:t>Launch Marketing</w:t>
      </w:r>
    </w:p>
    <w:p w14:paraId="6F506C5E" w14:textId="77777777" w:rsidR="00F93DA7" w:rsidRPr="00113134" w:rsidRDefault="00F93DA7" w:rsidP="00003FA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Announce launch via social media, email campaigns, and ads</w:t>
      </w:r>
    </w:p>
    <w:p w14:paraId="7B5A5678" w14:textId="77777777" w:rsidR="00F93DA7" w:rsidRPr="00113134" w:rsidRDefault="00F93DA7" w:rsidP="00003FA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Partnerships with hotels and tourism influencers</w:t>
      </w:r>
    </w:p>
    <w:p w14:paraId="53B43167" w14:textId="2BE34599" w:rsidR="00F93DA7" w:rsidRPr="00113134" w:rsidRDefault="00F93DA7" w:rsidP="00F93DA7">
      <w:pPr>
        <w:spacing w:after="0" w:line="240" w:lineRule="auto"/>
        <w:rPr>
          <w:rFonts w:ascii="Times New Roman" w:eastAsia="Times New Roman" w:hAnsi="Times New Roman" w:cs="Times New Roman"/>
          <w:sz w:val="24"/>
          <w:szCs w:val="24"/>
        </w:rPr>
      </w:pPr>
    </w:p>
    <w:p w14:paraId="42D82757" w14:textId="3243707A" w:rsidR="00F93DA7" w:rsidRPr="00113134" w:rsidRDefault="001466D0" w:rsidP="00BE23FD">
      <w:pPr>
        <w:pStyle w:val="Heading3"/>
      </w:pPr>
      <w:bookmarkStart w:id="198" w:name="_Toc190468718"/>
      <w:bookmarkStart w:id="199" w:name="_Toc192716447"/>
      <w:bookmarkStart w:id="200" w:name="_Toc193366950"/>
      <w:r w:rsidRPr="00113134">
        <w:lastRenderedPageBreak/>
        <w:t>2.4.</w:t>
      </w:r>
      <w:r w:rsidR="00F93DA7" w:rsidRPr="00113134">
        <w:t>7 Post-Launch &amp; Maintenance</w:t>
      </w:r>
      <w:bookmarkEnd w:id="198"/>
      <w:bookmarkEnd w:id="199"/>
      <w:bookmarkEnd w:id="200"/>
    </w:p>
    <w:p w14:paraId="796A1629" w14:textId="2813E9C2"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User Feedback Collection</w:t>
      </w:r>
    </w:p>
    <w:p w14:paraId="75E10FC3"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Monitor user reviews and behavior on the platform</w:t>
      </w:r>
    </w:p>
    <w:p w14:paraId="5626A932"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Collect feedback from initial users to improve the platform 7.2 </w:t>
      </w:r>
      <w:r w:rsidRPr="00113134">
        <w:rPr>
          <w:rFonts w:ascii="Times New Roman" w:eastAsia="Times New Roman" w:hAnsi="Times New Roman" w:cs="Times New Roman"/>
          <w:b/>
          <w:bCs/>
          <w:sz w:val="24"/>
          <w:szCs w:val="24"/>
        </w:rPr>
        <w:t>Bug Fixing &amp; Updates</w:t>
      </w:r>
    </w:p>
    <w:p w14:paraId="2435B8A9"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Address issues reported by users</w:t>
      </w:r>
    </w:p>
    <w:p w14:paraId="3BF9E889"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Regular platform updates (bug fixes, new features) 7.3 </w:t>
      </w:r>
      <w:r w:rsidRPr="00113134">
        <w:rPr>
          <w:rFonts w:ascii="Times New Roman" w:eastAsia="Times New Roman" w:hAnsi="Times New Roman" w:cs="Times New Roman"/>
          <w:b/>
          <w:bCs/>
          <w:sz w:val="24"/>
          <w:szCs w:val="24"/>
        </w:rPr>
        <w:t>System Monitoring &amp; Performance Tuning</w:t>
      </w:r>
    </w:p>
    <w:p w14:paraId="7D5AB1FF"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Monitor server performance, uptime, and user traffic</w:t>
      </w:r>
    </w:p>
    <w:p w14:paraId="1B6B88DD"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Optimize platform based on usage patterns 7.4 </w:t>
      </w:r>
      <w:r w:rsidRPr="00113134">
        <w:rPr>
          <w:rFonts w:ascii="Times New Roman" w:eastAsia="Times New Roman" w:hAnsi="Times New Roman" w:cs="Times New Roman"/>
          <w:b/>
          <w:bCs/>
          <w:sz w:val="24"/>
          <w:szCs w:val="24"/>
        </w:rPr>
        <w:t>Ongoing Marketing &amp; SEO</w:t>
      </w:r>
    </w:p>
    <w:p w14:paraId="076E3844" w14:textId="77777777"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Continuous SEO optimization to improve search rankings</w:t>
      </w:r>
    </w:p>
    <w:p w14:paraId="5601982A" w14:textId="54A5CA30" w:rsidR="00F93DA7" w:rsidRPr="00113134" w:rsidRDefault="00F93DA7" w:rsidP="00003FA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Social media engagement and new promotions</w:t>
      </w:r>
    </w:p>
    <w:p w14:paraId="1637705B" w14:textId="77777777" w:rsidR="00F93DA7" w:rsidRPr="00113134" w:rsidRDefault="00F93DA7" w:rsidP="00F93DA7">
      <w:pPr>
        <w:spacing w:before="100" w:beforeAutospacing="1" w:after="100" w:afterAutospacing="1" w:line="240" w:lineRule="auto"/>
        <w:outlineLvl w:val="2"/>
        <w:rPr>
          <w:rFonts w:ascii="Times New Roman" w:eastAsia="Times New Roman" w:hAnsi="Times New Roman" w:cs="Times New Roman"/>
          <w:b/>
          <w:bCs/>
          <w:sz w:val="27"/>
          <w:szCs w:val="27"/>
        </w:rPr>
      </w:pPr>
      <w:bookmarkStart w:id="201" w:name="_Toc190468719"/>
      <w:bookmarkStart w:id="202" w:name="_Toc192716448"/>
      <w:bookmarkStart w:id="203" w:name="_Toc193366951"/>
      <w:r w:rsidRPr="00113134">
        <w:rPr>
          <w:rFonts w:ascii="Times New Roman" w:eastAsia="Times New Roman" w:hAnsi="Times New Roman" w:cs="Times New Roman"/>
          <w:b/>
          <w:bCs/>
          <w:sz w:val="27"/>
          <w:szCs w:val="27"/>
        </w:rPr>
        <w:t>Summary of WBS for Pathfinder.lk:</w:t>
      </w:r>
      <w:bookmarkEnd w:id="201"/>
      <w:bookmarkEnd w:id="202"/>
      <w:bookmarkEnd w:id="203"/>
    </w:p>
    <w:p w14:paraId="67DE1884" w14:textId="77777777" w:rsidR="00F93DA7" w:rsidRPr="00113134" w:rsidRDefault="00F93DA7" w:rsidP="00F93DA7">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This WBS provides a detailed structure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breaking down the project into key phases like </w:t>
      </w:r>
      <w:r w:rsidRPr="00113134">
        <w:rPr>
          <w:rFonts w:ascii="Times New Roman" w:eastAsia="Times New Roman" w:hAnsi="Times New Roman" w:cs="Times New Roman"/>
          <w:b/>
          <w:bCs/>
          <w:sz w:val="24"/>
          <w:szCs w:val="24"/>
        </w:rPr>
        <w:t>Project Management</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Requirements Gathering</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Design &amp; Prototyping</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Development</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Testing</w:t>
      </w:r>
      <w:r w:rsidRPr="00113134">
        <w:rPr>
          <w:rFonts w:ascii="Times New Roman" w:eastAsia="Times New Roman" w:hAnsi="Times New Roman" w:cs="Times New Roman"/>
          <w:sz w:val="24"/>
          <w:szCs w:val="24"/>
        </w:rPr>
        <w:t xml:space="preserve">, </w:t>
      </w:r>
      <w:r w:rsidRPr="00113134">
        <w:rPr>
          <w:rFonts w:ascii="Times New Roman" w:eastAsia="Times New Roman" w:hAnsi="Times New Roman" w:cs="Times New Roman"/>
          <w:b/>
          <w:bCs/>
          <w:sz w:val="24"/>
          <w:szCs w:val="24"/>
        </w:rPr>
        <w:t>Deployment</w:t>
      </w:r>
      <w:r w:rsidRPr="00113134">
        <w:rPr>
          <w:rFonts w:ascii="Times New Roman" w:eastAsia="Times New Roman" w:hAnsi="Times New Roman" w:cs="Times New Roman"/>
          <w:sz w:val="24"/>
          <w:szCs w:val="24"/>
        </w:rPr>
        <w:t xml:space="preserve">, and </w:t>
      </w:r>
      <w:r w:rsidRPr="00113134">
        <w:rPr>
          <w:rFonts w:ascii="Times New Roman" w:eastAsia="Times New Roman" w:hAnsi="Times New Roman" w:cs="Times New Roman"/>
          <w:b/>
          <w:bCs/>
          <w:sz w:val="24"/>
          <w:szCs w:val="24"/>
        </w:rPr>
        <w:t>Post-Launch</w:t>
      </w:r>
      <w:r w:rsidRPr="00113134">
        <w:rPr>
          <w:rFonts w:ascii="Times New Roman" w:eastAsia="Times New Roman" w:hAnsi="Times New Roman" w:cs="Times New Roman"/>
          <w:sz w:val="24"/>
          <w:szCs w:val="24"/>
        </w:rPr>
        <w:t>. Each phase is further divided into specific tasks, ensuring that all activities are clearly defined, assigned to the right roles, and tracked throughout the development process.</w:t>
      </w:r>
    </w:p>
    <w:p w14:paraId="6A451B59" w14:textId="77777777" w:rsidR="009703C5" w:rsidRPr="00113134" w:rsidRDefault="009703C5" w:rsidP="009703C5">
      <w:pPr>
        <w:spacing w:before="100" w:beforeAutospacing="1" w:after="100" w:afterAutospacing="1" w:line="240" w:lineRule="auto"/>
        <w:rPr>
          <w:rFonts w:ascii="Times New Roman" w:eastAsia="Times New Roman" w:hAnsi="Times New Roman" w:cs="Times New Roman"/>
          <w:sz w:val="24"/>
          <w:szCs w:val="24"/>
        </w:rPr>
      </w:pPr>
    </w:p>
    <w:p w14:paraId="068A889D" w14:textId="3E79DD1B" w:rsidR="009703C5" w:rsidRPr="00113134" w:rsidRDefault="001466D0" w:rsidP="00BE23FD">
      <w:pPr>
        <w:pStyle w:val="Heading2"/>
        <w:rPr>
          <w:rFonts w:ascii="Times New Roman" w:hAnsi="Times New Roman" w:cs="Times New Roman"/>
        </w:rPr>
      </w:pPr>
      <w:bookmarkStart w:id="204" w:name="_Toc190468720"/>
      <w:bookmarkStart w:id="205" w:name="_Toc192716449"/>
      <w:bookmarkStart w:id="206" w:name="_Toc193366952"/>
      <w:r w:rsidRPr="00113134">
        <w:rPr>
          <w:rFonts w:ascii="Times New Roman" w:hAnsi="Times New Roman" w:cs="Times New Roman"/>
        </w:rPr>
        <w:t xml:space="preserve">2.5 </w:t>
      </w:r>
      <w:r w:rsidR="009703C5" w:rsidRPr="00113134">
        <w:rPr>
          <w:rFonts w:ascii="Times New Roman" w:hAnsi="Times New Roman" w:cs="Times New Roman"/>
        </w:rPr>
        <w:t>Risk Analysis for Pathfinder.lk</w:t>
      </w:r>
      <w:bookmarkEnd w:id="204"/>
      <w:bookmarkEnd w:id="205"/>
      <w:bookmarkEnd w:id="206"/>
    </w:p>
    <w:p w14:paraId="0BA7A98F" w14:textId="77777777" w:rsidR="009703C5" w:rsidRPr="00113134" w:rsidRDefault="009703C5" w:rsidP="009703C5">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 xml:space="preserve">Risk analysis is a critical component of any project, and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a web-based travel planning platform, understanding potential risks helps mitigate negative impacts on development, deployment, and user satisfaction. Below is a comprehensive </w:t>
      </w:r>
      <w:r w:rsidRPr="00113134">
        <w:rPr>
          <w:rFonts w:ascii="Times New Roman" w:eastAsia="Times New Roman" w:hAnsi="Times New Roman" w:cs="Times New Roman"/>
          <w:b/>
          <w:bCs/>
          <w:sz w:val="24"/>
          <w:szCs w:val="24"/>
        </w:rPr>
        <w:t>Risk Analysis</w:t>
      </w:r>
      <w:r w:rsidRPr="00113134">
        <w:rPr>
          <w:rFonts w:ascii="Times New Roman" w:eastAsia="Times New Roman" w:hAnsi="Times New Roman" w:cs="Times New Roman"/>
          <w:sz w:val="24"/>
          <w:szCs w:val="24"/>
        </w:rPr>
        <w:t xml:space="preserve"> for the Pathfinder.lk project, covering </w:t>
      </w:r>
      <w:r w:rsidRPr="00113134">
        <w:rPr>
          <w:rFonts w:ascii="Times New Roman" w:eastAsia="Times New Roman" w:hAnsi="Times New Roman" w:cs="Times New Roman"/>
          <w:b/>
          <w:bCs/>
          <w:sz w:val="24"/>
          <w:szCs w:val="24"/>
        </w:rPr>
        <w:t>technical, operational, business, and external risks</w:t>
      </w:r>
      <w:r w:rsidRPr="00113134">
        <w:rPr>
          <w:rFonts w:ascii="Times New Roman" w:eastAsia="Times New Roman" w:hAnsi="Times New Roman" w:cs="Times New Roman"/>
          <w:sz w:val="24"/>
          <w:szCs w:val="24"/>
        </w:rPr>
        <w:t>.</w:t>
      </w:r>
    </w:p>
    <w:p w14:paraId="0C05BE75" w14:textId="3508E75D" w:rsidR="009703C5" w:rsidRPr="00113134" w:rsidRDefault="001466D0" w:rsidP="00BE23FD">
      <w:pPr>
        <w:pStyle w:val="Heading3"/>
      </w:pPr>
      <w:bookmarkStart w:id="207" w:name="_Toc190468721"/>
      <w:bookmarkStart w:id="208" w:name="_Toc192716450"/>
      <w:bookmarkStart w:id="209" w:name="_Toc193366953"/>
      <w:r w:rsidRPr="00113134">
        <w:t>2.5.1</w:t>
      </w:r>
      <w:r w:rsidR="009703C5" w:rsidRPr="00113134">
        <w:t xml:space="preserve"> Technical Risks</w:t>
      </w:r>
      <w:bookmarkEnd w:id="207"/>
      <w:bookmarkEnd w:id="208"/>
      <w:bookmarkEnd w:id="209"/>
    </w:p>
    <w:p w14:paraId="53683338" w14:textId="5B5BC501" w:rsidR="009703C5" w:rsidRPr="00113134" w:rsidRDefault="001466D0" w:rsidP="00BE23FD">
      <w:pPr>
        <w:pStyle w:val="Heading4"/>
      </w:pPr>
      <w:r w:rsidRPr="00113134">
        <w:t xml:space="preserve">2.5.1.1 </w:t>
      </w:r>
      <w:r w:rsidR="009703C5" w:rsidRPr="00113134">
        <w:t>System Integration Issues</w:t>
      </w:r>
    </w:p>
    <w:p w14:paraId="5F81C555" w14:textId="77777777" w:rsidR="009703C5" w:rsidRPr="00113134" w:rsidRDefault="009703C5" w:rsidP="00003FA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xml:space="preserve">: The platform will integrate with third-party booking engines (e.g., Booking.com, Agoda) and payment gateways (PayPal, Stripe, </w:t>
      </w:r>
      <w:proofErr w:type="spellStart"/>
      <w:r w:rsidRPr="00113134">
        <w:rPr>
          <w:rFonts w:ascii="Times New Roman" w:eastAsia="Times New Roman" w:hAnsi="Times New Roman" w:cs="Times New Roman"/>
          <w:sz w:val="24"/>
          <w:szCs w:val="24"/>
        </w:rPr>
        <w:t>LankaPay</w:t>
      </w:r>
      <w:proofErr w:type="spellEnd"/>
      <w:r w:rsidRPr="00113134">
        <w:rPr>
          <w:rFonts w:ascii="Times New Roman" w:eastAsia="Times New Roman" w:hAnsi="Times New Roman" w:cs="Times New Roman"/>
          <w:sz w:val="24"/>
          <w:szCs w:val="24"/>
        </w:rPr>
        <w:t>). Incompatibilities, outdated APIs, or poor documentation could delay the integration process.</w:t>
      </w:r>
    </w:p>
    <w:p w14:paraId="107C2D7E" w14:textId="77777777" w:rsidR="009703C5" w:rsidRPr="00113134" w:rsidRDefault="009703C5" w:rsidP="00003FA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High. Inability to integrate smoothly could lead to delayed project timelines and disrupt the user experience.</w:t>
      </w:r>
    </w:p>
    <w:p w14:paraId="06E9E590" w14:textId="77777777" w:rsidR="009703C5" w:rsidRPr="00113134" w:rsidRDefault="009703C5" w:rsidP="00003FA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56186DEC" w14:textId="77777777" w:rsidR="009703C5" w:rsidRPr="00113134" w:rsidRDefault="009703C5" w:rsidP="00003FA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Perform thorough research on third-party systems.</w:t>
      </w:r>
    </w:p>
    <w:p w14:paraId="023DE1D0" w14:textId="77777777" w:rsidR="009703C5" w:rsidRPr="00113134" w:rsidRDefault="009703C5" w:rsidP="00003FA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Test integration early in the development cycle.</w:t>
      </w:r>
    </w:p>
    <w:p w14:paraId="1B0C8B55" w14:textId="77777777" w:rsidR="009703C5" w:rsidRPr="00113134" w:rsidRDefault="009703C5" w:rsidP="00003FA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Maintain a clear communication channel with third-party vendors.</w:t>
      </w:r>
    </w:p>
    <w:p w14:paraId="4B49FA25" w14:textId="1561CAA3" w:rsidR="009703C5" w:rsidRPr="00113134" w:rsidRDefault="001466D0" w:rsidP="00BE23FD">
      <w:pPr>
        <w:pStyle w:val="Heading4"/>
      </w:pPr>
      <w:r w:rsidRPr="00113134">
        <w:lastRenderedPageBreak/>
        <w:t>2.5.</w:t>
      </w:r>
      <w:r w:rsidR="009703C5" w:rsidRPr="00113134">
        <w:t>1.2 Data Security &amp; Privacy Concerns</w:t>
      </w:r>
    </w:p>
    <w:p w14:paraId="700E4C1C" w14:textId="77777777" w:rsidR="009703C5" w:rsidRPr="00113134" w:rsidRDefault="009703C5" w:rsidP="00003FA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User data, including personal, financial, and booking details, will be handled by the platform. Security breaches could compromise user trust and legal compliance.</w:t>
      </w:r>
    </w:p>
    <w:p w14:paraId="6F8AB2DF" w14:textId="77777777" w:rsidR="009703C5" w:rsidRPr="00113134" w:rsidRDefault="009703C5" w:rsidP="00003FA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Critical. Data breaches can result in legal penalties, loss of customer trust, and negative press.</w:t>
      </w:r>
    </w:p>
    <w:p w14:paraId="36FD1A03" w14:textId="77777777" w:rsidR="009703C5" w:rsidRPr="00113134" w:rsidRDefault="009703C5" w:rsidP="00003FA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26DBA874" w14:textId="77777777" w:rsidR="009703C5" w:rsidRPr="00113134" w:rsidRDefault="009703C5" w:rsidP="00003FA1">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Implement robust encryption and secure data protocols.</w:t>
      </w:r>
    </w:p>
    <w:p w14:paraId="53DA28EE" w14:textId="77777777" w:rsidR="009703C5" w:rsidRPr="00113134" w:rsidRDefault="009703C5" w:rsidP="00003FA1">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Regularly update the platform to patch vulnerabilities.</w:t>
      </w:r>
    </w:p>
    <w:p w14:paraId="7361148A" w14:textId="77777777" w:rsidR="009703C5" w:rsidRPr="00113134" w:rsidRDefault="009703C5" w:rsidP="00003FA1">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Conduct penetration testing and audits.</w:t>
      </w:r>
    </w:p>
    <w:p w14:paraId="6E5DE96B" w14:textId="625391EF" w:rsidR="009703C5" w:rsidRPr="00113134" w:rsidRDefault="001466D0" w:rsidP="00BE23FD">
      <w:pPr>
        <w:pStyle w:val="Heading4"/>
      </w:pPr>
      <w:r w:rsidRPr="00113134">
        <w:t>2.5.</w:t>
      </w:r>
      <w:r w:rsidR="009703C5" w:rsidRPr="00113134">
        <w:t>1.3 Platform Downtime or Performance Issues</w:t>
      </w:r>
    </w:p>
    <w:p w14:paraId="23D08E4E" w14:textId="77777777" w:rsidR="009703C5" w:rsidRPr="00113134" w:rsidRDefault="009703C5" w:rsidP="00003FA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High user traffic or server overload could cause platform downtime or performance degradation.</w:t>
      </w:r>
    </w:p>
    <w:p w14:paraId="12F0177D" w14:textId="77777777" w:rsidR="009703C5" w:rsidRPr="00113134" w:rsidRDefault="009703C5" w:rsidP="00003FA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High. Frequent downtime or slow performance can drive users away and damage the platform’s reputation.</w:t>
      </w:r>
    </w:p>
    <w:p w14:paraId="1FC1BF06" w14:textId="77777777" w:rsidR="009703C5" w:rsidRPr="00113134" w:rsidRDefault="009703C5" w:rsidP="00003FA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66CA0DE3" w14:textId="77777777" w:rsidR="009703C5" w:rsidRPr="00113134" w:rsidRDefault="009703C5" w:rsidP="00003FA1">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Use scalable cloud infrastructure for better load handling.</w:t>
      </w:r>
    </w:p>
    <w:p w14:paraId="7083ACF5" w14:textId="77777777" w:rsidR="009703C5" w:rsidRPr="00113134" w:rsidRDefault="009703C5" w:rsidP="00003FA1">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Conduct stress and load testing to prepare for high traffic.</w:t>
      </w:r>
    </w:p>
    <w:p w14:paraId="068F17A3" w14:textId="77777777" w:rsidR="009703C5" w:rsidRPr="00113134" w:rsidRDefault="009703C5" w:rsidP="00003FA1">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Implement a monitoring system for proactive issue resolution.</w:t>
      </w:r>
    </w:p>
    <w:p w14:paraId="3A8A7998" w14:textId="48F1B7D4" w:rsidR="009703C5" w:rsidRPr="00113134" w:rsidRDefault="009703C5" w:rsidP="009703C5">
      <w:pPr>
        <w:spacing w:after="0" w:line="240" w:lineRule="auto"/>
        <w:rPr>
          <w:rFonts w:ascii="Times New Roman" w:eastAsia="Times New Roman" w:hAnsi="Times New Roman" w:cs="Times New Roman"/>
          <w:sz w:val="24"/>
          <w:szCs w:val="24"/>
        </w:rPr>
      </w:pPr>
    </w:p>
    <w:p w14:paraId="6D678A97" w14:textId="63B3EDFC" w:rsidR="009703C5" w:rsidRPr="00113134" w:rsidRDefault="001466D0" w:rsidP="00BE23FD">
      <w:pPr>
        <w:pStyle w:val="Heading3"/>
      </w:pPr>
      <w:bookmarkStart w:id="210" w:name="_Toc190468722"/>
      <w:bookmarkStart w:id="211" w:name="_Toc192716451"/>
      <w:bookmarkStart w:id="212" w:name="_Toc193366954"/>
      <w:r w:rsidRPr="00113134">
        <w:t>2.5.</w:t>
      </w:r>
      <w:r w:rsidR="009703C5" w:rsidRPr="00113134">
        <w:t>2 Operational Risks</w:t>
      </w:r>
      <w:bookmarkEnd w:id="210"/>
      <w:bookmarkEnd w:id="211"/>
      <w:bookmarkEnd w:id="212"/>
    </w:p>
    <w:p w14:paraId="383CC2E9" w14:textId="2F3EE71B" w:rsidR="009703C5" w:rsidRPr="00113134" w:rsidRDefault="001466D0" w:rsidP="00BE23FD">
      <w:pPr>
        <w:pStyle w:val="Heading4"/>
      </w:pPr>
      <w:r w:rsidRPr="00113134">
        <w:t>2.5.</w:t>
      </w:r>
      <w:r w:rsidR="009703C5" w:rsidRPr="00113134">
        <w:t>2.1 Resource Constraints</w:t>
      </w:r>
    </w:p>
    <w:p w14:paraId="0E0E2875" w14:textId="77777777" w:rsidR="009703C5" w:rsidRPr="00113134" w:rsidRDefault="009703C5" w:rsidP="00003FA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Limited resources (time, budget, personnel) may affect the project's ability to meet deadlines, particularly in a small team with diverse roles (Project Manager, Web Developer, Database Developer, UI/UX Developer, System Analyst).</w:t>
      </w:r>
    </w:p>
    <w:p w14:paraId="5032D2BD" w14:textId="77777777" w:rsidR="009703C5" w:rsidRPr="00113134" w:rsidRDefault="009703C5" w:rsidP="00003FA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Medium. Delays and reduced project scope could affect timelines and final quality.</w:t>
      </w:r>
    </w:p>
    <w:p w14:paraId="48CB8C61" w14:textId="77777777" w:rsidR="009703C5" w:rsidRPr="00113134" w:rsidRDefault="009703C5" w:rsidP="00003FA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43D53869" w14:textId="77777777" w:rsidR="009703C5" w:rsidRPr="00113134" w:rsidRDefault="009703C5" w:rsidP="00003FA1">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Create a detailed project plan with resource allocation.</w:t>
      </w:r>
    </w:p>
    <w:p w14:paraId="65E1DF72" w14:textId="77777777" w:rsidR="009703C5" w:rsidRPr="00113134" w:rsidRDefault="009703C5" w:rsidP="00003FA1">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Regularly review resource usage to ensure efficiency.</w:t>
      </w:r>
    </w:p>
    <w:p w14:paraId="2546074F" w14:textId="77777777" w:rsidR="009703C5" w:rsidRPr="00113134" w:rsidRDefault="009703C5" w:rsidP="00003FA1">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Be flexible and prioritize key features during crunch periods.</w:t>
      </w:r>
    </w:p>
    <w:p w14:paraId="0A9334F3" w14:textId="6415B147" w:rsidR="009703C5" w:rsidRPr="00113134" w:rsidRDefault="001466D0" w:rsidP="00BE23FD">
      <w:pPr>
        <w:pStyle w:val="Heading4"/>
      </w:pPr>
      <w:r w:rsidRPr="00113134">
        <w:t>2.5.</w:t>
      </w:r>
      <w:r w:rsidR="009703C5" w:rsidRPr="00113134">
        <w:t>2.2 Skill Shortage or Knowledge Gaps</w:t>
      </w:r>
    </w:p>
    <w:p w14:paraId="4C62FA2F" w14:textId="77777777" w:rsidR="009703C5" w:rsidRPr="00113134" w:rsidRDefault="009703C5" w:rsidP="00003FA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The team might lack specialized knowledge in some areas (e.g., integrating certain APIs, advanced security features, or payment gateways).</w:t>
      </w:r>
    </w:p>
    <w:p w14:paraId="0C24C7DA" w14:textId="77777777" w:rsidR="009703C5" w:rsidRPr="00113134" w:rsidRDefault="009703C5" w:rsidP="00003FA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Medium. Skill gaps may delay progress or lead to suboptimal implementation.</w:t>
      </w:r>
    </w:p>
    <w:p w14:paraId="7A13A373" w14:textId="77777777" w:rsidR="009703C5" w:rsidRPr="00113134" w:rsidRDefault="009703C5" w:rsidP="00003FA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5E7267E4" w14:textId="77777777" w:rsidR="009703C5" w:rsidRPr="00113134" w:rsidRDefault="009703C5" w:rsidP="00003FA1">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Upskill the team through training or hiring external experts for specialized tasks.</w:t>
      </w:r>
    </w:p>
    <w:p w14:paraId="66086C12" w14:textId="77777777" w:rsidR="009703C5" w:rsidRPr="00113134" w:rsidRDefault="009703C5" w:rsidP="00003FA1">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Encourage collaboration among team members to share knowledge.</w:t>
      </w:r>
    </w:p>
    <w:p w14:paraId="6C26CB00" w14:textId="48E37979" w:rsidR="009703C5" w:rsidRPr="00113134" w:rsidRDefault="009703C5" w:rsidP="00BE23FD">
      <w:pPr>
        <w:pStyle w:val="Heading4"/>
      </w:pPr>
      <w:r w:rsidRPr="00113134">
        <w:t>2.</w:t>
      </w:r>
      <w:r w:rsidR="001466D0" w:rsidRPr="00113134">
        <w:t>5.2.3</w:t>
      </w:r>
      <w:r w:rsidRPr="00113134">
        <w:t xml:space="preserve"> Communication Challenges</w:t>
      </w:r>
    </w:p>
    <w:p w14:paraId="27469E63" w14:textId="77777777" w:rsidR="009703C5" w:rsidRPr="00113134" w:rsidRDefault="009703C5" w:rsidP="00003FA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Given the collaborative nature of the project, miscommunication among stakeholders, especially regarding project goals and expectations, can cause confusion and delays.</w:t>
      </w:r>
    </w:p>
    <w:p w14:paraId="5B36F848" w14:textId="77777777" w:rsidR="009703C5" w:rsidRPr="00113134" w:rsidRDefault="009703C5" w:rsidP="00003FA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Medium. Misalignment between team members and stakeholders can lead to rework and delays.</w:t>
      </w:r>
    </w:p>
    <w:p w14:paraId="66DFC476" w14:textId="77777777" w:rsidR="009703C5" w:rsidRPr="00113134" w:rsidRDefault="009703C5" w:rsidP="00003FA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3180C8B2" w14:textId="77777777" w:rsidR="009703C5" w:rsidRPr="00113134" w:rsidRDefault="009703C5" w:rsidP="00003FA1">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Set up regular meetings and clear documentation.</w:t>
      </w:r>
    </w:p>
    <w:p w14:paraId="34A028BC" w14:textId="77777777" w:rsidR="009703C5" w:rsidRPr="00113134" w:rsidRDefault="009703C5" w:rsidP="00003FA1">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Assign specific communication channels for different tasks or concerns.</w:t>
      </w:r>
    </w:p>
    <w:p w14:paraId="7F47867D" w14:textId="7C261129" w:rsidR="009703C5" w:rsidRPr="00113134" w:rsidRDefault="009703C5" w:rsidP="009703C5">
      <w:pPr>
        <w:spacing w:after="0" w:line="240" w:lineRule="auto"/>
        <w:rPr>
          <w:rFonts w:ascii="Times New Roman" w:eastAsia="Times New Roman" w:hAnsi="Times New Roman" w:cs="Times New Roman"/>
          <w:sz w:val="24"/>
          <w:szCs w:val="24"/>
        </w:rPr>
      </w:pPr>
    </w:p>
    <w:p w14:paraId="75FF7393" w14:textId="0521678D" w:rsidR="009703C5" w:rsidRPr="00113134" w:rsidRDefault="001466D0" w:rsidP="00326F24">
      <w:pPr>
        <w:pStyle w:val="Heading3"/>
      </w:pPr>
      <w:bookmarkStart w:id="213" w:name="_Toc190468723"/>
      <w:bookmarkStart w:id="214" w:name="_Toc192716452"/>
      <w:bookmarkStart w:id="215" w:name="_Toc193366955"/>
      <w:r w:rsidRPr="00113134">
        <w:t>2.5.3</w:t>
      </w:r>
      <w:r w:rsidR="009703C5" w:rsidRPr="00113134">
        <w:t xml:space="preserve"> Business Risks</w:t>
      </w:r>
      <w:bookmarkEnd w:id="213"/>
      <w:bookmarkEnd w:id="214"/>
      <w:bookmarkEnd w:id="215"/>
    </w:p>
    <w:p w14:paraId="6401CC81" w14:textId="75241AB4" w:rsidR="009703C5" w:rsidRPr="00113134" w:rsidRDefault="001466D0" w:rsidP="00326F24">
      <w:pPr>
        <w:pStyle w:val="Heading4"/>
      </w:pPr>
      <w:r w:rsidRPr="00113134">
        <w:t>2.5.</w:t>
      </w:r>
      <w:r w:rsidR="009703C5" w:rsidRPr="00113134">
        <w:t>3.1 Changing Market Demands</w:t>
      </w:r>
    </w:p>
    <w:p w14:paraId="340F65AD" w14:textId="77777777" w:rsidR="009703C5" w:rsidRPr="00113134" w:rsidRDefault="009703C5" w:rsidP="00003FA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The travel industry is dynamic, and evolving customer preferences or market trends (such as the rise of sustainable travel) might require changes in the platform's offerings.</w:t>
      </w:r>
    </w:p>
    <w:p w14:paraId="4DBC7E81" w14:textId="77777777" w:rsidR="009703C5" w:rsidRPr="00113134" w:rsidRDefault="009703C5" w:rsidP="00003FA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Medium. Failure to keep up with industry changes could result in reduced user engagement and competitive disadvantage.</w:t>
      </w:r>
    </w:p>
    <w:p w14:paraId="534E00D7" w14:textId="77777777" w:rsidR="009703C5" w:rsidRPr="00113134" w:rsidRDefault="009703C5" w:rsidP="00003FA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72831A1C" w14:textId="77777777" w:rsidR="009703C5" w:rsidRPr="00113134" w:rsidRDefault="009703C5" w:rsidP="00003FA1">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Continuously monitor industry trends and user feedback.</w:t>
      </w:r>
    </w:p>
    <w:p w14:paraId="2A8D947E" w14:textId="77777777" w:rsidR="009703C5" w:rsidRPr="00113134" w:rsidRDefault="009703C5" w:rsidP="00003FA1">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Be flexible in incorporating new features or updates based on market demands.</w:t>
      </w:r>
    </w:p>
    <w:p w14:paraId="1486640B" w14:textId="56617DCE" w:rsidR="009703C5" w:rsidRPr="00113134" w:rsidRDefault="001466D0" w:rsidP="00326F24">
      <w:pPr>
        <w:pStyle w:val="Heading4"/>
      </w:pPr>
      <w:r w:rsidRPr="00113134">
        <w:t>2.5.</w:t>
      </w:r>
      <w:r w:rsidR="009703C5" w:rsidRPr="00113134">
        <w:t>3.2 Financial Constraints</w:t>
      </w:r>
    </w:p>
    <w:p w14:paraId="02B8AB4E" w14:textId="77777777" w:rsidR="009703C5" w:rsidRPr="00113134" w:rsidRDefault="009703C5" w:rsidP="00003FA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Insufficient budget allocation or unforeseen expenses could jeopardize the project’s progress or completion.</w:t>
      </w:r>
    </w:p>
    <w:p w14:paraId="01907062" w14:textId="77777777" w:rsidR="009703C5" w:rsidRPr="00113134" w:rsidRDefault="009703C5" w:rsidP="00003FA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High. Financial limitations could restrict development or lead to a reduced feature set.</w:t>
      </w:r>
    </w:p>
    <w:p w14:paraId="1D34170E" w14:textId="77777777" w:rsidR="009703C5" w:rsidRPr="00113134" w:rsidRDefault="009703C5" w:rsidP="00003FA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72652814" w14:textId="77777777" w:rsidR="009703C5" w:rsidRPr="00113134" w:rsidRDefault="009703C5" w:rsidP="00003FA1">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Set a realistic budget with contingencies for unforeseen costs.</w:t>
      </w:r>
    </w:p>
    <w:p w14:paraId="2DBF7693" w14:textId="77777777" w:rsidR="009703C5" w:rsidRPr="00113134" w:rsidRDefault="009703C5" w:rsidP="00003FA1">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Track expenses and adjust the scope as needed to stay within budget.</w:t>
      </w:r>
    </w:p>
    <w:p w14:paraId="2534A578" w14:textId="22AEEB26" w:rsidR="009703C5" w:rsidRPr="00113134" w:rsidRDefault="001466D0" w:rsidP="00326F24">
      <w:pPr>
        <w:pStyle w:val="Heading4"/>
      </w:pPr>
      <w:r w:rsidRPr="00113134">
        <w:t>2.5.</w:t>
      </w:r>
      <w:r w:rsidR="009703C5" w:rsidRPr="00113134">
        <w:t>3.3 Competitive Pressure</w:t>
      </w:r>
    </w:p>
    <w:p w14:paraId="6FBCABAE" w14:textId="77777777" w:rsidR="009703C5" w:rsidRPr="00113134" w:rsidRDefault="009703C5" w:rsidP="00003FA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Competitors like Booking.com, Airbnb, and other regional travel platforms may offer similar services, making it difficult to attract and retain users.</w:t>
      </w:r>
    </w:p>
    <w:p w14:paraId="3413302B" w14:textId="77777777" w:rsidR="009703C5" w:rsidRPr="00113134" w:rsidRDefault="009703C5" w:rsidP="00003FA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Medium. The platform may struggle to differentiate itself and achieve user loyalty.</w:t>
      </w:r>
    </w:p>
    <w:p w14:paraId="5F2BA222" w14:textId="77777777" w:rsidR="009703C5" w:rsidRPr="00113134" w:rsidRDefault="009703C5" w:rsidP="00003FA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27F7DB41" w14:textId="77777777" w:rsidR="009703C5" w:rsidRPr="00113134" w:rsidRDefault="009703C5" w:rsidP="00003FA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lastRenderedPageBreak/>
        <w:t>Focus on a unique value proposition (e.g., personalized recommendations, loyalty programs).</w:t>
      </w:r>
    </w:p>
    <w:p w14:paraId="6AA30B7A" w14:textId="77777777" w:rsidR="009703C5" w:rsidRPr="00113134" w:rsidRDefault="009703C5" w:rsidP="00003FA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Continuously improve the user experience and introduce exclusive deals with local hotels.</w:t>
      </w:r>
    </w:p>
    <w:p w14:paraId="0BFC3060" w14:textId="5B6D473B" w:rsidR="009703C5" w:rsidRPr="00113134" w:rsidRDefault="009703C5" w:rsidP="009703C5">
      <w:pPr>
        <w:spacing w:after="0" w:line="240" w:lineRule="auto"/>
        <w:rPr>
          <w:rFonts w:ascii="Times New Roman" w:eastAsia="Times New Roman" w:hAnsi="Times New Roman" w:cs="Times New Roman"/>
          <w:sz w:val="24"/>
          <w:szCs w:val="24"/>
        </w:rPr>
      </w:pPr>
    </w:p>
    <w:p w14:paraId="64D87950" w14:textId="19C0BA54" w:rsidR="009703C5" w:rsidRPr="00113134" w:rsidRDefault="001466D0" w:rsidP="00326F24">
      <w:pPr>
        <w:pStyle w:val="Heading3"/>
      </w:pPr>
      <w:bookmarkStart w:id="216" w:name="_Toc190468724"/>
      <w:bookmarkStart w:id="217" w:name="_Toc192716453"/>
      <w:bookmarkStart w:id="218" w:name="_Toc193366956"/>
      <w:r w:rsidRPr="00113134">
        <w:t>2.5.</w:t>
      </w:r>
      <w:r w:rsidR="009703C5" w:rsidRPr="00113134">
        <w:t>4 External Risks</w:t>
      </w:r>
      <w:bookmarkEnd w:id="216"/>
      <w:bookmarkEnd w:id="217"/>
      <w:bookmarkEnd w:id="218"/>
    </w:p>
    <w:p w14:paraId="5FB2D2DE" w14:textId="7F4A6759" w:rsidR="009703C5" w:rsidRPr="00113134" w:rsidRDefault="001466D0" w:rsidP="00326F24">
      <w:pPr>
        <w:pStyle w:val="Heading4"/>
      </w:pPr>
      <w:r w:rsidRPr="00113134">
        <w:t>2.5.</w:t>
      </w:r>
      <w:r w:rsidR="009703C5" w:rsidRPr="00113134">
        <w:t>4.1 Regulatory &amp; Legal Risks</w:t>
      </w:r>
    </w:p>
    <w:p w14:paraId="6A50828F" w14:textId="77777777" w:rsidR="009703C5" w:rsidRPr="00113134" w:rsidRDefault="009703C5" w:rsidP="00003FA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Legal frameworks, especially related to online transactions, privacy laws (GDPR), and local tourism regulations, may change, affecting the platform’s operations.</w:t>
      </w:r>
    </w:p>
    <w:p w14:paraId="2DADA814" w14:textId="77777777" w:rsidR="009703C5" w:rsidRPr="00113134" w:rsidRDefault="009703C5" w:rsidP="00003FA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Medium. Non-compliance with new regulations could result in fines or operational restrictions.</w:t>
      </w:r>
    </w:p>
    <w:p w14:paraId="7A15D1F7" w14:textId="77777777" w:rsidR="009703C5" w:rsidRPr="00113134" w:rsidRDefault="009703C5" w:rsidP="00003FA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3224F49B" w14:textId="77777777" w:rsidR="009703C5" w:rsidRPr="00113134" w:rsidRDefault="009703C5" w:rsidP="00003FA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Stay updated with local and international regulations.</w:t>
      </w:r>
    </w:p>
    <w:p w14:paraId="4EC8AC29" w14:textId="77777777" w:rsidR="009703C5" w:rsidRPr="00113134" w:rsidRDefault="009703C5" w:rsidP="00003FA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Consult legal experts regularly to ensure compliance.</w:t>
      </w:r>
    </w:p>
    <w:p w14:paraId="0381702C" w14:textId="508AFE4B" w:rsidR="009703C5" w:rsidRPr="00113134" w:rsidRDefault="001466D0" w:rsidP="00326F24">
      <w:pPr>
        <w:pStyle w:val="Heading4"/>
      </w:pPr>
      <w:r w:rsidRPr="00113134">
        <w:t>2.5.</w:t>
      </w:r>
      <w:r w:rsidR="009703C5" w:rsidRPr="00113134">
        <w:t>4.2 External Disruptions (e.g., Pandemic, Economic Crisis)</w:t>
      </w:r>
    </w:p>
    <w:p w14:paraId="17B90235" w14:textId="77777777" w:rsidR="009703C5" w:rsidRPr="00113134" w:rsidRDefault="009703C5" w:rsidP="00003FA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Global events like pandemics or economic downturns can drastically reduce travel demand, affecting platform usage.</w:t>
      </w:r>
    </w:p>
    <w:p w14:paraId="2F9663E7" w14:textId="77777777" w:rsidR="009703C5" w:rsidRPr="00113134" w:rsidRDefault="009703C5" w:rsidP="00003FA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High. Reduced demand for travel could significantly impact the platform’s success.</w:t>
      </w:r>
    </w:p>
    <w:p w14:paraId="378354AF" w14:textId="77777777" w:rsidR="009703C5" w:rsidRPr="00113134" w:rsidRDefault="009703C5" w:rsidP="00003FA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44548727" w14:textId="77777777" w:rsidR="009703C5" w:rsidRPr="00113134" w:rsidRDefault="009703C5" w:rsidP="00003FA1">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Diversify platform offerings to cater to both leisure and business travel.</w:t>
      </w:r>
    </w:p>
    <w:p w14:paraId="79D1CB3D" w14:textId="2DBB0803" w:rsidR="009703C5" w:rsidRPr="00113134" w:rsidRDefault="009703C5" w:rsidP="00A46290">
      <w:pPr>
        <w:pStyle w:val="Heading4"/>
      </w:pPr>
      <w:r w:rsidRPr="00113134">
        <w:t>Build contingency plans for external disruptions.</w:t>
      </w:r>
      <w:r w:rsidR="00E909CD" w:rsidRPr="00113134">
        <w:br/>
      </w:r>
      <w:r w:rsidR="00E909CD" w:rsidRPr="00113134">
        <w:br/>
      </w:r>
      <w:r w:rsidR="00E909CD" w:rsidRPr="00113134">
        <w:br/>
      </w:r>
      <w:r w:rsidR="00E909CD" w:rsidRPr="00113134">
        <w:br/>
      </w:r>
    </w:p>
    <w:p w14:paraId="006EEED5" w14:textId="6E8A68D4" w:rsidR="009703C5" w:rsidRPr="00113134" w:rsidRDefault="001466D0" w:rsidP="00326F24">
      <w:pPr>
        <w:pStyle w:val="Heading4"/>
      </w:pPr>
      <w:r w:rsidRPr="00113134">
        <w:t>2.5.</w:t>
      </w:r>
      <w:r w:rsidR="009703C5" w:rsidRPr="00113134">
        <w:t>4.3 Dependency on Third-Party Services</w:t>
      </w:r>
    </w:p>
    <w:p w14:paraId="3ACD04AC" w14:textId="77777777" w:rsidR="009703C5" w:rsidRPr="00113134" w:rsidRDefault="009703C5" w:rsidP="00003FA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Description</w:t>
      </w:r>
      <w:r w:rsidRPr="00113134">
        <w:rPr>
          <w:rFonts w:ascii="Times New Roman" w:eastAsia="Times New Roman" w:hAnsi="Times New Roman" w:cs="Times New Roman"/>
          <w:sz w:val="24"/>
          <w:szCs w:val="24"/>
        </w:rPr>
        <w:t>: The platform’s success depends heavily on third-party services like hotel APIs and payment gateways. Any disruption or failure of these services could affect the platform’s functionality.</w:t>
      </w:r>
    </w:p>
    <w:p w14:paraId="6639032A" w14:textId="77777777" w:rsidR="009703C5" w:rsidRPr="00113134" w:rsidRDefault="009703C5" w:rsidP="00003FA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Impact</w:t>
      </w:r>
      <w:r w:rsidRPr="00113134">
        <w:rPr>
          <w:rFonts w:ascii="Times New Roman" w:eastAsia="Times New Roman" w:hAnsi="Times New Roman" w:cs="Times New Roman"/>
          <w:sz w:val="24"/>
          <w:szCs w:val="24"/>
        </w:rPr>
        <w:t>: High. A service disruption could lead to loss of functionality, user dissatisfaction, or potential revenue loss.</w:t>
      </w:r>
    </w:p>
    <w:p w14:paraId="343B4EE8" w14:textId="77777777" w:rsidR="009703C5" w:rsidRPr="00113134" w:rsidRDefault="009703C5" w:rsidP="00003FA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Mitigation</w:t>
      </w:r>
      <w:r w:rsidRPr="00113134">
        <w:rPr>
          <w:rFonts w:ascii="Times New Roman" w:eastAsia="Times New Roman" w:hAnsi="Times New Roman" w:cs="Times New Roman"/>
          <w:sz w:val="24"/>
          <w:szCs w:val="24"/>
        </w:rPr>
        <w:t>:</w:t>
      </w:r>
    </w:p>
    <w:p w14:paraId="624EDC4B" w14:textId="77777777" w:rsidR="009703C5" w:rsidRPr="00113134" w:rsidRDefault="009703C5" w:rsidP="00003FA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Maintain backup solutions and partnerships with alternative service providers.</w:t>
      </w:r>
    </w:p>
    <w:p w14:paraId="06660410" w14:textId="77777777" w:rsidR="009703C5" w:rsidRPr="00113134" w:rsidRDefault="009703C5" w:rsidP="00003FA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Ensure contracts with third-party providers include service-level agreements (SLAs) for uptime and reliability.</w:t>
      </w:r>
    </w:p>
    <w:p w14:paraId="12B692FC" w14:textId="7B2F1B73" w:rsidR="009703C5" w:rsidRPr="00113134" w:rsidRDefault="009703C5" w:rsidP="009703C5">
      <w:pPr>
        <w:spacing w:after="0" w:line="240" w:lineRule="auto"/>
        <w:rPr>
          <w:rFonts w:ascii="Times New Roman" w:eastAsia="Times New Roman" w:hAnsi="Times New Roman" w:cs="Times New Roman"/>
          <w:sz w:val="24"/>
          <w:szCs w:val="24"/>
        </w:rPr>
      </w:pPr>
    </w:p>
    <w:p w14:paraId="013197BB" w14:textId="112AD8E5" w:rsidR="009703C5" w:rsidRPr="00113134" w:rsidRDefault="001466D0" w:rsidP="00B94CC0">
      <w:pPr>
        <w:pStyle w:val="Caption"/>
        <w:rPr>
          <w:rFonts w:ascii="Times New Roman" w:hAnsi="Times New Roman" w:cs="Times New Roman"/>
        </w:rPr>
      </w:pPr>
      <w:bookmarkStart w:id="219" w:name="_Toc190468725"/>
      <w:bookmarkStart w:id="220" w:name="_Toc192716454"/>
      <w:r w:rsidRPr="00113134">
        <w:rPr>
          <w:rFonts w:ascii="Times New Roman" w:hAnsi="Times New Roman" w:cs="Times New Roman"/>
        </w:rPr>
        <w:t>2.5.</w:t>
      </w:r>
      <w:r w:rsidR="009703C5" w:rsidRPr="00113134">
        <w:rPr>
          <w:rFonts w:ascii="Times New Roman" w:hAnsi="Times New Roman" w:cs="Times New Roman"/>
        </w:rPr>
        <w:t xml:space="preserve">5 </w:t>
      </w:r>
      <w:r w:rsidR="00B94CC0" w:rsidRPr="00113134">
        <w:rPr>
          <w:rFonts w:ascii="Times New Roman" w:hAnsi="Times New Roman" w:cs="Times New Roman"/>
        </w:rPr>
        <w:t xml:space="preserve">Table </w:t>
      </w:r>
      <w:r w:rsidR="00B94CC0" w:rsidRPr="00113134">
        <w:rPr>
          <w:rFonts w:ascii="Times New Roman" w:hAnsi="Times New Roman" w:cs="Times New Roman"/>
        </w:rPr>
        <w:fldChar w:fldCharType="begin"/>
      </w:r>
      <w:r w:rsidR="00B94CC0" w:rsidRPr="00113134">
        <w:rPr>
          <w:rFonts w:ascii="Times New Roman" w:hAnsi="Times New Roman" w:cs="Times New Roman"/>
        </w:rPr>
        <w:instrText xml:space="preserve"> SEQ Table \* ARABIC </w:instrText>
      </w:r>
      <w:r w:rsidR="00B94CC0" w:rsidRPr="00113134">
        <w:rPr>
          <w:rFonts w:ascii="Times New Roman" w:hAnsi="Times New Roman" w:cs="Times New Roman"/>
        </w:rPr>
        <w:fldChar w:fldCharType="separate"/>
      </w:r>
      <w:r w:rsidR="00DC6867" w:rsidRPr="00113134">
        <w:rPr>
          <w:rFonts w:ascii="Times New Roman" w:hAnsi="Times New Roman" w:cs="Times New Roman"/>
          <w:noProof/>
        </w:rPr>
        <w:t>2</w:t>
      </w:r>
      <w:r w:rsidR="00B94CC0" w:rsidRPr="00113134">
        <w:rPr>
          <w:rFonts w:ascii="Times New Roman" w:hAnsi="Times New Roman" w:cs="Times New Roman"/>
        </w:rPr>
        <w:fldChar w:fldCharType="end"/>
      </w:r>
      <w:r w:rsidR="00B94CC0" w:rsidRPr="00113134">
        <w:rPr>
          <w:rFonts w:ascii="Times New Roman" w:hAnsi="Times New Roman" w:cs="Times New Roman"/>
        </w:rPr>
        <w:t xml:space="preserve"> </w:t>
      </w:r>
      <w:r w:rsidR="009703C5" w:rsidRPr="00113134">
        <w:rPr>
          <w:rFonts w:ascii="Times New Roman" w:hAnsi="Times New Roman" w:cs="Times New Roman"/>
        </w:rPr>
        <w:t>Risk Summary &amp; Action Plan</w:t>
      </w:r>
      <w:bookmarkEnd w:id="219"/>
      <w:bookmarkEnd w:id="2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1241"/>
        <w:gridCol w:w="894"/>
        <w:gridCol w:w="4757"/>
      </w:tblGrid>
      <w:tr w:rsidR="009703C5" w:rsidRPr="00113134" w14:paraId="2423497C" w14:textId="77777777" w:rsidTr="00B2426C">
        <w:trPr>
          <w:tblHeader/>
          <w:tblCellSpacing w:w="15" w:type="dxa"/>
        </w:trPr>
        <w:tc>
          <w:tcPr>
            <w:tcW w:w="0" w:type="auto"/>
            <w:vAlign w:val="center"/>
            <w:hideMark/>
          </w:tcPr>
          <w:p w14:paraId="66968DAA" w14:textId="77777777" w:rsidR="009703C5" w:rsidRPr="00113134" w:rsidRDefault="009703C5" w:rsidP="009703C5">
            <w:pPr>
              <w:spacing w:after="0" w:line="240" w:lineRule="auto"/>
              <w:jc w:val="center"/>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Risk</w:t>
            </w:r>
          </w:p>
        </w:tc>
        <w:tc>
          <w:tcPr>
            <w:tcW w:w="0" w:type="auto"/>
            <w:vAlign w:val="center"/>
            <w:hideMark/>
          </w:tcPr>
          <w:p w14:paraId="38C59D75" w14:textId="77777777" w:rsidR="009703C5" w:rsidRPr="00113134" w:rsidRDefault="009703C5" w:rsidP="009703C5">
            <w:pPr>
              <w:spacing w:after="0" w:line="240" w:lineRule="auto"/>
              <w:jc w:val="center"/>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Probability</w:t>
            </w:r>
          </w:p>
        </w:tc>
        <w:tc>
          <w:tcPr>
            <w:tcW w:w="0" w:type="auto"/>
            <w:vAlign w:val="center"/>
            <w:hideMark/>
          </w:tcPr>
          <w:p w14:paraId="1036699F" w14:textId="77777777" w:rsidR="009703C5" w:rsidRPr="00113134" w:rsidRDefault="009703C5" w:rsidP="009703C5">
            <w:pPr>
              <w:spacing w:after="0" w:line="240" w:lineRule="auto"/>
              <w:jc w:val="center"/>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Impact</w:t>
            </w:r>
          </w:p>
        </w:tc>
        <w:tc>
          <w:tcPr>
            <w:tcW w:w="0" w:type="auto"/>
            <w:vAlign w:val="center"/>
            <w:hideMark/>
          </w:tcPr>
          <w:p w14:paraId="127EC39E" w14:textId="77777777" w:rsidR="009703C5" w:rsidRPr="00113134" w:rsidRDefault="009703C5" w:rsidP="009703C5">
            <w:pPr>
              <w:spacing w:after="0" w:line="240" w:lineRule="auto"/>
              <w:jc w:val="center"/>
              <w:rPr>
                <w:rFonts w:ascii="Times New Roman" w:eastAsia="Times New Roman" w:hAnsi="Times New Roman" w:cs="Times New Roman"/>
                <w:b/>
                <w:bCs/>
                <w:sz w:val="24"/>
                <w:szCs w:val="24"/>
              </w:rPr>
            </w:pPr>
            <w:r w:rsidRPr="00113134">
              <w:rPr>
                <w:rFonts w:ascii="Times New Roman" w:eastAsia="Times New Roman" w:hAnsi="Times New Roman" w:cs="Times New Roman"/>
                <w:b/>
                <w:bCs/>
                <w:sz w:val="24"/>
                <w:szCs w:val="24"/>
              </w:rPr>
              <w:t>Mitigation Strategy</w:t>
            </w:r>
          </w:p>
        </w:tc>
      </w:tr>
      <w:tr w:rsidR="009703C5" w:rsidRPr="00113134" w14:paraId="7F1EA5E4" w14:textId="77777777" w:rsidTr="00B2426C">
        <w:trPr>
          <w:tblCellSpacing w:w="15" w:type="dxa"/>
        </w:trPr>
        <w:tc>
          <w:tcPr>
            <w:tcW w:w="0" w:type="auto"/>
            <w:vAlign w:val="center"/>
            <w:hideMark/>
          </w:tcPr>
          <w:p w14:paraId="78C6DFA7"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System Integration Issues</w:t>
            </w:r>
          </w:p>
        </w:tc>
        <w:tc>
          <w:tcPr>
            <w:tcW w:w="0" w:type="auto"/>
            <w:vAlign w:val="center"/>
            <w:hideMark/>
          </w:tcPr>
          <w:p w14:paraId="007F000F"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2331F2A1"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4E35C04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Thorough testing, early integration, maintain clear communication with vendors.</w:t>
            </w:r>
          </w:p>
        </w:tc>
      </w:tr>
      <w:tr w:rsidR="009703C5" w:rsidRPr="00113134" w14:paraId="52E313FA" w14:textId="77777777" w:rsidTr="00B2426C">
        <w:trPr>
          <w:tblCellSpacing w:w="15" w:type="dxa"/>
        </w:trPr>
        <w:tc>
          <w:tcPr>
            <w:tcW w:w="0" w:type="auto"/>
            <w:vAlign w:val="center"/>
            <w:hideMark/>
          </w:tcPr>
          <w:p w14:paraId="55CF1D9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Data Security &amp; Privacy</w:t>
            </w:r>
          </w:p>
        </w:tc>
        <w:tc>
          <w:tcPr>
            <w:tcW w:w="0" w:type="auto"/>
            <w:vAlign w:val="center"/>
            <w:hideMark/>
          </w:tcPr>
          <w:p w14:paraId="05AF8DDE"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3AE226DC"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Critical</w:t>
            </w:r>
          </w:p>
        </w:tc>
        <w:tc>
          <w:tcPr>
            <w:tcW w:w="0" w:type="auto"/>
            <w:vAlign w:val="center"/>
            <w:hideMark/>
          </w:tcPr>
          <w:p w14:paraId="10F99C05"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Implement encryption, regular audits, penetration testing.</w:t>
            </w:r>
          </w:p>
        </w:tc>
      </w:tr>
      <w:tr w:rsidR="009703C5" w:rsidRPr="00113134" w14:paraId="5CD05E58" w14:textId="77777777" w:rsidTr="00B2426C">
        <w:trPr>
          <w:tblCellSpacing w:w="15" w:type="dxa"/>
        </w:trPr>
        <w:tc>
          <w:tcPr>
            <w:tcW w:w="0" w:type="auto"/>
            <w:vAlign w:val="center"/>
            <w:hideMark/>
          </w:tcPr>
          <w:p w14:paraId="6C824572"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Platform Downtime</w:t>
            </w:r>
          </w:p>
        </w:tc>
        <w:tc>
          <w:tcPr>
            <w:tcW w:w="0" w:type="auto"/>
            <w:vAlign w:val="center"/>
            <w:hideMark/>
          </w:tcPr>
          <w:p w14:paraId="5CAF0845"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41DD2199"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5B5EBEF3"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Scalable infrastructure, stress/load testing, monitoring systems.</w:t>
            </w:r>
          </w:p>
        </w:tc>
      </w:tr>
      <w:tr w:rsidR="009703C5" w:rsidRPr="00113134" w14:paraId="1ADD2B85" w14:textId="77777777" w:rsidTr="00B2426C">
        <w:trPr>
          <w:tblCellSpacing w:w="15" w:type="dxa"/>
        </w:trPr>
        <w:tc>
          <w:tcPr>
            <w:tcW w:w="0" w:type="auto"/>
            <w:vAlign w:val="center"/>
            <w:hideMark/>
          </w:tcPr>
          <w:p w14:paraId="40C04FA7"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Resource Constraints</w:t>
            </w:r>
          </w:p>
        </w:tc>
        <w:tc>
          <w:tcPr>
            <w:tcW w:w="0" w:type="auto"/>
            <w:vAlign w:val="center"/>
            <w:hideMark/>
          </w:tcPr>
          <w:p w14:paraId="2CBC92E9"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595CB4EF"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549608D1"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Detailed project planning, regular resource review.</w:t>
            </w:r>
          </w:p>
        </w:tc>
      </w:tr>
      <w:tr w:rsidR="009703C5" w:rsidRPr="00113134" w14:paraId="70640ACC" w14:textId="77777777" w:rsidTr="00B2426C">
        <w:trPr>
          <w:tblCellSpacing w:w="15" w:type="dxa"/>
        </w:trPr>
        <w:tc>
          <w:tcPr>
            <w:tcW w:w="0" w:type="auto"/>
            <w:vAlign w:val="center"/>
            <w:hideMark/>
          </w:tcPr>
          <w:p w14:paraId="31DB4EE1"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Skill Shortage</w:t>
            </w:r>
          </w:p>
        </w:tc>
        <w:tc>
          <w:tcPr>
            <w:tcW w:w="0" w:type="auto"/>
            <w:vAlign w:val="center"/>
            <w:hideMark/>
          </w:tcPr>
          <w:p w14:paraId="456DE51B"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23FB0EB5"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716FFDAF"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Training, collaboration, or hire external experts for specialized tasks.</w:t>
            </w:r>
          </w:p>
        </w:tc>
      </w:tr>
      <w:tr w:rsidR="009703C5" w:rsidRPr="00113134" w14:paraId="27FB907D" w14:textId="77777777" w:rsidTr="00B2426C">
        <w:trPr>
          <w:tblCellSpacing w:w="15" w:type="dxa"/>
        </w:trPr>
        <w:tc>
          <w:tcPr>
            <w:tcW w:w="0" w:type="auto"/>
            <w:vAlign w:val="center"/>
            <w:hideMark/>
          </w:tcPr>
          <w:p w14:paraId="48FF276C"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Communication Challenges</w:t>
            </w:r>
          </w:p>
        </w:tc>
        <w:tc>
          <w:tcPr>
            <w:tcW w:w="0" w:type="auto"/>
            <w:vAlign w:val="center"/>
            <w:hideMark/>
          </w:tcPr>
          <w:p w14:paraId="7F98490D"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10376A5E"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38F84854"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Set up clear communication channels and documentation.</w:t>
            </w:r>
          </w:p>
        </w:tc>
      </w:tr>
      <w:tr w:rsidR="009703C5" w:rsidRPr="00113134" w14:paraId="1C136414" w14:textId="77777777" w:rsidTr="00B2426C">
        <w:trPr>
          <w:tblCellSpacing w:w="15" w:type="dxa"/>
        </w:trPr>
        <w:tc>
          <w:tcPr>
            <w:tcW w:w="0" w:type="auto"/>
            <w:vAlign w:val="center"/>
            <w:hideMark/>
          </w:tcPr>
          <w:p w14:paraId="78E2DA4E"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Changing Market Demands</w:t>
            </w:r>
          </w:p>
        </w:tc>
        <w:tc>
          <w:tcPr>
            <w:tcW w:w="0" w:type="auto"/>
            <w:vAlign w:val="center"/>
            <w:hideMark/>
          </w:tcPr>
          <w:p w14:paraId="31DDECCE"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29D26817"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07EFF840"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Continuously monitor trends, adapt features accordingly.</w:t>
            </w:r>
          </w:p>
        </w:tc>
      </w:tr>
      <w:tr w:rsidR="009703C5" w:rsidRPr="00113134" w14:paraId="036BA785" w14:textId="77777777" w:rsidTr="00B2426C">
        <w:trPr>
          <w:tblCellSpacing w:w="15" w:type="dxa"/>
        </w:trPr>
        <w:tc>
          <w:tcPr>
            <w:tcW w:w="0" w:type="auto"/>
            <w:vAlign w:val="center"/>
            <w:hideMark/>
          </w:tcPr>
          <w:p w14:paraId="2EF308E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Financial Constraints</w:t>
            </w:r>
          </w:p>
        </w:tc>
        <w:tc>
          <w:tcPr>
            <w:tcW w:w="0" w:type="auto"/>
            <w:vAlign w:val="center"/>
            <w:hideMark/>
          </w:tcPr>
          <w:p w14:paraId="3CA9D4F2"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5A5B1CE2"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746FE330"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Realistic budgeting with contingencies, track expenses.</w:t>
            </w:r>
          </w:p>
        </w:tc>
      </w:tr>
      <w:tr w:rsidR="009703C5" w:rsidRPr="00113134" w14:paraId="1D59993D" w14:textId="77777777" w:rsidTr="00B2426C">
        <w:trPr>
          <w:tblCellSpacing w:w="15" w:type="dxa"/>
        </w:trPr>
        <w:tc>
          <w:tcPr>
            <w:tcW w:w="0" w:type="auto"/>
            <w:vAlign w:val="center"/>
            <w:hideMark/>
          </w:tcPr>
          <w:p w14:paraId="54064F30"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Competitive Pressure</w:t>
            </w:r>
          </w:p>
        </w:tc>
        <w:tc>
          <w:tcPr>
            <w:tcW w:w="0" w:type="auto"/>
            <w:vAlign w:val="center"/>
            <w:hideMark/>
          </w:tcPr>
          <w:p w14:paraId="1118D548"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00BAF3C4"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1F265A0E"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Focus on unique value propositions and continuously improve user experience.</w:t>
            </w:r>
          </w:p>
        </w:tc>
      </w:tr>
      <w:tr w:rsidR="009703C5" w:rsidRPr="00113134" w14:paraId="7FAE0E26" w14:textId="77777777" w:rsidTr="00B2426C">
        <w:trPr>
          <w:tblCellSpacing w:w="15" w:type="dxa"/>
        </w:trPr>
        <w:tc>
          <w:tcPr>
            <w:tcW w:w="0" w:type="auto"/>
            <w:vAlign w:val="center"/>
            <w:hideMark/>
          </w:tcPr>
          <w:p w14:paraId="11588973"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Regulatory &amp; Legal Risks</w:t>
            </w:r>
          </w:p>
        </w:tc>
        <w:tc>
          <w:tcPr>
            <w:tcW w:w="0" w:type="auto"/>
            <w:vAlign w:val="center"/>
            <w:hideMark/>
          </w:tcPr>
          <w:p w14:paraId="0C9DB92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19D53AD1"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243E28C0"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Stay updated on regulations, consult legal experts.</w:t>
            </w:r>
          </w:p>
        </w:tc>
      </w:tr>
      <w:tr w:rsidR="009703C5" w:rsidRPr="00113134" w14:paraId="77A03D70" w14:textId="77777777" w:rsidTr="00B2426C">
        <w:trPr>
          <w:tblCellSpacing w:w="15" w:type="dxa"/>
        </w:trPr>
        <w:tc>
          <w:tcPr>
            <w:tcW w:w="0" w:type="auto"/>
            <w:vAlign w:val="center"/>
            <w:hideMark/>
          </w:tcPr>
          <w:p w14:paraId="5361B96F"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External Disruptions</w:t>
            </w:r>
          </w:p>
        </w:tc>
        <w:tc>
          <w:tcPr>
            <w:tcW w:w="0" w:type="auto"/>
            <w:vAlign w:val="center"/>
            <w:hideMark/>
          </w:tcPr>
          <w:p w14:paraId="6713AFA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Medium</w:t>
            </w:r>
          </w:p>
        </w:tc>
        <w:tc>
          <w:tcPr>
            <w:tcW w:w="0" w:type="auto"/>
            <w:vAlign w:val="center"/>
            <w:hideMark/>
          </w:tcPr>
          <w:p w14:paraId="7946EC83"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30EC630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Diversify services, build contingency plans.</w:t>
            </w:r>
          </w:p>
        </w:tc>
      </w:tr>
      <w:tr w:rsidR="009703C5" w:rsidRPr="00113134" w14:paraId="6DA6EEC9" w14:textId="77777777" w:rsidTr="00B2426C">
        <w:trPr>
          <w:tblCellSpacing w:w="15" w:type="dxa"/>
        </w:trPr>
        <w:tc>
          <w:tcPr>
            <w:tcW w:w="0" w:type="auto"/>
            <w:vAlign w:val="center"/>
            <w:hideMark/>
          </w:tcPr>
          <w:p w14:paraId="5961E47A"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Third-Party Service Dependency</w:t>
            </w:r>
          </w:p>
        </w:tc>
        <w:tc>
          <w:tcPr>
            <w:tcW w:w="0" w:type="auto"/>
            <w:vAlign w:val="center"/>
            <w:hideMark/>
          </w:tcPr>
          <w:p w14:paraId="1B8700A7"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2530C276"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High</w:t>
            </w:r>
          </w:p>
        </w:tc>
        <w:tc>
          <w:tcPr>
            <w:tcW w:w="0" w:type="auto"/>
            <w:vAlign w:val="center"/>
            <w:hideMark/>
          </w:tcPr>
          <w:p w14:paraId="5AA100C2" w14:textId="77777777" w:rsidR="009703C5" w:rsidRPr="00113134" w:rsidRDefault="009703C5"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t>Have backup solutions, SLAs with third-party providers.</w:t>
            </w:r>
          </w:p>
        </w:tc>
      </w:tr>
    </w:tbl>
    <w:p w14:paraId="38238CD5" w14:textId="16062F11" w:rsidR="009703C5" w:rsidRPr="00113134" w:rsidRDefault="00E909CD" w:rsidP="009703C5">
      <w:pPr>
        <w:spacing w:after="0"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sz w:val="24"/>
          <w:szCs w:val="24"/>
        </w:rPr>
        <w:br/>
      </w:r>
    </w:p>
    <w:p w14:paraId="46DE8BF0" w14:textId="77777777" w:rsidR="009703C5" w:rsidRPr="00113134" w:rsidRDefault="009703C5" w:rsidP="009703C5">
      <w:pPr>
        <w:spacing w:before="100" w:beforeAutospacing="1" w:after="100" w:afterAutospacing="1" w:line="240" w:lineRule="auto"/>
        <w:outlineLvl w:val="2"/>
        <w:rPr>
          <w:rFonts w:ascii="Times New Roman" w:eastAsia="Times New Roman" w:hAnsi="Times New Roman" w:cs="Times New Roman"/>
          <w:b/>
          <w:bCs/>
          <w:sz w:val="27"/>
          <w:szCs w:val="27"/>
        </w:rPr>
      </w:pPr>
      <w:bookmarkStart w:id="221" w:name="_Toc190468726"/>
      <w:bookmarkStart w:id="222" w:name="_Toc192716455"/>
      <w:bookmarkStart w:id="223" w:name="_Toc193366957"/>
      <w:r w:rsidRPr="00113134">
        <w:rPr>
          <w:rFonts w:ascii="Times New Roman" w:eastAsia="Times New Roman" w:hAnsi="Times New Roman" w:cs="Times New Roman"/>
          <w:b/>
          <w:bCs/>
          <w:sz w:val="27"/>
          <w:szCs w:val="27"/>
        </w:rPr>
        <w:t>Conclusion</w:t>
      </w:r>
      <w:bookmarkEnd w:id="221"/>
      <w:bookmarkEnd w:id="222"/>
      <w:bookmarkEnd w:id="223"/>
    </w:p>
    <w:p w14:paraId="62AB57BE" w14:textId="77777777" w:rsidR="009703C5" w:rsidRPr="00113134" w:rsidRDefault="009703C5" w:rsidP="009703C5">
      <w:pPr>
        <w:spacing w:before="100" w:beforeAutospacing="1" w:after="100" w:afterAutospacing="1" w:line="240" w:lineRule="auto"/>
        <w:rPr>
          <w:rFonts w:ascii="Times New Roman" w:eastAsia="Times New Roman" w:hAnsi="Times New Roman" w:cs="Times New Roman"/>
          <w:sz w:val="24"/>
          <w:szCs w:val="24"/>
        </w:rPr>
      </w:pPr>
      <w:r w:rsidRPr="00113134">
        <w:rPr>
          <w:rFonts w:ascii="Times New Roman" w:eastAsia="Times New Roman" w:hAnsi="Times New Roman" w:cs="Times New Roman"/>
          <w:b/>
          <w:bCs/>
          <w:sz w:val="24"/>
          <w:szCs w:val="24"/>
        </w:rPr>
        <w:t>Risk analysis</w:t>
      </w:r>
      <w:r w:rsidRPr="00113134">
        <w:rPr>
          <w:rFonts w:ascii="Times New Roman" w:eastAsia="Times New Roman" w:hAnsi="Times New Roman" w:cs="Times New Roman"/>
          <w:sz w:val="24"/>
          <w:szCs w:val="24"/>
        </w:rPr>
        <w:t xml:space="preserve"> for </w:t>
      </w:r>
      <w:r w:rsidRPr="00113134">
        <w:rPr>
          <w:rFonts w:ascii="Times New Roman" w:eastAsia="Times New Roman" w:hAnsi="Times New Roman" w:cs="Times New Roman"/>
          <w:b/>
          <w:bCs/>
          <w:sz w:val="24"/>
          <w:szCs w:val="24"/>
        </w:rPr>
        <w:t>Pathfinder.lk</w:t>
      </w:r>
      <w:r w:rsidRPr="00113134">
        <w:rPr>
          <w:rFonts w:ascii="Times New Roman" w:eastAsia="Times New Roman" w:hAnsi="Times New Roman" w:cs="Times New Roman"/>
          <w:sz w:val="24"/>
          <w:szCs w:val="24"/>
        </w:rPr>
        <w:t xml:space="preserve"> has identified key technical, operational, business, and external risks that could potentially impact the project's success. By proactively addressing these risks with clear mitigation strategies, the platform can better navigate uncertainties and ensure smooth development and launch. Regular review and monitoring of these risks will be essential in adapting to any new challenges that arise during the project's lifecycle.</w:t>
      </w:r>
    </w:p>
    <w:p w14:paraId="1C59C9F4" w14:textId="3DE19B26" w:rsidR="00754927" w:rsidRPr="00113134" w:rsidRDefault="00A02C65" w:rsidP="0053641B">
      <w:pPr>
        <w:pStyle w:val="Caption"/>
        <w:rPr>
          <w:rFonts w:ascii="Times New Roman" w:hAnsi="Times New Roman" w:cs="Times New Roman"/>
          <w:b/>
          <w:bCs/>
          <w:color w:val="000000" w:themeColor="text1"/>
        </w:rPr>
      </w:pPr>
      <w:r w:rsidRPr="00113134">
        <w:rPr>
          <w:rFonts w:ascii="Times New Roman" w:hAnsi="Times New Roman" w:cs="Times New Roman"/>
        </w:rPr>
        <w:br/>
      </w:r>
      <w:bookmarkStart w:id="224" w:name="_Toc193366958"/>
      <w:bookmarkStart w:id="225" w:name="_Toc192716456"/>
      <w:r w:rsidR="00A741DF" w:rsidRPr="00113134">
        <w:rPr>
          <w:rStyle w:val="Heading1Char"/>
          <w:rFonts w:ascii="Times New Roman" w:hAnsi="Times New Roman" w:cs="Times New Roman"/>
        </w:rPr>
        <w:t>Chapter 03</w:t>
      </w:r>
      <w:bookmarkEnd w:id="224"/>
      <w:r w:rsidR="00A741DF" w:rsidRPr="00113134">
        <w:rPr>
          <w:rFonts w:ascii="Times New Roman" w:hAnsi="Times New Roman" w:cs="Times New Roman"/>
        </w:rPr>
        <w:br/>
      </w:r>
      <w:r w:rsidRPr="00113134">
        <w:rPr>
          <w:rFonts w:ascii="Times New Roman" w:hAnsi="Times New Roman" w:cs="Times New Roman"/>
        </w:rPr>
        <w:br/>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r w:rsidR="008A482B" w:rsidRPr="00113134">
        <w:rPr>
          <w:rFonts w:ascii="Times New Roman" w:hAnsi="Times New Roman" w:cs="Times New Roman"/>
        </w:rPr>
        <w:lastRenderedPageBreak/>
        <w:t xml:space="preserve">Figure </w:t>
      </w:r>
      <w:r w:rsidR="008A482B" w:rsidRPr="00113134">
        <w:rPr>
          <w:rFonts w:ascii="Times New Roman" w:hAnsi="Times New Roman" w:cs="Times New Roman"/>
        </w:rPr>
        <w:fldChar w:fldCharType="begin"/>
      </w:r>
      <w:r w:rsidR="008A482B" w:rsidRPr="00113134">
        <w:rPr>
          <w:rFonts w:ascii="Times New Roman" w:hAnsi="Times New Roman" w:cs="Times New Roman"/>
        </w:rPr>
        <w:instrText xml:space="preserve"> SEQ Figure \* ARABIC </w:instrText>
      </w:r>
      <w:r w:rsidR="008A482B" w:rsidRPr="00113134">
        <w:rPr>
          <w:rFonts w:ascii="Times New Roman" w:hAnsi="Times New Roman" w:cs="Times New Roman"/>
        </w:rPr>
        <w:fldChar w:fldCharType="separate"/>
      </w:r>
      <w:r w:rsidR="008A482B" w:rsidRPr="00113134">
        <w:rPr>
          <w:rFonts w:ascii="Times New Roman" w:hAnsi="Times New Roman" w:cs="Times New Roman"/>
          <w:noProof/>
        </w:rPr>
        <w:t>2</w:t>
      </w:r>
      <w:r w:rsidR="008A482B" w:rsidRPr="00113134">
        <w:rPr>
          <w:rFonts w:ascii="Times New Roman" w:hAnsi="Times New Roman" w:cs="Times New Roman"/>
        </w:rPr>
        <w:fldChar w:fldCharType="end"/>
      </w:r>
      <w:r w:rsidR="008A482B" w:rsidRPr="00113134">
        <w:rPr>
          <w:rFonts w:ascii="Times New Roman" w:hAnsi="Times New Roman" w:cs="Times New Roman"/>
        </w:rPr>
        <w:t xml:space="preserve"> </w:t>
      </w:r>
      <w:r w:rsidR="008A482B" w:rsidRPr="00113134">
        <w:rPr>
          <w:rStyle w:val="Heading3Char"/>
          <w:rFonts w:eastAsiaTheme="majorEastAsia"/>
          <w:sz w:val="24"/>
          <w:szCs w:val="24"/>
        </w:rPr>
        <w:t>Map of the Design</w:t>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bookmarkEnd w:id="225"/>
      <w:r w:rsidR="00754927" w:rsidRPr="00113134">
        <w:rPr>
          <w:rFonts w:ascii="Times New Roman" w:hAnsi="Times New Roman" w:cs="Times New Roman"/>
          <w:b/>
          <w:bCs/>
          <w:noProof/>
          <w:color w:val="000000" w:themeColor="text1"/>
          <w:lang w:bidi="si-LK"/>
        </w:rPr>
        <w:drawing>
          <wp:inline distT="0" distB="0" distL="0" distR="0" wp14:anchorId="1B6DC076" wp14:editId="785749BF">
            <wp:extent cx="5854700" cy="3503295"/>
            <wp:effectExtent l="0" t="0" r="0" b="1905"/>
            <wp:docPr id="1537759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700" cy="3503295"/>
                    </a:xfrm>
                    <a:prstGeom prst="rect">
                      <a:avLst/>
                    </a:prstGeom>
                    <a:noFill/>
                    <a:ln>
                      <a:noFill/>
                    </a:ln>
                  </pic:spPr>
                </pic:pic>
              </a:graphicData>
            </a:graphic>
          </wp:inline>
        </w:drawing>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r w:rsidR="00A741DF" w:rsidRPr="00113134">
        <w:rPr>
          <w:rFonts w:ascii="Times New Roman" w:hAnsi="Times New Roman" w:cs="Times New Roman"/>
          <w:b/>
          <w:bCs/>
          <w:color w:val="000000" w:themeColor="text1"/>
        </w:rPr>
        <w:br/>
      </w:r>
    </w:p>
    <w:p w14:paraId="10F8E38F" w14:textId="431486BC" w:rsidR="002A75F0" w:rsidRPr="00113134" w:rsidRDefault="00A741DF" w:rsidP="00754927">
      <w:pPr>
        <w:pStyle w:val="Heading1"/>
        <w:jc w:val="center"/>
        <w:rPr>
          <w:rFonts w:ascii="Times New Roman" w:hAnsi="Times New Roman" w:cs="Times New Roman"/>
          <w:b/>
          <w:bCs/>
        </w:rPr>
      </w:pPr>
      <w:r w:rsidRPr="00113134">
        <w:rPr>
          <w:rFonts w:ascii="Times New Roman" w:hAnsi="Times New Roman" w:cs="Times New Roman"/>
          <w:b/>
          <w:bCs/>
          <w:color w:val="000000" w:themeColor="text1"/>
        </w:rPr>
        <w:br/>
      </w:r>
    </w:p>
    <w:p w14:paraId="4F816E90" w14:textId="7B1CE70C" w:rsidR="00754927" w:rsidRPr="00113134" w:rsidRDefault="00A43A39" w:rsidP="00C45DF1">
      <w:pPr>
        <w:pStyle w:val="Caption"/>
        <w:rPr>
          <w:rFonts w:ascii="Times New Roman" w:hAnsi="Times New Roman" w:cs="Times New Roman"/>
        </w:rPr>
      </w:pPr>
      <w:bookmarkStart w:id="226" w:name="_Toc190468727"/>
      <w:bookmarkStart w:id="227" w:name="_Toc193366959"/>
      <w:bookmarkStart w:id="228" w:name="_Toc190468728"/>
      <w:bookmarkStart w:id="229" w:name="_Toc192716457"/>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Pr>
          <w:rStyle w:val="Heading2Char"/>
          <w:rFonts w:ascii="Times New Roman" w:hAnsi="Times New Roman" w:cs="Times New Roman"/>
        </w:rPr>
        <w:br/>
      </w:r>
      <w:r w:rsidR="00754927" w:rsidRPr="00113134">
        <w:rPr>
          <w:rStyle w:val="Heading2Char"/>
          <w:rFonts w:ascii="Times New Roman" w:hAnsi="Times New Roman" w:cs="Times New Roman"/>
        </w:rPr>
        <w:lastRenderedPageBreak/>
        <w:t>Design of the system</w:t>
      </w:r>
      <w:bookmarkEnd w:id="226"/>
      <w:bookmarkEnd w:id="227"/>
      <w:r w:rsidR="00754927" w:rsidRPr="00113134">
        <w:rPr>
          <w:rStyle w:val="Heading2Char"/>
          <w:rFonts w:ascii="Times New Roman" w:hAnsi="Times New Roman" w:cs="Times New Roman"/>
        </w:rPr>
        <w:br/>
      </w:r>
      <w:r w:rsidR="00754927" w:rsidRPr="00113134">
        <w:rPr>
          <w:rStyle w:val="Heading2Char"/>
          <w:rFonts w:ascii="Times New Roman" w:hAnsi="Times New Roman" w:cs="Times New Roman"/>
        </w:rPr>
        <w:br/>
      </w:r>
      <w:r w:rsidR="00754927" w:rsidRPr="00113134">
        <w:rPr>
          <w:rFonts w:ascii="Times New Roman" w:hAnsi="Times New Roman" w:cs="Times New Roman"/>
        </w:rPr>
        <w:t>Data Base</w:t>
      </w:r>
      <w:r w:rsidR="00331E8B">
        <w:rPr>
          <w:rFonts w:ascii="Times New Roman" w:hAnsi="Times New Roman" w:cs="Times New Roman"/>
        </w:rPr>
        <w:br/>
      </w:r>
      <w:r w:rsidR="00331E8B" w:rsidRPr="00113134">
        <w:rPr>
          <w:rFonts w:ascii="Times New Roman" w:hAnsi="Times New Roman" w:cs="Times New Roman"/>
        </w:rPr>
        <w:t xml:space="preserve">Figure </w:t>
      </w:r>
      <w:r w:rsidR="00331E8B" w:rsidRPr="00113134">
        <w:rPr>
          <w:rFonts w:ascii="Times New Roman" w:hAnsi="Times New Roman" w:cs="Times New Roman"/>
        </w:rPr>
        <w:fldChar w:fldCharType="begin"/>
      </w:r>
      <w:r w:rsidR="00331E8B" w:rsidRPr="00113134">
        <w:rPr>
          <w:rFonts w:ascii="Times New Roman" w:hAnsi="Times New Roman" w:cs="Times New Roman"/>
        </w:rPr>
        <w:instrText xml:space="preserve"> SEQ Figure \* ARABIC </w:instrText>
      </w:r>
      <w:r w:rsidR="00331E8B" w:rsidRPr="00113134">
        <w:rPr>
          <w:rFonts w:ascii="Times New Roman" w:hAnsi="Times New Roman" w:cs="Times New Roman"/>
        </w:rPr>
        <w:fldChar w:fldCharType="separate"/>
      </w:r>
      <w:r w:rsidR="00331E8B" w:rsidRPr="00113134">
        <w:rPr>
          <w:rFonts w:ascii="Times New Roman" w:hAnsi="Times New Roman" w:cs="Times New Roman"/>
          <w:noProof/>
        </w:rPr>
        <w:t>3</w:t>
      </w:r>
      <w:r w:rsidR="00331E8B" w:rsidRPr="00113134">
        <w:rPr>
          <w:rFonts w:ascii="Times New Roman" w:hAnsi="Times New Roman" w:cs="Times New Roman"/>
        </w:rPr>
        <w:fldChar w:fldCharType="end"/>
      </w:r>
      <w:r w:rsidR="00331E8B" w:rsidRPr="00113134">
        <w:rPr>
          <w:rFonts w:ascii="Times New Roman" w:hAnsi="Times New Roman" w:cs="Times New Roman"/>
        </w:rPr>
        <w:t>Entity Relationship Diagram</w:t>
      </w:r>
      <w:r w:rsidR="00754927" w:rsidRPr="00113134">
        <w:rPr>
          <w:rFonts w:ascii="Times New Roman" w:hAnsi="Times New Roman" w:cs="Times New Roman"/>
        </w:rPr>
        <w:br/>
      </w:r>
      <w:r w:rsidR="001668D3" w:rsidRPr="00113134">
        <w:rPr>
          <w:rFonts w:ascii="Times New Roman" w:hAnsi="Times New Roman" w:cs="Times New Roman"/>
          <w:noProof/>
        </w:rPr>
        <w:drawing>
          <wp:inline distT="0" distB="0" distL="0" distR="0" wp14:anchorId="57B8DF9C" wp14:editId="0550B7D8">
            <wp:extent cx="5943600" cy="3126105"/>
            <wp:effectExtent l="0" t="0" r="0" b="0"/>
            <wp:docPr id="7665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9539" name=""/>
                    <pic:cNvPicPr/>
                  </pic:nvPicPr>
                  <pic:blipFill>
                    <a:blip r:embed="rId11"/>
                    <a:stretch>
                      <a:fillRect/>
                    </a:stretch>
                  </pic:blipFill>
                  <pic:spPr>
                    <a:xfrm>
                      <a:off x="0" y="0"/>
                      <a:ext cx="5943600" cy="3126105"/>
                    </a:xfrm>
                    <a:prstGeom prst="rect">
                      <a:avLst/>
                    </a:prstGeom>
                  </pic:spPr>
                </pic:pic>
              </a:graphicData>
            </a:graphic>
          </wp:inline>
        </w:drawing>
      </w:r>
      <w:r w:rsidR="00C45DF1" w:rsidRPr="00113134">
        <w:rPr>
          <w:rFonts w:ascii="Times New Roman" w:hAnsi="Times New Roman" w:cs="Times New Roman"/>
        </w:rPr>
        <w:br/>
      </w:r>
      <w:r w:rsidR="00754927" w:rsidRPr="00113134">
        <w:rPr>
          <w:rFonts w:ascii="Times New Roman" w:hAnsi="Times New Roman" w:cs="Times New Roman"/>
        </w:rPr>
        <w:br/>
      </w:r>
      <w:r w:rsidR="00754927" w:rsidRPr="00113134">
        <w:rPr>
          <w:rFonts w:ascii="Times New Roman" w:hAnsi="Times New Roman" w:cs="Times New Roman"/>
        </w:rPr>
        <w:br/>
      </w:r>
      <w:r w:rsidR="00754927" w:rsidRPr="00113134">
        <w:rPr>
          <w:rFonts w:ascii="Times New Roman" w:hAnsi="Times New Roman" w:cs="Times New Roman"/>
        </w:rPr>
        <w:br/>
      </w:r>
      <w:bookmarkEnd w:id="228"/>
      <w:bookmarkEnd w:id="229"/>
      <w:r w:rsidR="00C45DF1" w:rsidRPr="00113134">
        <w:rPr>
          <w:rFonts w:ascii="Times New Roman" w:hAnsi="Times New Roman" w:cs="Times New Roman"/>
        </w:rPr>
        <w:t xml:space="preserve">Table </w:t>
      </w:r>
      <w:r w:rsidR="00C45DF1" w:rsidRPr="00113134">
        <w:rPr>
          <w:rFonts w:ascii="Times New Roman" w:hAnsi="Times New Roman" w:cs="Times New Roman"/>
        </w:rPr>
        <w:fldChar w:fldCharType="begin"/>
      </w:r>
      <w:r w:rsidR="00C45DF1" w:rsidRPr="00113134">
        <w:rPr>
          <w:rFonts w:ascii="Times New Roman" w:hAnsi="Times New Roman" w:cs="Times New Roman"/>
        </w:rPr>
        <w:instrText xml:space="preserve"> SEQ Table \* ARABIC </w:instrText>
      </w:r>
      <w:r w:rsidR="00C45DF1" w:rsidRPr="00113134">
        <w:rPr>
          <w:rFonts w:ascii="Times New Roman" w:hAnsi="Times New Roman" w:cs="Times New Roman"/>
        </w:rPr>
        <w:fldChar w:fldCharType="separate"/>
      </w:r>
      <w:r w:rsidR="00DC6867" w:rsidRPr="00113134">
        <w:rPr>
          <w:rFonts w:ascii="Times New Roman" w:hAnsi="Times New Roman" w:cs="Times New Roman"/>
          <w:noProof/>
        </w:rPr>
        <w:t>3</w:t>
      </w:r>
      <w:r w:rsidR="00C45DF1" w:rsidRPr="00113134">
        <w:rPr>
          <w:rFonts w:ascii="Times New Roman" w:hAnsi="Times New Roman" w:cs="Times New Roman"/>
        </w:rPr>
        <w:fldChar w:fldCharType="end"/>
      </w:r>
      <w:r w:rsidR="00C45DF1" w:rsidRPr="00113134">
        <w:rPr>
          <w:rFonts w:ascii="Times New Roman" w:hAnsi="Times New Roman" w:cs="Times New Roman"/>
        </w:rPr>
        <w:t xml:space="preserve"> </w:t>
      </w:r>
      <w:r w:rsidR="00754927" w:rsidRPr="00113134">
        <w:rPr>
          <w:rFonts w:ascii="Times New Roman" w:hAnsi="Times New Roman" w:cs="Times New Roman"/>
        </w:rPr>
        <w:t>Normalized Relationship Schema</w:t>
      </w:r>
      <w:r w:rsidR="00754927" w:rsidRPr="00113134">
        <w:rPr>
          <w:rFonts w:ascii="Times New Roman" w:hAnsi="Times New Roman" w:cs="Times New Roman"/>
        </w:rPr>
        <w:br/>
      </w:r>
      <w:r w:rsidR="00754927" w:rsidRPr="00113134">
        <w:rPr>
          <w:rFonts w:ascii="Times New Roman" w:hAnsi="Times New Roman" w:cs="Times New Roman"/>
        </w:rPr>
        <w:br/>
      </w:r>
      <w:r w:rsidR="00754927" w:rsidRPr="00113134">
        <w:rPr>
          <w:rFonts w:ascii="Times New Roman" w:hAnsi="Times New Roman" w:cs="Times New Roman"/>
          <w:b/>
          <w:bCs/>
        </w:rPr>
        <w:t>1. USERS</w:t>
      </w:r>
      <w:r w:rsidR="00754927" w:rsidRPr="00113134">
        <w:rPr>
          <w:rFonts w:ascii="Times New Roman" w:hAnsi="Times New Roman" w:cs="Times New Roman"/>
          <w:b/>
          <w:bCs/>
        </w:rPr>
        <w:br/>
      </w:r>
    </w:p>
    <w:tbl>
      <w:tblPr>
        <w:tblStyle w:val="GridTable1Light"/>
        <w:tblW w:w="0" w:type="auto"/>
        <w:tblLook w:val="04A0" w:firstRow="1" w:lastRow="0" w:firstColumn="1" w:lastColumn="0" w:noHBand="0" w:noVBand="1"/>
      </w:tblPr>
      <w:tblGrid>
        <w:gridCol w:w="1777"/>
        <w:gridCol w:w="1879"/>
        <w:gridCol w:w="4099"/>
      </w:tblGrid>
      <w:tr w:rsidR="00754927" w:rsidRPr="00113134" w14:paraId="503DCBF9"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B59AA"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1E2B8FF3"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083E11CE"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6CEA9C1C"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DC6FBE0"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user_id</w:t>
            </w:r>
            <w:proofErr w:type="spellEnd"/>
          </w:p>
        </w:tc>
        <w:tc>
          <w:tcPr>
            <w:tcW w:w="0" w:type="auto"/>
            <w:hideMark/>
          </w:tcPr>
          <w:p w14:paraId="05B9BA3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41296A9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45851925"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7F73D109"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username</w:t>
            </w:r>
          </w:p>
        </w:tc>
        <w:tc>
          <w:tcPr>
            <w:tcW w:w="0" w:type="auto"/>
            <w:hideMark/>
          </w:tcPr>
          <w:p w14:paraId="192731A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50)</w:t>
            </w:r>
          </w:p>
        </w:tc>
        <w:tc>
          <w:tcPr>
            <w:tcW w:w="0" w:type="auto"/>
            <w:hideMark/>
          </w:tcPr>
          <w:p w14:paraId="0FA845A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UNIQUE, NOT NULL</w:t>
            </w:r>
          </w:p>
        </w:tc>
      </w:tr>
      <w:tr w:rsidR="00754927" w:rsidRPr="00113134" w14:paraId="32A5D208"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E22757D"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name</w:t>
            </w:r>
          </w:p>
        </w:tc>
        <w:tc>
          <w:tcPr>
            <w:tcW w:w="0" w:type="auto"/>
            <w:hideMark/>
          </w:tcPr>
          <w:p w14:paraId="2B01F61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054B3E6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5E95323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E7743DE"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profile_image</w:t>
            </w:r>
            <w:proofErr w:type="spellEnd"/>
          </w:p>
        </w:tc>
        <w:tc>
          <w:tcPr>
            <w:tcW w:w="0" w:type="auto"/>
            <w:hideMark/>
          </w:tcPr>
          <w:p w14:paraId="60734FA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TEXT</w:t>
            </w:r>
          </w:p>
        </w:tc>
        <w:tc>
          <w:tcPr>
            <w:tcW w:w="0" w:type="auto"/>
            <w:hideMark/>
          </w:tcPr>
          <w:p w14:paraId="42C36F64"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4091037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CB4F8A6"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email_address</w:t>
            </w:r>
            <w:proofErr w:type="spellEnd"/>
          </w:p>
        </w:tc>
        <w:tc>
          <w:tcPr>
            <w:tcW w:w="0" w:type="auto"/>
            <w:hideMark/>
          </w:tcPr>
          <w:p w14:paraId="65B3AB6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38C389F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UNIQUE, NOT NULL</w:t>
            </w:r>
          </w:p>
        </w:tc>
      </w:tr>
      <w:tr w:rsidR="00754927" w:rsidRPr="00113134" w14:paraId="4D718E1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63E457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phone_number</w:t>
            </w:r>
            <w:proofErr w:type="spellEnd"/>
          </w:p>
        </w:tc>
        <w:tc>
          <w:tcPr>
            <w:tcW w:w="0" w:type="auto"/>
            <w:hideMark/>
          </w:tcPr>
          <w:p w14:paraId="6DFCD02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15)</w:t>
            </w:r>
          </w:p>
        </w:tc>
        <w:tc>
          <w:tcPr>
            <w:tcW w:w="0" w:type="auto"/>
            <w:hideMark/>
          </w:tcPr>
          <w:p w14:paraId="16C98EA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UNIQUE, NULL</w:t>
            </w:r>
          </w:p>
        </w:tc>
      </w:tr>
      <w:tr w:rsidR="00754927" w:rsidRPr="00113134" w14:paraId="58C3B23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8647C12"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password</w:t>
            </w:r>
          </w:p>
        </w:tc>
        <w:tc>
          <w:tcPr>
            <w:tcW w:w="0" w:type="auto"/>
            <w:hideMark/>
          </w:tcPr>
          <w:p w14:paraId="61F87A1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1471472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728E7B51"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6986B93"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is_admin</w:t>
            </w:r>
            <w:proofErr w:type="spellEnd"/>
          </w:p>
        </w:tc>
        <w:tc>
          <w:tcPr>
            <w:tcW w:w="0" w:type="auto"/>
            <w:hideMark/>
          </w:tcPr>
          <w:p w14:paraId="0063DBD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TINYINT(</w:t>
            </w:r>
            <w:proofErr w:type="gramEnd"/>
            <w:r w:rsidRPr="00113134">
              <w:rPr>
                <w:rFonts w:ascii="Times New Roman" w:hAnsi="Times New Roman" w:cs="Times New Roman"/>
              </w:rPr>
              <w:t>1)</w:t>
            </w:r>
          </w:p>
        </w:tc>
        <w:tc>
          <w:tcPr>
            <w:tcW w:w="0" w:type="auto"/>
            <w:hideMark/>
          </w:tcPr>
          <w:p w14:paraId="11F4AC9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0</w:t>
            </w:r>
          </w:p>
        </w:tc>
      </w:tr>
    </w:tbl>
    <w:p w14:paraId="5F1DC5CC"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2. TRIPS</w:t>
      </w:r>
    </w:p>
    <w:tbl>
      <w:tblPr>
        <w:tblStyle w:val="GridTable1Light"/>
        <w:tblW w:w="0" w:type="auto"/>
        <w:tblLook w:val="04A0" w:firstRow="1" w:lastRow="0" w:firstColumn="1" w:lastColumn="0" w:noHBand="0" w:noVBand="1"/>
      </w:tblPr>
      <w:tblGrid>
        <w:gridCol w:w="1359"/>
        <w:gridCol w:w="1890"/>
        <w:gridCol w:w="5041"/>
      </w:tblGrid>
      <w:tr w:rsidR="00754927" w:rsidRPr="00113134" w14:paraId="79135D73"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FA67"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0F480C59"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5A0E7E62"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42753CB7"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76F4FB89"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trip_id</w:t>
            </w:r>
            <w:proofErr w:type="spellEnd"/>
          </w:p>
        </w:tc>
        <w:tc>
          <w:tcPr>
            <w:tcW w:w="0" w:type="auto"/>
            <w:hideMark/>
          </w:tcPr>
          <w:p w14:paraId="2F62B33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788286A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3AD6F1D2"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6A71638"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user_id</w:t>
            </w:r>
            <w:proofErr w:type="spellEnd"/>
          </w:p>
        </w:tc>
        <w:tc>
          <w:tcPr>
            <w:tcW w:w="0" w:type="auto"/>
            <w:hideMark/>
          </w:tcPr>
          <w:p w14:paraId="730C1EBC"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3303FB9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USERS(</w:t>
            </w:r>
            <w:proofErr w:type="spellStart"/>
            <w:proofErr w:type="gramEnd"/>
            <w:r w:rsidRPr="00113134">
              <w:rPr>
                <w:rFonts w:ascii="Times New Roman" w:hAnsi="Times New Roman" w:cs="Times New Roman"/>
              </w:rPr>
              <w:t>user_id</w:t>
            </w:r>
            <w:proofErr w:type="spellEnd"/>
            <w:r w:rsidRPr="00113134">
              <w:rPr>
                <w:rFonts w:ascii="Times New Roman" w:hAnsi="Times New Roman" w:cs="Times New Roman"/>
              </w:rPr>
              <w:t>)</w:t>
            </w:r>
          </w:p>
        </w:tc>
      </w:tr>
      <w:tr w:rsidR="00754927" w:rsidRPr="00113134" w14:paraId="251BF381"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307E0B3"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name</w:t>
            </w:r>
          </w:p>
        </w:tc>
        <w:tc>
          <w:tcPr>
            <w:tcW w:w="0" w:type="auto"/>
            <w:hideMark/>
          </w:tcPr>
          <w:p w14:paraId="404423F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1123CA7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6939D97F"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C596A64"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province</w:t>
            </w:r>
          </w:p>
        </w:tc>
        <w:tc>
          <w:tcPr>
            <w:tcW w:w="0" w:type="auto"/>
            <w:hideMark/>
          </w:tcPr>
          <w:p w14:paraId="4D533F9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0DBB65B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505D41BA"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B59C9EE"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budget</w:t>
            </w:r>
          </w:p>
        </w:tc>
        <w:tc>
          <w:tcPr>
            <w:tcW w:w="0" w:type="auto"/>
            <w:hideMark/>
          </w:tcPr>
          <w:p w14:paraId="6EA4A5C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DECIMAL(</w:t>
            </w:r>
            <w:proofErr w:type="gramEnd"/>
            <w:r w:rsidRPr="00113134">
              <w:rPr>
                <w:rFonts w:ascii="Times New Roman" w:hAnsi="Times New Roman" w:cs="Times New Roman"/>
              </w:rPr>
              <w:t>10,2)</w:t>
            </w:r>
          </w:p>
        </w:tc>
        <w:tc>
          <w:tcPr>
            <w:tcW w:w="0" w:type="auto"/>
            <w:hideMark/>
          </w:tcPr>
          <w:p w14:paraId="3D786F9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5C4855BC"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4AF68EB"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start_date</w:t>
            </w:r>
            <w:proofErr w:type="spellEnd"/>
          </w:p>
        </w:tc>
        <w:tc>
          <w:tcPr>
            <w:tcW w:w="0" w:type="auto"/>
            <w:hideMark/>
          </w:tcPr>
          <w:p w14:paraId="7858CBD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DATE</w:t>
            </w:r>
          </w:p>
        </w:tc>
        <w:tc>
          <w:tcPr>
            <w:tcW w:w="0" w:type="auto"/>
            <w:hideMark/>
          </w:tcPr>
          <w:p w14:paraId="0192155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51B1CC4C"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5E0DE590"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lastRenderedPageBreak/>
              <w:t>created_at</w:t>
            </w:r>
            <w:proofErr w:type="spellEnd"/>
          </w:p>
        </w:tc>
        <w:tc>
          <w:tcPr>
            <w:tcW w:w="0" w:type="auto"/>
            <w:hideMark/>
          </w:tcPr>
          <w:p w14:paraId="562CA991"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DATETIME</w:t>
            </w:r>
          </w:p>
        </w:tc>
        <w:tc>
          <w:tcPr>
            <w:tcW w:w="0" w:type="auto"/>
            <w:hideMark/>
          </w:tcPr>
          <w:p w14:paraId="0A71FAD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w:t>
            </w:r>
          </w:p>
        </w:tc>
      </w:tr>
      <w:tr w:rsidR="00754927" w:rsidRPr="00113134" w14:paraId="6F059885"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CF75B8C"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is_public</w:t>
            </w:r>
            <w:proofErr w:type="spellEnd"/>
          </w:p>
        </w:tc>
        <w:tc>
          <w:tcPr>
            <w:tcW w:w="0" w:type="auto"/>
            <w:hideMark/>
          </w:tcPr>
          <w:p w14:paraId="287FDED4"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TINYINT(</w:t>
            </w:r>
            <w:proofErr w:type="gramEnd"/>
            <w:r w:rsidRPr="00113134">
              <w:rPr>
                <w:rFonts w:ascii="Times New Roman" w:hAnsi="Times New Roman" w:cs="Times New Roman"/>
              </w:rPr>
              <w:t>1)</w:t>
            </w:r>
          </w:p>
        </w:tc>
        <w:tc>
          <w:tcPr>
            <w:tcW w:w="0" w:type="auto"/>
            <w:hideMark/>
          </w:tcPr>
          <w:p w14:paraId="4C94441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0</w:t>
            </w:r>
          </w:p>
        </w:tc>
      </w:tr>
      <w:tr w:rsidR="00754927" w:rsidRPr="00113134" w14:paraId="2752549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4B928EB"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share_code</w:t>
            </w:r>
            <w:proofErr w:type="spellEnd"/>
          </w:p>
        </w:tc>
        <w:tc>
          <w:tcPr>
            <w:tcW w:w="0" w:type="auto"/>
            <w:hideMark/>
          </w:tcPr>
          <w:p w14:paraId="0E6389E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50)</w:t>
            </w:r>
          </w:p>
        </w:tc>
        <w:tc>
          <w:tcPr>
            <w:tcW w:w="0" w:type="auto"/>
            <w:hideMark/>
          </w:tcPr>
          <w:p w14:paraId="1BAF18A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UNIQUE, NULL</w:t>
            </w:r>
          </w:p>
        </w:tc>
      </w:tr>
    </w:tbl>
    <w:p w14:paraId="1C83804B"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3. PLACES</w:t>
      </w:r>
    </w:p>
    <w:tbl>
      <w:tblPr>
        <w:tblStyle w:val="GridTable1Light"/>
        <w:tblW w:w="0" w:type="auto"/>
        <w:tblLook w:val="04A0" w:firstRow="1" w:lastRow="0" w:firstColumn="1" w:lastColumn="0" w:noHBand="0" w:noVBand="1"/>
      </w:tblPr>
      <w:tblGrid>
        <w:gridCol w:w="1363"/>
        <w:gridCol w:w="1890"/>
        <w:gridCol w:w="4099"/>
      </w:tblGrid>
      <w:tr w:rsidR="00754927" w:rsidRPr="00113134" w14:paraId="34EB5C57"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D7E81"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7B4B2314"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0C8DBF2A"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61152A9D"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4424448"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place_id</w:t>
            </w:r>
            <w:proofErr w:type="spellEnd"/>
          </w:p>
        </w:tc>
        <w:tc>
          <w:tcPr>
            <w:tcW w:w="0" w:type="auto"/>
            <w:hideMark/>
          </w:tcPr>
          <w:p w14:paraId="3D424D5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339E75A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34C53A37"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410AECB"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name</w:t>
            </w:r>
          </w:p>
        </w:tc>
        <w:tc>
          <w:tcPr>
            <w:tcW w:w="0" w:type="auto"/>
            <w:hideMark/>
          </w:tcPr>
          <w:p w14:paraId="0F0E487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31FF935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404D108E"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D572B3F"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description</w:t>
            </w:r>
          </w:p>
        </w:tc>
        <w:tc>
          <w:tcPr>
            <w:tcW w:w="0" w:type="auto"/>
            <w:hideMark/>
          </w:tcPr>
          <w:p w14:paraId="6422CC8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TEXT</w:t>
            </w:r>
          </w:p>
        </w:tc>
        <w:tc>
          <w:tcPr>
            <w:tcW w:w="0" w:type="auto"/>
            <w:hideMark/>
          </w:tcPr>
          <w:p w14:paraId="260C48A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75283F2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780ED27"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location</w:t>
            </w:r>
          </w:p>
        </w:tc>
        <w:tc>
          <w:tcPr>
            <w:tcW w:w="0" w:type="auto"/>
            <w:hideMark/>
          </w:tcPr>
          <w:p w14:paraId="5816DBA4"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7FF500A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0899D7D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40C4FBB"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latitude</w:t>
            </w:r>
          </w:p>
        </w:tc>
        <w:tc>
          <w:tcPr>
            <w:tcW w:w="0" w:type="auto"/>
            <w:hideMark/>
          </w:tcPr>
          <w:p w14:paraId="075B7D3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DECIMAL(</w:t>
            </w:r>
            <w:proofErr w:type="gramEnd"/>
            <w:r w:rsidRPr="00113134">
              <w:rPr>
                <w:rFonts w:ascii="Times New Roman" w:hAnsi="Times New Roman" w:cs="Times New Roman"/>
              </w:rPr>
              <w:t>10,8)</w:t>
            </w:r>
          </w:p>
        </w:tc>
        <w:tc>
          <w:tcPr>
            <w:tcW w:w="0" w:type="auto"/>
            <w:hideMark/>
          </w:tcPr>
          <w:p w14:paraId="5BDEACD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5C8B1119"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0F98F13"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longitude</w:t>
            </w:r>
          </w:p>
        </w:tc>
        <w:tc>
          <w:tcPr>
            <w:tcW w:w="0" w:type="auto"/>
            <w:hideMark/>
          </w:tcPr>
          <w:p w14:paraId="50F2821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DECIMAL(</w:t>
            </w:r>
            <w:proofErr w:type="gramEnd"/>
            <w:r w:rsidRPr="00113134">
              <w:rPr>
                <w:rFonts w:ascii="Times New Roman" w:hAnsi="Times New Roman" w:cs="Times New Roman"/>
              </w:rPr>
              <w:t>11,8)</w:t>
            </w:r>
          </w:p>
        </w:tc>
        <w:tc>
          <w:tcPr>
            <w:tcW w:w="0" w:type="auto"/>
            <w:hideMark/>
          </w:tcPr>
          <w:p w14:paraId="0274F94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bl>
    <w:p w14:paraId="5E1BC7CC"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t>4. PLACE_IMAGES</w:t>
      </w:r>
    </w:p>
    <w:tbl>
      <w:tblPr>
        <w:tblStyle w:val="GridTable1Light"/>
        <w:tblW w:w="0" w:type="auto"/>
        <w:tblLook w:val="04A0" w:firstRow="1" w:lastRow="0" w:firstColumn="1" w:lastColumn="0" w:noHBand="0" w:noVBand="1"/>
      </w:tblPr>
      <w:tblGrid>
        <w:gridCol w:w="1416"/>
        <w:gridCol w:w="1879"/>
        <w:gridCol w:w="5294"/>
      </w:tblGrid>
      <w:tr w:rsidR="00754927" w:rsidRPr="00113134" w14:paraId="0F5EEEB8"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CB42C"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4A28FEBC"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21C14ACA"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1CD27118"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7F8B952"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image_id</w:t>
            </w:r>
            <w:proofErr w:type="spellEnd"/>
          </w:p>
        </w:tc>
        <w:tc>
          <w:tcPr>
            <w:tcW w:w="0" w:type="auto"/>
            <w:hideMark/>
          </w:tcPr>
          <w:p w14:paraId="2BEA6CA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5B5667A1"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1401E936"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504964E2"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place_id</w:t>
            </w:r>
            <w:proofErr w:type="spellEnd"/>
          </w:p>
        </w:tc>
        <w:tc>
          <w:tcPr>
            <w:tcW w:w="0" w:type="auto"/>
            <w:hideMark/>
          </w:tcPr>
          <w:p w14:paraId="2AB010A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3F7C061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PLACES(</w:t>
            </w:r>
            <w:proofErr w:type="spellStart"/>
            <w:proofErr w:type="gramEnd"/>
            <w:r w:rsidRPr="00113134">
              <w:rPr>
                <w:rFonts w:ascii="Times New Roman" w:hAnsi="Times New Roman" w:cs="Times New Roman"/>
              </w:rPr>
              <w:t>place_id</w:t>
            </w:r>
            <w:proofErr w:type="spellEnd"/>
            <w:r w:rsidRPr="00113134">
              <w:rPr>
                <w:rFonts w:ascii="Times New Roman" w:hAnsi="Times New Roman" w:cs="Times New Roman"/>
              </w:rPr>
              <w:t>)</w:t>
            </w:r>
          </w:p>
        </w:tc>
      </w:tr>
      <w:tr w:rsidR="00754927" w:rsidRPr="00113134" w14:paraId="6B084C96"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85C7C15"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image_path</w:t>
            </w:r>
            <w:proofErr w:type="spellEnd"/>
          </w:p>
        </w:tc>
        <w:tc>
          <w:tcPr>
            <w:tcW w:w="0" w:type="auto"/>
            <w:hideMark/>
          </w:tcPr>
          <w:p w14:paraId="7F1105B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4B14763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0489B272"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86EF534"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is_primary</w:t>
            </w:r>
            <w:proofErr w:type="spellEnd"/>
          </w:p>
        </w:tc>
        <w:tc>
          <w:tcPr>
            <w:tcW w:w="0" w:type="auto"/>
            <w:hideMark/>
          </w:tcPr>
          <w:p w14:paraId="13C1962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TINYINT(</w:t>
            </w:r>
            <w:proofErr w:type="gramEnd"/>
            <w:r w:rsidRPr="00113134">
              <w:rPr>
                <w:rFonts w:ascii="Times New Roman" w:hAnsi="Times New Roman" w:cs="Times New Roman"/>
              </w:rPr>
              <w:t>1)</w:t>
            </w:r>
          </w:p>
        </w:tc>
        <w:tc>
          <w:tcPr>
            <w:tcW w:w="0" w:type="auto"/>
            <w:hideMark/>
          </w:tcPr>
          <w:p w14:paraId="04A9E38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0</w:t>
            </w:r>
          </w:p>
        </w:tc>
      </w:tr>
    </w:tbl>
    <w:p w14:paraId="318F6614"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5. HOTELS</w:t>
      </w:r>
    </w:p>
    <w:tbl>
      <w:tblPr>
        <w:tblStyle w:val="GridTable1Light"/>
        <w:tblW w:w="0" w:type="auto"/>
        <w:tblLook w:val="04A0" w:firstRow="1" w:lastRow="0" w:firstColumn="1" w:lastColumn="0" w:noHBand="0" w:noVBand="1"/>
      </w:tblPr>
      <w:tblGrid>
        <w:gridCol w:w="2412"/>
        <w:gridCol w:w="1890"/>
        <w:gridCol w:w="5048"/>
      </w:tblGrid>
      <w:tr w:rsidR="00754927" w:rsidRPr="00113134" w14:paraId="0EBAFABE"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BDC9D"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2A5B5A96"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0DAF0762"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6968E662"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6321115"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hotel_id</w:t>
            </w:r>
            <w:proofErr w:type="spellEnd"/>
          </w:p>
        </w:tc>
        <w:tc>
          <w:tcPr>
            <w:tcW w:w="0" w:type="auto"/>
            <w:hideMark/>
          </w:tcPr>
          <w:p w14:paraId="39C6261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01B0744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6F36EF23"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785B38B5"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hotel_name</w:t>
            </w:r>
            <w:proofErr w:type="spellEnd"/>
          </w:p>
        </w:tc>
        <w:tc>
          <w:tcPr>
            <w:tcW w:w="0" w:type="auto"/>
            <w:hideMark/>
          </w:tcPr>
          <w:p w14:paraId="5E9B794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0D89816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26E3FEC0"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98108ED"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province</w:t>
            </w:r>
          </w:p>
        </w:tc>
        <w:tc>
          <w:tcPr>
            <w:tcW w:w="0" w:type="auto"/>
            <w:hideMark/>
          </w:tcPr>
          <w:p w14:paraId="564045A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7ABC5A6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7D962C4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3B0D88E"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hotel_url</w:t>
            </w:r>
            <w:proofErr w:type="spellEnd"/>
          </w:p>
        </w:tc>
        <w:tc>
          <w:tcPr>
            <w:tcW w:w="0" w:type="auto"/>
            <w:hideMark/>
          </w:tcPr>
          <w:p w14:paraId="02707A0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3006527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78A9416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52D34C7"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google_review_rating</w:t>
            </w:r>
            <w:proofErr w:type="spellEnd"/>
          </w:p>
        </w:tc>
        <w:tc>
          <w:tcPr>
            <w:tcW w:w="0" w:type="auto"/>
            <w:hideMark/>
          </w:tcPr>
          <w:p w14:paraId="324E646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DECIMAL(</w:t>
            </w:r>
            <w:proofErr w:type="gramEnd"/>
            <w:r w:rsidRPr="00113134">
              <w:rPr>
                <w:rFonts w:ascii="Times New Roman" w:hAnsi="Times New Roman" w:cs="Times New Roman"/>
              </w:rPr>
              <w:t>3,1)</w:t>
            </w:r>
          </w:p>
        </w:tc>
        <w:tc>
          <w:tcPr>
            <w:tcW w:w="0" w:type="auto"/>
            <w:hideMark/>
          </w:tcPr>
          <w:p w14:paraId="046D858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1CEE618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03FA5DA"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description</w:t>
            </w:r>
          </w:p>
        </w:tc>
        <w:tc>
          <w:tcPr>
            <w:tcW w:w="0" w:type="auto"/>
            <w:hideMark/>
          </w:tcPr>
          <w:p w14:paraId="74CA58F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TEXT</w:t>
            </w:r>
          </w:p>
        </w:tc>
        <w:tc>
          <w:tcPr>
            <w:tcW w:w="0" w:type="auto"/>
            <w:hideMark/>
          </w:tcPr>
          <w:p w14:paraId="11C3BB1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13FB6053"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01FC2D9"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price_per_person</w:t>
            </w:r>
            <w:proofErr w:type="spellEnd"/>
          </w:p>
        </w:tc>
        <w:tc>
          <w:tcPr>
            <w:tcW w:w="0" w:type="auto"/>
            <w:hideMark/>
          </w:tcPr>
          <w:p w14:paraId="5D82B3A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DECIMAL(</w:t>
            </w:r>
            <w:proofErr w:type="gramEnd"/>
            <w:r w:rsidRPr="00113134">
              <w:rPr>
                <w:rFonts w:ascii="Times New Roman" w:hAnsi="Times New Roman" w:cs="Times New Roman"/>
              </w:rPr>
              <w:t>10,2)</w:t>
            </w:r>
          </w:p>
        </w:tc>
        <w:tc>
          <w:tcPr>
            <w:tcW w:w="0" w:type="auto"/>
            <w:hideMark/>
          </w:tcPr>
          <w:p w14:paraId="7A33100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38E4FBC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DAAFA0A"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created_at</w:t>
            </w:r>
            <w:proofErr w:type="spellEnd"/>
          </w:p>
        </w:tc>
        <w:tc>
          <w:tcPr>
            <w:tcW w:w="0" w:type="auto"/>
            <w:hideMark/>
          </w:tcPr>
          <w:p w14:paraId="134719B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29B2514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w:t>
            </w:r>
          </w:p>
        </w:tc>
      </w:tr>
      <w:tr w:rsidR="00754927" w:rsidRPr="00113134" w14:paraId="70BFB27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39C5CE8"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updated_at</w:t>
            </w:r>
            <w:proofErr w:type="spellEnd"/>
          </w:p>
        </w:tc>
        <w:tc>
          <w:tcPr>
            <w:tcW w:w="0" w:type="auto"/>
            <w:hideMark/>
          </w:tcPr>
          <w:p w14:paraId="60A5190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38BE1F3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 ON UPDATE CURRENT_TIMESTAMP</w:t>
            </w:r>
          </w:p>
        </w:tc>
      </w:tr>
    </w:tbl>
    <w:p w14:paraId="052DFE8F"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6. HOTEL_IMAGES</w:t>
      </w:r>
    </w:p>
    <w:tbl>
      <w:tblPr>
        <w:tblStyle w:val="GridTable1Light"/>
        <w:tblW w:w="0" w:type="auto"/>
        <w:tblLook w:val="04A0" w:firstRow="1" w:lastRow="0" w:firstColumn="1" w:lastColumn="0" w:noHBand="0" w:noVBand="1"/>
      </w:tblPr>
      <w:tblGrid>
        <w:gridCol w:w="1416"/>
        <w:gridCol w:w="1879"/>
        <w:gridCol w:w="5294"/>
      </w:tblGrid>
      <w:tr w:rsidR="00754927" w:rsidRPr="00113134" w14:paraId="18954EDA"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B7583"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1127F9F6"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45ACFDE7"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454D49F7"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2FEC30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image_id</w:t>
            </w:r>
            <w:proofErr w:type="spellEnd"/>
          </w:p>
        </w:tc>
        <w:tc>
          <w:tcPr>
            <w:tcW w:w="0" w:type="auto"/>
            <w:hideMark/>
          </w:tcPr>
          <w:p w14:paraId="728DE35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4856CEE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56F89C1E"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11B69D6"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hotel_id</w:t>
            </w:r>
            <w:proofErr w:type="spellEnd"/>
          </w:p>
        </w:tc>
        <w:tc>
          <w:tcPr>
            <w:tcW w:w="0" w:type="auto"/>
            <w:hideMark/>
          </w:tcPr>
          <w:p w14:paraId="53B8202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59B6DAE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HOTELS(</w:t>
            </w:r>
            <w:proofErr w:type="spellStart"/>
            <w:proofErr w:type="gramEnd"/>
            <w:r w:rsidRPr="00113134">
              <w:rPr>
                <w:rFonts w:ascii="Times New Roman" w:hAnsi="Times New Roman" w:cs="Times New Roman"/>
              </w:rPr>
              <w:t>hotel_id</w:t>
            </w:r>
            <w:proofErr w:type="spellEnd"/>
            <w:r w:rsidRPr="00113134">
              <w:rPr>
                <w:rFonts w:ascii="Times New Roman" w:hAnsi="Times New Roman" w:cs="Times New Roman"/>
              </w:rPr>
              <w:t>)</w:t>
            </w:r>
          </w:p>
        </w:tc>
      </w:tr>
      <w:tr w:rsidR="00754927" w:rsidRPr="00113134" w14:paraId="408AD6EC"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A8A20B0"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lastRenderedPageBreak/>
              <w:t>image_path</w:t>
            </w:r>
            <w:proofErr w:type="spellEnd"/>
          </w:p>
        </w:tc>
        <w:tc>
          <w:tcPr>
            <w:tcW w:w="0" w:type="auto"/>
            <w:hideMark/>
          </w:tcPr>
          <w:p w14:paraId="4014C81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784D177C"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235C2882"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96404B6"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is_primary</w:t>
            </w:r>
            <w:proofErr w:type="spellEnd"/>
          </w:p>
        </w:tc>
        <w:tc>
          <w:tcPr>
            <w:tcW w:w="0" w:type="auto"/>
            <w:hideMark/>
          </w:tcPr>
          <w:p w14:paraId="7D157FF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TINYINT(</w:t>
            </w:r>
            <w:proofErr w:type="gramEnd"/>
            <w:r w:rsidRPr="00113134">
              <w:rPr>
                <w:rFonts w:ascii="Times New Roman" w:hAnsi="Times New Roman" w:cs="Times New Roman"/>
              </w:rPr>
              <w:t>1)</w:t>
            </w:r>
          </w:p>
        </w:tc>
        <w:tc>
          <w:tcPr>
            <w:tcW w:w="0" w:type="auto"/>
            <w:hideMark/>
          </w:tcPr>
          <w:p w14:paraId="3CDA723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0</w:t>
            </w:r>
          </w:p>
        </w:tc>
      </w:tr>
      <w:tr w:rsidR="00754927" w:rsidRPr="00113134" w14:paraId="2D6AF94D"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18AC11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created_at</w:t>
            </w:r>
            <w:proofErr w:type="spellEnd"/>
          </w:p>
        </w:tc>
        <w:tc>
          <w:tcPr>
            <w:tcW w:w="0" w:type="auto"/>
            <w:hideMark/>
          </w:tcPr>
          <w:p w14:paraId="631F771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49286301"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w:t>
            </w:r>
          </w:p>
        </w:tc>
      </w:tr>
    </w:tbl>
    <w:p w14:paraId="7BEAD3F0"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7. HOTEL_AMENITIES</w:t>
      </w:r>
    </w:p>
    <w:tbl>
      <w:tblPr>
        <w:tblStyle w:val="GridTable1Light"/>
        <w:tblW w:w="0" w:type="auto"/>
        <w:tblLook w:val="04A0" w:firstRow="1" w:lastRow="0" w:firstColumn="1" w:lastColumn="0" w:noHBand="0" w:noVBand="1"/>
      </w:tblPr>
      <w:tblGrid>
        <w:gridCol w:w="1723"/>
        <w:gridCol w:w="1879"/>
        <w:gridCol w:w="5294"/>
      </w:tblGrid>
      <w:tr w:rsidR="00754927" w:rsidRPr="00113134" w14:paraId="09BD9B4A"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19DA3"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5699755E"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58387A6D"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27E14971"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9FB2ABE"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amenity_id</w:t>
            </w:r>
            <w:proofErr w:type="spellEnd"/>
          </w:p>
        </w:tc>
        <w:tc>
          <w:tcPr>
            <w:tcW w:w="0" w:type="auto"/>
            <w:hideMark/>
          </w:tcPr>
          <w:p w14:paraId="43A3921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752858B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58915C30"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8CB346B"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hotel_id</w:t>
            </w:r>
            <w:proofErr w:type="spellEnd"/>
          </w:p>
        </w:tc>
        <w:tc>
          <w:tcPr>
            <w:tcW w:w="0" w:type="auto"/>
            <w:hideMark/>
          </w:tcPr>
          <w:p w14:paraId="76A6A17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718D661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HOTELS(</w:t>
            </w:r>
            <w:proofErr w:type="spellStart"/>
            <w:proofErr w:type="gramEnd"/>
            <w:r w:rsidRPr="00113134">
              <w:rPr>
                <w:rFonts w:ascii="Times New Roman" w:hAnsi="Times New Roman" w:cs="Times New Roman"/>
              </w:rPr>
              <w:t>hotel_id</w:t>
            </w:r>
            <w:proofErr w:type="spellEnd"/>
            <w:r w:rsidRPr="00113134">
              <w:rPr>
                <w:rFonts w:ascii="Times New Roman" w:hAnsi="Times New Roman" w:cs="Times New Roman"/>
              </w:rPr>
              <w:t>)</w:t>
            </w:r>
          </w:p>
        </w:tc>
      </w:tr>
      <w:tr w:rsidR="00754927" w:rsidRPr="00113134" w14:paraId="1EC26AD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5B8A7853"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amenity_name</w:t>
            </w:r>
            <w:proofErr w:type="spellEnd"/>
          </w:p>
        </w:tc>
        <w:tc>
          <w:tcPr>
            <w:tcW w:w="0" w:type="auto"/>
            <w:hideMark/>
          </w:tcPr>
          <w:p w14:paraId="6A36EEA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586E691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bl>
    <w:p w14:paraId="238907D5"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r>
      <w:r w:rsidRPr="00113134">
        <w:rPr>
          <w:rFonts w:ascii="Times New Roman" w:hAnsi="Times New Roman" w:cs="Times New Roman"/>
          <w:b/>
          <w:bCs/>
        </w:rPr>
        <w:br/>
        <w:t>8. RESTAURANTS</w:t>
      </w:r>
    </w:p>
    <w:tbl>
      <w:tblPr>
        <w:tblStyle w:val="GridTable1Light"/>
        <w:tblW w:w="0" w:type="auto"/>
        <w:tblLook w:val="04A0" w:firstRow="1" w:lastRow="0" w:firstColumn="1" w:lastColumn="0" w:noHBand="0" w:noVBand="1"/>
      </w:tblPr>
      <w:tblGrid>
        <w:gridCol w:w="2412"/>
        <w:gridCol w:w="1879"/>
        <w:gridCol w:w="5059"/>
      </w:tblGrid>
      <w:tr w:rsidR="00754927" w:rsidRPr="00113134" w14:paraId="3A87413F"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E2E6D"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6447E057"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34765428"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22F3458E"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71DEE8F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restaurant_id</w:t>
            </w:r>
            <w:proofErr w:type="spellEnd"/>
          </w:p>
        </w:tc>
        <w:tc>
          <w:tcPr>
            <w:tcW w:w="0" w:type="auto"/>
            <w:hideMark/>
          </w:tcPr>
          <w:p w14:paraId="0F9D7A0C"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275FD82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662C5443"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9C00AB6"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restaurant_name</w:t>
            </w:r>
            <w:proofErr w:type="spellEnd"/>
          </w:p>
        </w:tc>
        <w:tc>
          <w:tcPr>
            <w:tcW w:w="0" w:type="auto"/>
            <w:hideMark/>
          </w:tcPr>
          <w:p w14:paraId="0767D5D1"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3582636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1B4FF22E"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DA9731E"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province</w:t>
            </w:r>
          </w:p>
        </w:tc>
        <w:tc>
          <w:tcPr>
            <w:tcW w:w="0" w:type="auto"/>
            <w:hideMark/>
          </w:tcPr>
          <w:p w14:paraId="78B22B8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663BB30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4A8D6152"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50A91F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restaurant_url</w:t>
            </w:r>
            <w:proofErr w:type="spellEnd"/>
          </w:p>
        </w:tc>
        <w:tc>
          <w:tcPr>
            <w:tcW w:w="0" w:type="auto"/>
            <w:hideMark/>
          </w:tcPr>
          <w:p w14:paraId="618FC1D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630B7B7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07E5321F"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CDB6AB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google_review_rating</w:t>
            </w:r>
            <w:proofErr w:type="spellEnd"/>
          </w:p>
        </w:tc>
        <w:tc>
          <w:tcPr>
            <w:tcW w:w="0" w:type="auto"/>
            <w:hideMark/>
          </w:tcPr>
          <w:p w14:paraId="789AE0B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DECIMAL(</w:t>
            </w:r>
            <w:proofErr w:type="gramEnd"/>
            <w:r w:rsidRPr="00113134">
              <w:rPr>
                <w:rFonts w:ascii="Times New Roman" w:hAnsi="Times New Roman" w:cs="Times New Roman"/>
              </w:rPr>
              <w:t>3,1)</w:t>
            </w:r>
          </w:p>
        </w:tc>
        <w:tc>
          <w:tcPr>
            <w:tcW w:w="0" w:type="auto"/>
            <w:hideMark/>
          </w:tcPr>
          <w:p w14:paraId="68AB1F8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6987DA1A"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7EC08BF3"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description</w:t>
            </w:r>
          </w:p>
        </w:tc>
        <w:tc>
          <w:tcPr>
            <w:tcW w:w="0" w:type="auto"/>
            <w:hideMark/>
          </w:tcPr>
          <w:p w14:paraId="3BC5EE6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TEXT</w:t>
            </w:r>
          </w:p>
        </w:tc>
        <w:tc>
          <w:tcPr>
            <w:tcW w:w="0" w:type="auto"/>
            <w:hideMark/>
          </w:tcPr>
          <w:p w14:paraId="33589CE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2481925C"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BC6FA47"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price_range</w:t>
            </w:r>
            <w:proofErr w:type="spellEnd"/>
          </w:p>
        </w:tc>
        <w:tc>
          <w:tcPr>
            <w:tcW w:w="0" w:type="auto"/>
            <w:hideMark/>
          </w:tcPr>
          <w:p w14:paraId="3B7C3FAC"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50)</w:t>
            </w:r>
          </w:p>
        </w:tc>
        <w:tc>
          <w:tcPr>
            <w:tcW w:w="0" w:type="auto"/>
            <w:hideMark/>
          </w:tcPr>
          <w:p w14:paraId="28A3871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0A908E2C"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9D89E94"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cuisine_type</w:t>
            </w:r>
            <w:proofErr w:type="spellEnd"/>
          </w:p>
        </w:tc>
        <w:tc>
          <w:tcPr>
            <w:tcW w:w="0" w:type="auto"/>
            <w:hideMark/>
          </w:tcPr>
          <w:p w14:paraId="26484E5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3EF2FAE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3AADABF9"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6AAD312"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created_at</w:t>
            </w:r>
            <w:proofErr w:type="spellEnd"/>
          </w:p>
        </w:tc>
        <w:tc>
          <w:tcPr>
            <w:tcW w:w="0" w:type="auto"/>
            <w:hideMark/>
          </w:tcPr>
          <w:p w14:paraId="4270565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6AAE458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w:t>
            </w:r>
          </w:p>
        </w:tc>
      </w:tr>
      <w:tr w:rsidR="00754927" w:rsidRPr="00113134" w14:paraId="56C664D9"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3AB5330"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updated_at</w:t>
            </w:r>
            <w:proofErr w:type="spellEnd"/>
          </w:p>
        </w:tc>
        <w:tc>
          <w:tcPr>
            <w:tcW w:w="0" w:type="auto"/>
            <w:hideMark/>
          </w:tcPr>
          <w:p w14:paraId="4EA3293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6470CF1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 ON UPDATE CURRENT_TIMESTAMP</w:t>
            </w:r>
          </w:p>
        </w:tc>
      </w:tr>
    </w:tbl>
    <w:p w14:paraId="1417C675"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9. RESTAURANT_IMAGES</w:t>
      </w:r>
    </w:p>
    <w:tbl>
      <w:tblPr>
        <w:tblStyle w:val="GridTable1Light"/>
        <w:tblW w:w="0" w:type="auto"/>
        <w:tblLook w:val="04A0" w:firstRow="1" w:lastRow="0" w:firstColumn="1" w:lastColumn="0" w:noHBand="0" w:noVBand="1"/>
      </w:tblPr>
      <w:tblGrid>
        <w:gridCol w:w="1612"/>
        <w:gridCol w:w="1879"/>
        <w:gridCol w:w="5859"/>
      </w:tblGrid>
      <w:tr w:rsidR="00754927" w:rsidRPr="00113134" w14:paraId="31F15A7B"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52003"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7E4A050D"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78B0CE90"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739FA7B3"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328F761"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image_id</w:t>
            </w:r>
            <w:proofErr w:type="spellEnd"/>
          </w:p>
        </w:tc>
        <w:tc>
          <w:tcPr>
            <w:tcW w:w="0" w:type="auto"/>
            <w:hideMark/>
          </w:tcPr>
          <w:p w14:paraId="25A6FDC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1262CEA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68501F8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EF16A99"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restaurant_id</w:t>
            </w:r>
            <w:proofErr w:type="spellEnd"/>
          </w:p>
        </w:tc>
        <w:tc>
          <w:tcPr>
            <w:tcW w:w="0" w:type="auto"/>
            <w:hideMark/>
          </w:tcPr>
          <w:p w14:paraId="1E935111"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1499B8B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RESTAURANTS(</w:t>
            </w:r>
            <w:proofErr w:type="spellStart"/>
            <w:proofErr w:type="gramEnd"/>
            <w:r w:rsidRPr="00113134">
              <w:rPr>
                <w:rFonts w:ascii="Times New Roman" w:hAnsi="Times New Roman" w:cs="Times New Roman"/>
              </w:rPr>
              <w:t>restaurant_id</w:t>
            </w:r>
            <w:proofErr w:type="spellEnd"/>
            <w:r w:rsidRPr="00113134">
              <w:rPr>
                <w:rFonts w:ascii="Times New Roman" w:hAnsi="Times New Roman" w:cs="Times New Roman"/>
              </w:rPr>
              <w:t>)</w:t>
            </w:r>
          </w:p>
        </w:tc>
      </w:tr>
      <w:tr w:rsidR="00754927" w:rsidRPr="00113134" w14:paraId="133D838D"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4D5FF64"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image_path</w:t>
            </w:r>
            <w:proofErr w:type="spellEnd"/>
          </w:p>
        </w:tc>
        <w:tc>
          <w:tcPr>
            <w:tcW w:w="0" w:type="auto"/>
            <w:hideMark/>
          </w:tcPr>
          <w:p w14:paraId="00B3838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01C8E673"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1C230D85"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9EC78EC"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is_primary</w:t>
            </w:r>
            <w:proofErr w:type="spellEnd"/>
          </w:p>
        </w:tc>
        <w:tc>
          <w:tcPr>
            <w:tcW w:w="0" w:type="auto"/>
            <w:hideMark/>
          </w:tcPr>
          <w:p w14:paraId="3FE7C5D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TINYINT(</w:t>
            </w:r>
            <w:proofErr w:type="gramEnd"/>
            <w:r w:rsidRPr="00113134">
              <w:rPr>
                <w:rFonts w:ascii="Times New Roman" w:hAnsi="Times New Roman" w:cs="Times New Roman"/>
              </w:rPr>
              <w:t>1)</w:t>
            </w:r>
          </w:p>
        </w:tc>
        <w:tc>
          <w:tcPr>
            <w:tcW w:w="0" w:type="auto"/>
            <w:hideMark/>
          </w:tcPr>
          <w:p w14:paraId="399ECCC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0</w:t>
            </w:r>
          </w:p>
        </w:tc>
      </w:tr>
      <w:tr w:rsidR="00754927" w:rsidRPr="00113134" w14:paraId="564A684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7CA5A45"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created_at</w:t>
            </w:r>
            <w:proofErr w:type="spellEnd"/>
          </w:p>
        </w:tc>
        <w:tc>
          <w:tcPr>
            <w:tcW w:w="0" w:type="auto"/>
            <w:hideMark/>
          </w:tcPr>
          <w:p w14:paraId="78F5D05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0945D00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w:t>
            </w:r>
          </w:p>
        </w:tc>
      </w:tr>
    </w:tbl>
    <w:p w14:paraId="7F8FF795" w14:textId="77777777" w:rsidR="00754927" w:rsidRPr="00113134" w:rsidRDefault="00754927" w:rsidP="00754927">
      <w:pPr>
        <w:rPr>
          <w:rFonts w:ascii="Times New Roman" w:hAnsi="Times New Roman" w:cs="Times New Roman"/>
        </w:rPr>
      </w:pPr>
      <w:r w:rsidRPr="00113134">
        <w:rPr>
          <w:rFonts w:ascii="Times New Roman" w:hAnsi="Times New Roman" w:cs="Times New Roman"/>
          <w:b/>
          <w:bCs/>
        </w:rPr>
        <w:br/>
        <w:t>10. UPDATES</w:t>
      </w:r>
    </w:p>
    <w:tbl>
      <w:tblPr>
        <w:tblStyle w:val="GridTable1Light"/>
        <w:tblW w:w="0" w:type="auto"/>
        <w:tblLook w:val="04A0" w:firstRow="1" w:lastRow="0" w:firstColumn="1" w:lastColumn="0" w:noHBand="0" w:noVBand="1"/>
      </w:tblPr>
      <w:tblGrid>
        <w:gridCol w:w="1976"/>
        <w:gridCol w:w="2929"/>
        <w:gridCol w:w="4445"/>
      </w:tblGrid>
      <w:tr w:rsidR="00754927" w:rsidRPr="00113134" w14:paraId="0B04CD37"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A1660"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70D93577"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57E51934"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5E24E94E"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52416AFB"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update_id</w:t>
            </w:r>
            <w:proofErr w:type="spellEnd"/>
          </w:p>
        </w:tc>
        <w:tc>
          <w:tcPr>
            <w:tcW w:w="0" w:type="auto"/>
            <w:hideMark/>
          </w:tcPr>
          <w:p w14:paraId="32B1FB4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710168F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51620EA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9172EE0"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user_id</w:t>
            </w:r>
            <w:proofErr w:type="spellEnd"/>
          </w:p>
        </w:tc>
        <w:tc>
          <w:tcPr>
            <w:tcW w:w="0" w:type="auto"/>
            <w:hideMark/>
          </w:tcPr>
          <w:p w14:paraId="196E238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315628A5"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USERS(</w:t>
            </w:r>
            <w:proofErr w:type="spellStart"/>
            <w:proofErr w:type="gramEnd"/>
            <w:r w:rsidRPr="00113134">
              <w:rPr>
                <w:rFonts w:ascii="Times New Roman" w:hAnsi="Times New Roman" w:cs="Times New Roman"/>
              </w:rPr>
              <w:t>user_id</w:t>
            </w:r>
            <w:proofErr w:type="spellEnd"/>
            <w:r w:rsidRPr="00113134">
              <w:rPr>
                <w:rFonts w:ascii="Times New Roman" w:hAnsi="Times New Roman" w:cs="Times New Roman"/>
              </w:rPr>
              <w:t>)</w:t>
            </w:r>
          </w:p>
        </w:tc>
      </w:tr>
      <w:tr w:rsidR="00754927" w:rsidRPr="00113134" w14:paraId="1FA73B68"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9D98FF6"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trip_id</w:t>
            </w:r>
            <w:proofErr w:type="spellEnd"/>
          </w:p>
        </w:tc>
        <w:tc>
          <w:tcPr>
            <w:tcW w:w="0" w:type="auto"/>
            <w:hideMark/>
          </w:tcPr>
          <w:p w14:paraId="6A74A20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1779330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TRIPS(</w:t>
            </w:r>
            <w:proofErr w:type="spellStart"/>
            <w:proofErr w:type="gramEnd"/>
            <w:r w:rsidRPr="00113134">
              <w:rPr>
                <w:rFonts w:ascii="Times New Roman" w:hAnsi="Times New Roman" w:cs="Times New Roman"/>
              </w:rPr>
              <w:t>trip_id</w:t>
            </w:r>
            <w:proofErr w:type="spellEnd"/>
            <w:r w:rsidRPr="00113134">
              <w:rPr>
                <w:rFonts w:ascii="Times New Roman" w:hAnsi="Times New Roman" w:cs="Times New Roman"/>
              </w:rPr>
              <w:t>)</w:t>
            </w:r>
          </w:p>
        </w:tc>
      </w:tr>
      <w:tr w:rsidR="00754927" w:rsidRPr="00113134" w14:paraId="1D3BA655"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6D9ED088"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lastRenderedPageBreak/>
              <w:t>title</w:t>
            </w:r>
          </w:p>
        </w:tc>
        <w:tc>
          <w:tcPr>
            <w:tcW w:w="0" w:type="auto"/>
            <w:hideMark/>
          </w:tcPr>
          <w:p w14:paraId="00B2E3C0"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69D7F76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NOT NULL</w:t>
            </w:r>
          </w:p>
        </w:tc>
      </w:tr>
      <w:tr w:rsidR="00754927" w:rsidRPr="00113134" w14:paraId="0F10F8BF"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468BD62"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description</w:t>
            </w:r>
          </w:p>
        </w:tc>
        <w:tc>
          <w:tcPr>
            <w:tcW w:w="0" w:type="auto"/>
            <w:hideMark/>
          </w:tcPr>
          <w:p w14:paraId="11361C6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TEXT</w:t>
            </w:r>
          </w:p>
        </w:tc>
        <w:tc>
          <w:tcPr>
            <w:tcW w:w="0" w:type="auto"/>
            <w:hideMark/>
          </w:tcPr>
          <w:p w14:paraId="63ECD0B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49FA17DF"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9236432" w14:textId="77777777" w:rsidR="00754927" w:rsidRPr="00113134" w:rsidRDefault="00754927" w:rsidP="00236325">
            <w:pPr>
              <w:rPr>
                <w:rFonts w:ascii="Times New Roman" w:hAnsi="Times New Roman" w:cs="Times New Roman"/>
              </w:rPr>
            </w:pPr>
            <w:r w:rsidRPr="00113134">
              <w:rPr>
                <w:rFonts w:ascii="Times New Roman" w:hAnsi="Times New Roman" w:cs="Times New Roman"/>
              </w:rPr>
              <w:t>category</w:t>
            </w:r>
          </w:p>
        </w:tc>
        <w:tc>
          <w:tcPr>
            <w:tcW w:w="0" w:type="auto"/>
            <w:hideMark/>
          </w:tcPr>
          <w:p w14:paraId="7DC79D77"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100)</w:t>
            </w:r>
          </w:p>
        </w:tc>
        <w:tc>
          <w:tcPr>
            <w:tcW w:w="0" w:type="auto"/>
            <w:hideMark/>
          </w:tcPr>
          <w:p w14:paraId="6DF0CD1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162B5696"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A72985C"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importance_level</w:t>
            </w:r>
            <w:proofErr w:type="spellEnd"/>
          </w:p>
        </w:tc>
        <w:tc>
          <w:tcPr>
            <w:tcW w:w="0" w:type="auto"/>
            <w:hideMark/>
          </w:tcPr>
          <w:p w14:paraId="394BCCC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ENUM(</w:t>
            </w:r>
            <w:proofErr w:type="gramEnd"/>
            <w:r w:rsidRPr="00113134">
              <w:rPr>
                <w:rFonts w:ascii="Times New Roman" w:hAnsi="Times New Roman" w:cs="Times New Roman"/>
              </w:rPr>
              <w:t>'Low', 'Medium', 'High')</w:t>
            </w:r>
          </w:p>
        </w:tc>
        <w:tc>
          <w:tcPr>
            <w:tcW w:w="0" w:type="auto"/>
            <w:hideMark/>
          </w:tcPr>
          <w:p w14:paraId="2BFCA3F9"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'Low'</w:t>
            </w:r>
          </w:p>
        </w:tc>
      </w:tr>
      <w:tr w:rsidR="00754927" w:rsidRPr="00113134" w14:paraId="698C03FA"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7A564C7"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published_date</w:t>
            </w:r>
            <w:proofErr w:type="spellEnd"/>
          </w:p>
        </w:tc>
        <w:tc>
          <w:tcPr>
            <w:tcW w:w="0" w:type="auto"/>
            <w:hideMark/>
          </w:tcPr>
          <w:p w14:paraId="3F17E72E"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TIMESTAMP</w:t>
            </w:r>
          </w:p>
        </w:tc>
        <w:tc>
          <w:tcPr>
            <w:tcW w:w="0" w:type="auto"/>
            <w:hideMark/>
          </w:tcPr>
          <w:p w14:paraId="130CB518"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CURRENT_TIMESTAMP</w:t>
            </w:r>
          </w:p>
        </w:tc>
      </w:tr>
      <w:tr w:rsidR="00754927" w:rsidRPr="00113134" w14:paraId="64F2B834"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B8178BE"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expiry_date</w:t>
            </w:r>
            <w:proofErr w:type="spellEnd"/>
          </w:p>
        </w:tc>
        <w:tc>
          <w:tcPr>
            <w:tcW w:w="0" w:type="auto"/>
            <w:hideMark/>
          </w:tcPr>
          <w:p w14:paraId="7101F294"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DATE</w:t>
            </w:r>
          </w:p>
        </w:tc>
        <w:tc>
          <w:tcPr>
            <w:tcW w:w="0" w:type="auto"/>
            <w:hideMark/>
          </w:tcPr>
          <w:p w14:paraId="72C404A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r w:rsidR="00754927" w:rsidRPr="00113134" w14:paraId="73EDFF4E"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4E919EBF"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is_active</w:t>
            </w:r>
            <w:proofErr w:type="spellEnd"/>
          </w:p>
        </w:tc>
        <w:tc>
          <w:tcPr>
            <w:tcW w:w="0" w:type="auto"/>
            <w:hideMark/>
          </w:tcPr>
          <w:p w14:paraId="4383E8E4"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TINYINT(</w:t>
            </w:r>
            <w:proofErr w:type="gramEnd"/>
            <w:r w:rsidRPr="00113134">
              <w:rPr>
                <w:rFonts w:ascii="Times New Roman" w:hAnsi="Times New Roman" w:cs="Times New Roman"/>
              </w:rPr>
              <w:t>1)</w:t>
            </w:r>
          </w:p>
        </w:tc>
        <w:tc>
          <w:tcPr>
            <w:tcW w:w="0" w:type="auto"/>
            <w:hideMark/>
          </w:tcPr>
          <w:p w14:paraId="368A550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DEFAULT 1</w:t>
            </w:r>
          </w:p>
        </w:tc>
      </w:tr>
      <w:tr w:rsidR="00754927" w:rsidRPr="00113134" w14:paraId="0DF032B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0C6851E5"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source_url</w:t>
            </w:r>
            <w:proofErr w:type="spellEnd"/>
          </w:p>
        </w:tc>
        <w:tc>
          <w:tcPr>
            <w:tcW w:w="0" w:type="auto"/>
            <w:hideMark/>
          </w:tcPr>
          <w:p w14:paraId="191A69BA"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13134">
              <w:rPr>
                <w:rFonts w:ascii="Times New Roman" w:hAnsi="Times New Roman" w:cs="Times New Roman"/>
              </w:rPr>
              <w:t>VARCHAR(</w:t>
            </w:r>
            <w:proofErr w:type="gramEnd"/>
            <w:r w:rsidRPr="00113134">
              <w:rPr>
                <w:rFonts w:ascii="Times New Roman" w:hAnsi="Times New Roman" w:cs="Times New Roman"/>
              </w:rPr>
              <w:t>255)</w:t>
            </w:r>
          </w:p>
        </w:tc>
        <w:tc>
          <w:tcPr>
            <w:tcW w:w="0" w:type="auto"/>
            <w:hideMark/>
          </w:tcPr>
          <w:p w14:paraId="2556CC81"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NULL</w:t>
            </w:r>
          </w:p>
        </w:tc>
      </w:tr>
    </w:tbl>
    <w:p w14:paraId="52D6D672" w14:textId="77C0EF79" w:rsidR="00754927" w:rsidRPr="00113134" w:rsidRDefault="00ED0C1A" w:rsidP="00754927">
      <w:pPr>
        <w:rPr>
          <w:rFonts w:ascii="Times New Roman" w:hAnsi="Times New Roman" w:cs="Times New Roman"/>
        </w:rPr>
      </w:pPr>
      <w:r w:rsidRPr="00113134">
        <w:rPr>
          <w:rFonts w:ascii="Times New Roman" w:hAnsi="Times New Roman" w:cs="Times New Roman"/>
          <w:b/>
          <w:bCs/>
        </w:rPr>
        <w:br/>
      </w:r>
      <w:r w:rsidR="00754927" w:rsidRPr="00113134">
        <w:rPr>
          <w:rFonts w:ascii="Times New Roman" w:hAnsi="Times New Roman" w:cs="Times New Roman"/>
          <w:b/>
          <w:bCs/>
        </w:rPr>
        <w:t>11. TRIP_RESTAURANTS</w:t>
      </w:r>
    </w:p>
    <w:tbl>
      <w:tblPr>
        <w:tblStyle w:val="GridTable1Light"/>
        <w:tblW w:w="0" w:type="auto"/>
        <w:tblLook w:val="04A0" w:firstRow="1" w:lastRow="0" w:firstColumn="1" w:lastColumn="0" w:noHBand="0" w:noVBand="1"/>
      </w:tblPr>
      <w:tblGrid>
        <w:gridCol w:w="2119"/>
        <w:gridCol w:w="1268"/>
        <w:gridCol w:w="4877"/>
      </w:tblGrid>
      <w:tr w:rsidR="00754927" w:rsidRPr="00113134" w14:paraId="3631AB96" w14:textId="77777777" w:rsidTr="00236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DBB31" w14:textId="77777777" w:rsidR="00754927" w:rsidRPr="00113134" w:rsidRDefault="00754927" w:rsidP="00236325">
            <w:pPr>
              <w:rPr>
                <w:rFonts w:ascii="Times New Roman" w:hAnsi="Times New Roman" w:cs="Times New Roman"/>
                <w:b w:val="0"/>
                <w:bCs w:val="0"/>
              </w:rPr>
            </w:pPr>
            <w:r w:rsidRPr="00113134">
              <w:rPr>
                <w:rFonts w:ascii="Times New Roman" w:hAnsi="Times New Roman" w:cs="Times New Roman"/>
              </w:rPr>
              <w:t>Column</w:t>
            </w:r>
          </w:p>
        </w:tc>
        <w:tc>
          <w:tcPr>
            <w:tcW w:w="0" w:type="auto"/>
            <w:hideMark/>
          </w:tcPr>
          <w:p w14:paraId="3933103B"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Data Type</w:t>
            </w:r>
          </w:p>
        </w:tc>
        <w:tc>
          <w:tcPr>
            <w:tcW w:w="0" w:type="auto"/>
            <w:hideMark/>
          </w:tcPr>
          <w:p w14:paraId="77028192" w14:textId="77777777" w:rsidR="00754927" w:rsidRPr="00113134" w:rsidRDefault="00754927" w:rsidP="002363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13134">
              <w:rPr>
                <w:rFonts w:ascii="Times New Roman" w:hAnsi="Times New Roman" w:cs="Times New Roman"/>
              </w:rPr>
              <w:t>Constraints</w:t>
            </w:r>
          </w:p>
        </w:tc>
      </w:tr>
      <w:tr w:rsidR="00754927" w:rsidRPr="00113134" w14:paraId="2D62B6D8"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2A90628D"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trip_restaurant_id</w:t>
            </w:r>
            <w:proofErr w:type="spellEnd"/>
          </w:p>
        </w:tc>
        <w:tc>
          <w:tcPr>
            <w:tcW w:w="0" w:type="auto"/>
            <w:hideMark/>
          </w:tcPr>
          <w:p w14:paraId="00217286"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1E33341B"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PRIMARY KEY, AUTO_INCREMENT</w:t>
            </w:r>
          </w:p>
        </w:tc>
      </w:tr>
      <w:tr w:rsidR="00754927" w:rsidRPr="00113134" w14:paraId="7E65B69B"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3F0D45D3"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trip_id</w:t>
            </w:r>
            <w:proofErr w:type="spellEnd"/>
          </w:p>
        </w:tc>
        <w:tc>
          <w:tcPr>
            <w:tcW w:w="0" w:type="auto"/>
            <w:hideMark/>
          </w:tcPr>
          <w:p w14:paraId="7B3C82D2"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INT</w:t>
            </w:r>
          </w:p>
        </w:tc>
        <w:tc>
          <w:tcPr>
            <w:tcW w:w="0" w:type="auto"/>
            <w:hideMark/>
          </w:tcPr>
          <w:p w14:paraId="5B73A3F4"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13134">
              <w:rPr>
                <w:rFonts w:ascii="Times New Roman" w:hAnsi="Times New Roman" w:cs="Times New Roman"/>
              </w:rPr>
              <w:t xml:space="preserve">FOREIGN KEY REFERENCES </w:t>
            </w:r>
            <w:proofErr w:type="gramStart"/>
            <w:r w:rsidRPr="00113134">
              <w:rPr>
                <w:rFonts w:ascii="Times New Roman" w:hAnsi="Times New Roman" w:cs="Times New Roman"/>
              </w:rPr>
              <w:t>TRIPS(</w:t>
            </w:r>
            <w:proofErr w:type="spellStart"/>
            <w:proofErr w:type="gramEnd"/>
            <w:r w:rsidRPr="00113134">
              <w:rPr>
                <w:rFonts w:ascii="Times New Roman" w:hAnsi="Times New Roman" w:cs="Times New Roman"/>
              </w:rPr>
              <w:t>trip_id</w:t>
            </w:r>
            <w:proofErr w:type="spellEnd"/>
            <w:r w:rsidRPr="00113134">
              <w:rPr>
                <w:rFonts w:ascii="Times New Roman" w:hAnsi="Times New Roman" w:cs="Times New Roman"/>
              </w:rPr>
              <w:t>)</w:t>
            </w:r>
          </w:p>
        </w:tc>
      </w:tr>
      <w:tr w:rsidR="00754927" w:rsidRPr="00113134" w14:paraId="7752DF52" w14:textId="77777777" w:rsidTr="00236325">
        <w:tc>
          <w:tcPr>
            <w:cnfStyle w:val="001000000000" w:firstRow="0" w:lastRow="0" w:firstColumn="1" w:lastColumn="0" w:oddVBand="0" w:evenVBand="0" w:oddHBand="0" w:evenHBand="0" w:firstRowFirstColumn="0" w:firstRowLastColumn="0" w:lastRowFirstColumn="0" w:lastRowLastColumn="0"/>
            <w:tcW w:w="0" w:type="auto"/>
            <w:hideMark/>
          </w:tcPr>
          <w:p w14:paraId="1F1B58E3" w14:textId="77777777" w:rsidR="00754927" w:rsidRPr="00113134" w:rsidRDefault="00754927" w:rsidP="00236325">
            <w:pPr>
              <w:rPr>
                <w:rFonts w:ascii="Times New Roman" w:hAnsi="Times New Roman" w:cs="Times New Roman"/>
              </w:rPr>
            </w:pPr>
            <w:proofErr w:type="spellStart"/>
            <w:r w:rsidRPr="00113134">
              <w:rPr>
                <w:rFonts w:ascii="Times New Roman" w:hAnsi="Times New Roman" w:cs="Times New Roman"/>
              </w:rPr>
              <w:t>restaurant_id</w:t>
            </w:r>
            <w:proofErr w:type="spellEnd"/>
          </w:p>
        </w:tc>
        <w:tc>
          <w:tcPr>
            <w:tcW w:w="0" w:type="auto"/>
            <w:hideMark/>
          </w:tcPr>
          <w:p w14:paraId="772DCA9D"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2C2D42F" w14:textId="77777777" w:rsidR="00754927" w:rsidRPr="00113134" w:rsidRDefault="00754927" w:rsidP="002363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14E3B3C" w14:textId="77777777" w:rsidR="00754927" w:rsidRPr="00113134" w:rsidRDefault="00754927" w:rsidP="00754927">
      <w:pPr>
        <w:rPr>
          <w:rFonts w:ascii="Times New Roman" w:hAnsi="Times New Roman" w:cs="Times New Roman"/>
        </w:rPr>
      </w:pPr>
    </w:p>
    <w:p w14:paraId="71E7F2B5" w14:textId="71433CBE" w:rsidR="002A75F0" w:rsidRPr="00113134" w:rsidRDefault="002A75F0" w:rsidP="00CA1E01">
      <w:pPr>
        <w:pStyle w:val="Heading2"/>
        <w:rPr>
          <w:rFonts w:ascii="Times New Roman" w:hAnsi="Times New Roman" w:cs="Times New Roman"/>
        </w:rPr>
      </w:pPr>
    </w:p>
    <w:p w14:paraId="737A1A6D" w14:textId="1DE99D48" w:rsidR="002677B1" w:rsidRDefault="00ED0C1A" w:rsidP="00C45DF1">
      <w:pPr>
        <w:pStyle w:val="Caption"/>
        <w:rPr>
          <w:rFonts w:ascii="Times New Roman" w:hAnsi="Times New Roman" w:cs="Times New Roman"/>
        </w:rPr>
      </w:pPr>
      <w:r w:rsidRPr="00113134">
        <w:rPr>
          <w:rFonts w:ascii="Times New Roman" w:hAnsi="Times New Roman" w:cs="Times New Roman"/>
          <w:b/>
          <w:bCs/>
          <w:sz w:val="24"/>
          <w:szCs w:val="24"/>
        </w:rPr>
        <w:br/>
      </w:r>
      <w:bookmarkStart w:id="230" w:name="_Toc193366960"/>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00C154C8">
        <w:rPr>
          <w:rStyle w:val="Heading2Char"/>
          <w:rFonts w:ascii="Times New Roman" w:hAnsi="Times New Roman" w:cs="Times New Roman"/>
        </w:rPr>
        <w:br/>
      </w:r>
      <w:r w:rsidRPr="00113134">
        <w:rPr>
          <w:rStyle w:val="Heading2Char"/>
          <w:rFonts w:ascii="Times New Roman" w:hAnsi="Times New Roman" w:cs="Times New Roman"/>
        </w:rPr>
        <w:lastRenderedPageBreak/>
        <w:t>System Design</w:t>
      </w:r>
      <w:bookmarkEnd w:id="230"/>
      <w:r w:rsidRPr="00113134">
        <w:rPr>
          <w:rFonts w:ascii="Times New Roman" w:hAnsi="Times New Roman" w:cs="Times New Roman"/>
          <w:b/>
          <w:bCs/>
          <w:sz w:val="24"/>
          <w:szCs w:val="24"/>
        </w:rPr>
        <w:br/>
      </w:r>
      <w:r w:rsidRPr="00113134">
        <w:rPr>
          <w:rFonts w:ascii="Times New Roman" w:hAnsi="Times New Roman" w:cs="Times New Roman"/>
          <w:b/>
          <w:bCs/>
          <w:sz w:val="24"/>
          <w:szCs w:val="24"/>
        </w:rPr>
        <w:br/>
        <w:t>DFD</w:t>
      </w:r>
      <w:r w:rsidRPr="00113134">
        <w:rPr>
          <w:rFonts w:ascii="Times New Roman" w:hAnsi="Times New Roman" w:cs="Times New Roman"/>
          <w:b/>
          <w:bCs/>
          <w:sz w:val="24"/>
          <w:szCs w:val="24"/>
        </w:rPr>
        <w:br/>
      </w:r>
      <w:r w:rsidRPr="00113134">
        <w:rPr>
          <w:rFonts w:ascii="Times New Roman" w:hAnsi="Times New Roman" w:cs="Times New Roman"/>
          <w:b/>
          <w:bCs/>
          <w:sz w:val="24"/>
          <w:szCs w:val="24"/>
        </w:rPr>
        <w:br/>
      </w:r>
      <w:r w:rsidR="00C45DF1" w:rsidRPr="00113134">
        <w:rPr>
          <w:rFonts w:ascii="Times New Roman" w:hAnsi="Times New Roman" w:cs="Times New Roman"/>
        </w:rPr>
        <w:t xml:space="preserve">Figure </w:t>
      </w:r>
      <w:r w:rsidR="00C45DF1" w:rsidRPr="00113134">
        <w:rPr>
          <w:rFonts w:ascii="Times New Roman" w:hAnsi="Times New Roman" w:cs="Times New Roman"/>
        </w:rPr>
        <w:fldChar w:fldCharType="begin"/>
      </w:r>
      <w:r w:rsidR="00C45DF1" w:rsidRPr="00113134">
        <w:rPr>
          <w:rFonts w:ascii="Times New Roman" w:hAnsi="Times New Roman" w:cs="Times New Roman"/>
        </w:rPr>
        <w:instrText xml:space="preserve"> SEQ Figure \* ARABIC </w:instrText>
      </w:r>
      <w:r w:rsidR="00C45DF1" w:rsidRPr="00113134">
        <w:rPr>
          <w:rFonts w:ascii="Times New Roman" w:hAnsi="Times New Roman" w:cs="Times New Roman"/>
        </w:rPr>
        <w:fldChar w:fldCharType="separate"/>
      </w:r>
      <w:r w:rsidR="00DC6867" w:rsidRPr="00113134">
        <w:rPr>
          <w:rFonts w:ascii="Times New Roman" w:hAnsi="Times New Roman" w:cs="Times New Roman"/>
          <w:noProof/>
        </w:rPr>
        <w:t>4</w:t>
      </w:r>
      <w:r w:rsidR="00C45DF1" w:rsidRPr="00113134">
        <w:rPr>
          <w:rFonts w:ascii="Times New Roman" w:hAnsi="Times New Roman" w:cs="Times New Roman"/>
        </w:rPr>
        <w:fldChar w:fldCharType="end"/>
      </w:r>
      <w:r w:rsidR="00C45DF1" w:rsidRPr="00113134">
        <w:rPr>
          <w:rFonts w:ascii="Times New Roman" w:hAnsi="Times New Roman" w:cs="Times New Roman"/>
        </w:rPr>
        <w:t xml:space="preserve"> </w:t>
      </w:r>
      <w:r w:rsidRPr="00113134">
        <w:rPr>
          <w:rFonts w:ascii="Times New Roman" w:hAnsi="Times New Roman" w:cs="Times New Roman"/>
          <w:b/>
          <w:bCs/>
          <w:sz w:val="24"/>
          <w:szCs w:val="24"/>
        </w:rPr>
        <w:t>Context Diagram</w:t>
      </w:r>
      <w:r w:rsidRPr="00113134">
        <w:rPr>
          <w:rFonts w:ascii="Times New Roman" w:hAnsi="Times New Roman" w:cs="Times New Roman"/>
          <w:b/>
          <w:bCs/>
          <w:sz w:val="24"/>
          <w:szCs w:val="24"/>
        </w:rPr>
        <w:br/>
      </w:r>
      <w:r w:rsidR="002677B1">
        <w:rPr>
          <w:noProof/>
        </w:rPr>
        <w:drawing>
          <wp:inline distT="0" distB="0" distL="0" distR="0" wp14:anchorId="2D8819FA" wp14:editId="17B9E21F">
            <wp:extent cx="5943600" cy="3867150"/>
            <wp:effectExtent l="0" t="0" r="0" b="0"/>
            <wp:docPr id="87281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67150"/>
                    </a:xfrm>
                    <a:prstGeom prst="rect">
                      <a:avLst/>
                    </a:prstGeom>
                    <a:noFill/>
                    <a:ln>
                      <a:noFill/>
                    </a:ln>
                  </pic:spPr>
                </pic:pic>
              </a:graphicData>
            </a:graphic>
          </wp:inline>
        </w:drawing>
      </w:r>
      <w:r w:rsidRPr="00113134">
        <w:rPr>
          <w:rFonts w:ascii="Times New Roman" w:hAnsi="Times New Roman" w:cs="Times New Roman"/>
          <w:b/>
          <w:bCs/>
          <w:sz w:val="24"/>
          <w:szCs w:val="24"/>
        </w:rPr>
        <w:br/>
      </w:r>
      <w:r w:rsidRPr="00113134">
        <w:rPr>
          <w:rFonts w:ascii="Times New Roman" w:hAnsi="Times New Roman" w:cs="Times New Roman"/>
          <w:b/>
          <w:bCs/>
          <w:sz w:val="24"/>
          <w:szCs w:val="24"/>
        </w:rPr>
        <w:br/>
      </w:r>
      <w:r w:rsidRPr="00113134">
        <w:rPr>
          <w:rFonts w:ascii="Times New Roman" w:hAnsi="Times New Roman" w:cs="Times New Roman"/>
          <w:b/>
          <w:bCs/>
          <w:sz w:val="24"/>
          <w:szCs w:val="24"/>
        </w:rPr>
        <w:br/>
      </w:r>
      <w:r w:rsidRPr="00113134">
        <w:rPr>
          <w:rFonts w:ascii="Times New Roman" w:hAnsi="Times New Roman" w:cs="Times New Roman"/>
          <w:b/>
          <w:bCs/>
          <w:sz w:val="24"/>
          <w:szCs w:val="24"/>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lastRenderedPageBreak/>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154C8">
        <w:rPr>
          <w:rFonts w:ascii="Times New Roman" w:hAnsi="Times New Roman" w:cs="Times New Roman"/>
        </w:rPr>
        <w:br/>
      </w:r>
      <w:r w:rsidR="00C45DF1" w:rsidRPr="00113134">
        <w:rPr>
          <w:rFonts w:ascii="Times New Roman" w:hAnsi="Times New Roman" w:cs="Times New Roman"/>
        </w:rPr>
        <w:t xml:space="preserve">Figure </w:t>
      </w:r>
      <w:r w:rsidR="00C45DF1" w:rsidRPr="00113134">
        <w:rPr>
          <w:rFonts w:ascii="Times New Roman" w:hAnsi="Times New Roman" w:cs="Times New Roman"/>
        </w:rPr>
        <w:fldChar w:fldCharType="begin"/>
      </w:r>
      <w:r w:rsidR="00C45DF1" w:rsidRPr="00113134">
        <w:rPr>
          <w:rFonts w:ascii="Times New Roman" w:hAnsi="Times New Roman" w:cs="Times New Roman"/>
        </w:rPr>
        <w:instrText xml:space="preserve"> SEQ Figure \* ARABIC </w:instrText>
      </w:r>
      <w:r w:rsidR="00C45DF1" w:rsidRPr="00113134">
        <w:rPr>
          <w:rFonts w:ascii="Times New Roman" w:hAnsi="Times New Roman" w:cs="Times New Roman"/>
        </w:rPr>
        <w:fldChar w:fldCharType="separate"/>
      </w:r>
      <w:r w:rsidR="00DC6867" w:rsidRPr="00113134">
        <w:rPr>
          <w:rFonts w:ascii="Times New Roman" w:hAnsi="Times New Roman" w:cs="Times New Roman"/>
          <w:noProof/>
        </w:rPr>
        <w:t>5</w:t>
      </w:r>
      <w:r w:rsidR="00C45DF1" w:rsidRPr="00113134">
        <w:rPr>
          <w:rFonts w:ascii="Times New Roman" w:hAnsi="Times New Roman" w:cs="Times New Roman"/>
        </w:rPr>
        <w:fldChar w:fldCharType="end"/>
      </w:r>
      <w:r w:rsidR="00C45DF1" w:rsidRPr="00113134">
        <w:rPr>
          <w:rFonts w:ascii="Times New Roman" w:hAnsi="Times New Roman" w:cs="Times New Roman"/>
        </w:rPr>
        <w:t xml:space="preserve"> </w:t>
      </w:r>
      <w:r w:rsidRPr="00113134">
        <w:rPr>
          <w:rFonts w:ascii="Times New Roman" w:hAnsi="Times New Roman" w:cs="Times New Roman"/>
          <w:b/>
          <w:bCs/>
          <w:sz w:val="24"/>
          <w:szCs w:val="24"/>
        </w:rPr>
        <w:t>Level 0</w:t>
      </w:r>
      <w:r w:rsidRPr="00113134">
        <w:rPr>
          <w:rFonts w:ascii="Times New Roman" w:hAnsi="Times New Roman" w:cs="Times New Roman"/>
          <w:b/>
          <w:bCs/>
          <w:sz w:val="24"/>
          <w:szCs w:val="24"/>
        </w:rPr>
        <w:br/>
      </w:r>
      <w:r w:rsidRPr="00113134">
        <w:rPr>
          <w:rFonts w:ascii="Times New Roman" w:hAnsi="Times New Roman" w:cs="Times New Roman"/>
          <w:b/>
          <w:bCs/>
          <w:sz w:val="24"/>
          <w:szCs w:val="24"/>
        </w:rPr>
        <w:br/>
      </w:r>
      <w:r w:rsidRPr="00113134">
        <w:rPr>
          <w:rFonts w:ascii="Times New Roman" w:hAnsi="Times New Roman" w:cs="Times New Roman"/>
          <w:b/>
          <w:bCs/>
          <w:noProof/>
          <w:sz w:val="24"/>
          <w:szCs w:val="24"/>
        </w:rPr>
        <w:drawing>
          <wp:inline distT="0" distB="0" distL="0" distR="0" wp14:anchorId="1B4B5B85" wp14:editId="11559914">
            <wp:extent cx="2819716" cy="3837114"/>
            <wp:effectExtent l="0" t="0" r="0" b="0"/>
            <wp:docPr id="207667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74770" name=""/>
                    <pic:cNvPicPr/>
                  </pic:nvPicPr>
                  <pic:blipFill>
                    <a:blip r:embed="rId13"/>
                    <a:stretch>
                      <a:fillRect/>
                    </a:stretch>
                  </pic:blipFill>
                  <pic:spPr>
                    <a:xfrm>
                      <a:off x="0" y="0"/>
                      <a:ext cx="2824366" cy="3843442"/>
                    </a:xfrm>
                    <a:prstGeom prst="rect">
                      <a:avLst/>
                    </a:prstGeom>
                  </pic:spPr>
                </pic:pic>
              </a:graphicData>
            </a:graphic>
          </wp:inline>
        </w:drawing>
      </w:r>
      <w:r w:rsidRPr="00113134">
        <w:rPr>
          <w:rFonts w:ascii="Times New Roman" w:hAnsi="Times New Roman" w:cs="Times New Roman"/>
          <w:b/>
          <w:bCs/>
          <w:sz w:val="24"/>
          <w:szCs w:val="24"/>
        </w:rPr>
        <w:br/>
      </w:r>
      <w:r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br/>
      </w:r>
      <w:r w:rsidR="00C45DF1" w:rsidRPr="00113134">
        <w:rPr>
          <w:rFonts w:ascii="Times New Roman" w:hAnsi="Times New Roman" w:cs="Times New Roman"/>
          <w:b/>
          <w:bCs/>
          <w:sz w:val="24"/>
          <w:szCs w:val="24"/>
        </w:rPr>
        <w:lastRenderedPageBreak/>
        <w:br/>
      </w:r>
    </w:p>
    <w:p w14:paraId="06426CA2" w14:textId="77777777" w:rsidR="002677B1" w:rsidRDefault="002677B1" w:rsidP="00C45DF1">
      <w:pPr>
        <w:pStyle w:val="Caption"/>
        <w:rPr>
          <w:rFonts w:ascii="Times New Roman" w:hAnsi="Times New Roman" w:cs="Times New Roman"/>
        </w:rPr>
      </w:pPr>
    </w:p>
    <w:p w14:paraId="7D6A1BF8" w14:textId="77777777" w:rsidR="002677B1" w:rsidRDefault="002677B1" w:rsidP="00C45DF1">
      <w:pPr>
        <w:pStyle w:val="Caption"/>
        <w:rPr>
          <w:rFonts w:ascii="Times New Roman" w:hAnsi="Times New Roman" w:cs="Times New Roman"/>
        </w:rPr>
      </w:pPr>
    </w:p>
    <w:p w14:paraId="5AB76E16" w14:textId="6BDCE590" w:rsidR="00F41375" w:rsidRPr="00113134" w:rsidRDefault="00C154C8" w:rsidP="00C45DF1">
      <w:pPr>
        <w:pStyle w:val="Caption"/>
        <w:rPr>
          <w:rFonts w:ascii="Times New Roman" w:hAnsi="Times New Roman" w:cs="Times New Roman"/>
          <w:b/>
          <w:bCs/>
          <w:sz w:val="24"/>
          <w:szCs w:val="24"/>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C45DF1" w:rsidRPr="00113134">
        <w:rPr>
          <w:rFonts w:ascii="Times New Roman" w:hAnsi="Times New Roman" w:cs="Times New Roman"/>
        </w:rPr>
        <w:t xml:space="preserve">Figure </w:t>
      </w:r>
      <w:r w:rsidR="00C45DF1" w:rsidRPr="00113134">
        <w:rPr>
          <w:rFonts w:ascii="Times New Roman" w:hAnsi="Times New Roman" w:cs="Times New Roman"/>
        </w:rPr>
        <w:fldChar w:fldCharType="begin"/>
      </w:r>
      <w:r w:rsidR="00C45DF1" w:rsidRPr="00113134">
        <w:rPr>
          <w:rFonts w:ascii="Times New Roman" w:hAnsi="Times New Roman" w:cs="Times New Roman"/>
        </w:rPr>
        <w:instrText xml:space="preserve"> SEQ Figure \* ARABIC </w:instrText>
      </w:r>
      <w:r w:rsidR="00C45DF1" w:rsidRPr="00113134">
        <w:rPr>
          <w:rFonts w:ascii="Times New Roman" w:hAnsi="Times New Roman" w:cs="Times New Roman"/>
        </w:rPr>
        <w:fldChar w:fldCharType="separate"/>
      </w:r>
      <w:r w:rsidR="00DC6867" w:rsidRPr="00113134">
        <w:rPr>
          <w:rFonts w:ascii="Times New Roman" w:hAnsi="Times New Roman" w:cs="Times New Roman"/>
          <w:noProof/>
        </w:rPr>
        <w:t>6</w:t>
      </w:r>
      <w:r w:rsidR="00C45DF1" w:rsidRPr="00113134">
        <w:rPr>
          <w:rFonts w:ascii="Times New Roman" w:hAnsi="Times New Roman" w:cs="Times New Roman"/>
        </w:rPr>
        <w:fldChar w:fldCharType="end"/>
      </w:r>
      <w:r w:rsidR="00C45DF1" w:rsidRPr="00113134">
        <w:rPr>
          <w:rFonts w:ascii="Times New Roman" w:hAnsi="Times New Roman" w:cs="Times New Roman"/>
        </w:rPr>
        <w:t xml:space="preserve"> </w:t>
      </w:r>
      <w:r w:rsidR="00ED0C1A" w:rsidRPr="00113134">
        <w:rPr>
          <w:rFonts w:ascii="Times New Roman" w:hAnsi="Times New Roman" w:cs="Times New Roman"/>
          <w:b/>
          <w:bCs/>
          <w:sz w:val="24"/>
          <w:szCs w:val="24"/>
        </w:rPr>
        <w:t>Level 1</w:t>
      </w:r>
      <w:r w:rsidR="00ED0C1A" w:rsidRPr="00113134">
        <w:rPr>
          <w:rFonts w:ascii="Times New Roman" w:hAnsi="Times New Roman" w:cs="Times New Roman"/>
          <w:b/>
          <w:bCs/>
          <w:sz w:val="24"/>
          <w:szCs w:val="24"/>
        </w:rPr>
        <w:br/>
      </w:r>
      <w:r w:rsidR="00ED0C1A" w:rsidRPr="00113134">
        <w:rPr>
          <w:rFonts w:ascii="Times New Roman" w:hAnsi="Times New Roman" w:cs="Times New Roman"/>
          <w:b/>
          <w:bCs/>
          <w:sz w:val="24"/>
          <w:szCs w:val="24"/>
        </w:rPr>
        <w:br/>
      </w:r>
      <w:r w:rsidR="00ED0C1A" w:rsidRPr="00113134">
        <w:rPr>
          <w:rFonts w:ascii="Times New Roman" w:hAnsi="Times New Roman" w:cs="Times New Roman"/>
          <w:b/>
          <w:bCs/>
          <w:noProof/>
          <w:sz w:val="24"/>
          <w:szCs w:val="24"/>
        </w:rPr>
        <w:drawing>
          <wp:inline distT="0" distB="0" distL="0" distR="0" wp14:anchorId="47745591" wp14:editId="0955B938">
            <wp:extent cx="2193438" cy="3649906"/>
            <wp:effectExtent l="0" t="0" r="0" b="8255"/>
            <wp:docPr id="8977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9993" name=""/>
                    <pic:cNvPicPr/>
                  </pic:nvPicPr>
                  <pic:blipFill>
                    <a:blip r:embed="rId14"/>
                    <a:stretch>
                      <a:fillRect/>
                    </a:stretch>
                  </pic:blipFill>
                  <pic:spPr>
                    <a:xfrm>
                      <a:off x="0" y="0"/>
                      <a:ext cx="2204330" cy="3668030"/>
                    </a:xfrm>
                    <a:prstGeom prst="rect">
                      <a:avLst/>
                    </a:prstGeom>
                  </pic:spPr>
                </pic:pic>
              </a:graphicData>
            </a:graphic>
          </wp:inline>
        </w:drawing>
      </w:r>
      <w:r w:rsidR="00ED0C1A" w:rsidRPr="00113134">
        <w:rPr>
          <w:rFonts w:ascii="Times New Roman" w:hAnsi="Times New Roman" w:cs="Times New Roman"/>
          <w:b/>
          <w:bCs/>
          <w:sz w:val="24"/>
          <w:szCs w:val="24"/>
        </w:rPr>
        <w:br/>
      </w:r>
    </w:p>
    <w:p w14:paraId="5EEEAB42" w14:textId="77777777" w:rsidR="002677B1" w:rsidRDefault="00C45DF1" w:rsidP="00C45DF1">
      <w:pPr>
        <w:pStyle w:val="Caption"/>
        <w:rPr>
          <w:rFonts w:ascii="Times New Roman" w:hAnsi="Times New Roman" w:cs="Times New Roman"/>
          <w:b/>
          <w:bCs/>
          <w:sz w:val="32"/>
          <w:szCs w:val="32"/>
        </w:rPr>
      </w:pP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lastRenderedPageBreak/>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p>
    <w:p w14:paraId="27509662" w14:textId="77777777" w:rsidR="002677B1" w:rsidRDefault="00ED0C1A" w:rsidP="00C45DF1">
      <w:pPr>
        <w:pStyle w:val="Caption"/>
        <w:rPr>
          <w:rFonts w:ascii="Times New Roman" w:hAnsi="Times New Roman" w:cs="Times New Roman"/>
        </w:rPr>
      </w:pPr>
      <w:r w:rsidRPr="00113134">
        <w:rPr>
          <w:rFonts w:ascii="Times New Roman" w:hAnsi="Times New Roman" w:cs="Times New Roman"/>
          <w:b/>
          <w:bCs/>
          <w:sz w:val="32"/>
          <w:szCs w:val="32"/>
        </w:rPr>
        <w:t>UML Diagram</w:t>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00C45DF1" w:rsidRPr="00113134">
        <w:rPr>
          <w:rFonts w:ascii="Times New Roman" w:hAnsi="Times New Roman" w:cs="Times New Roman"/>
        </w:rPr>
        <w:t xml:space="preserve">Figure </w:t>
      </w:r>
      <w:r w:rsidR="00C45DF1" w:rsidRPr="00113134">
        <w:rPr>
          <w:rFonts w:ascii="Times New Roman" w:hAnsi="Times New Roman" w:cs="Times New Roman"/>
        </w:rPr>
        <w:fldChar w:fldCharType="begin"/>
      </w:r>
      <w:r w:rsidR="00C45DF1" w:rsidRPr="00113134">
        <w:rPr>
          <w:rFonts w:ascii="Times New Roman" w:hAnsi="Times New Roman" w:cs="Times New Roman"/>
        </w:rPr>
        <w:instrText xml:space="preserve"> SEQ Figure \* ARABIC </w:instrText>
      </w:r>
      <w:r w:rsidR="00C45DF1" w:rsidRPr="00113134">
        <w:rPr>
          <w:rFonts w:ascii="Times New Roman" w:hAnsi="Times New Roman" w:cs="Times New Roman"/>
        </w:rPr>
        <w:fldChar w:fldCharType="separate"/>
      </w:r>
      <w:r w:rsidR="00DC6867" w:rsidRPr="00113134">
        <w:rPr>
          <w:rFonts w:ascii="Times New Roman" w:hAnsi="Times New Roman" w:cs="Times New Roman"/>
          <w:noProof/>
        </w:rPr>
        <w:t>7</w:t>
      </w:r>
      <w:r w:rsidR="00C45DF1" w:rsidRPr="00113134">
        <w:rPr>
          <w:rFonts w:ascii="Times New Roman" w:hAnsi="Times New Roman" w:cs="Times New Roman"/>
        </w:rPr>
        <w:fldChar w:fldCharType="end"/>
      </w:r>
      <w:r w:rsidR="00C45DF1" w:rsidRPr="00113134">
        <w:rPr>
          <w:rFonts w:ascii="Times New Roman" w:hAnsi="Times New Roman" w:cs="Times New Roman"/>
        </w:rPr>
        <w:t xml:space="preserve"> </w:t>
      </w:r>
      <w:r w:rsidRPr="00113134">
        <w:rPr>
          <w:rFonts w:ascii="Times New Roman" w:hAnsi="Times New Roman" w:cs="Times New Roman"/>
          <w:b/>
          <w:bCs/>
        </w:rPr>
        <w:t>Use Case Diagram</w:t>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noProof/>
        </w:rPr>
        <w:drawing>
          <wp:inline distT="0" distB="0" distL="0" distR="0" wp14:anchorId="255FA1E1" wp14:editId="21F34910">
            <wp:extent cx="5853430" cy="4017645"/>
            <wp:effectExtent l="0" t="0" r="0" b="1905"/>
            <wp:docPr id="648963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3430" cy="4017645"/>
                    </a:xfrm>
                    <a:prstGeom prst="rect">
                      <a:avLst/>
                    </a:prstGeom>
                    <a:noFill/>
                    <a:ln>
                      <a:noFill/>
                    </a:ln>
                  </pic:spPr>
                </pic:pic>
              </a:graphicData>
            </a:graphic>
          </wp:inline>
        </w:drawing>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lastRenderedPageBreak/>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r w:rsidR="00DE69A6" w:rsidRPr="00113134">
        <w:rPr>
          <w:rFonts w:ascii="Times New Roman" w:hAnsi="Times New Roman" w:cs="Times New Roman"/>
        </w:rPr>
        <w:br/>
      </w:r>
    </w:p>
    <w:p w14:paraId="2994570A" w14:textId="34AD3457" w:rsidR="002A75F0" w:rsidRPr="00113134" w:rsidRDefault="00C45DF1" w:rsidP="00C45DF1">
      <w:pPr>
        <w:pStyle w:val="Caption"/>
        <w:rPr>
          <w:rFonts w:ascii="Times New Roman" w:hAnsi="Times New Roman" w:cs="Times New Roman"/>
          <w:b/>
          <w:bCs/>
          <w:sz w:val="32"/>
          <w:szCs w:val="32"/>
        </w:rPr>
      </w:pPr>
      <w:r w:rsidRPr="00113134">
        <w:rPr>
          <w:rFonts w:ascii="Times New Roman" w:hAnsi="Times New Roman" w:cs="Times New Roman"/>
        </w:rPr>
        <w:t xml:space="preserve">Figure </w:t>
      </w:r>
      <w:r w:rsidRPr="00113134">
        <w:rPr>
          <w:rFonts w:ascii="Times New Roman" w:hAnsi="Times New Roman" w:cs="Times New Roman"/>
        </w:rPr>
        <w:fldChar w:fldCharType="begin"/>
      </w:r>
      <w:r w:rsidRPr="00113134">
        <w:rPr>
          <w:rFonts w:ascii="Times New Roman" w:hAnsi="Times New Roman" w:cs="Times New Roman"/>
        </w:rPr>
        <w:instrText xml:space="preserve"> SEQ Figure \* ARABIC </w:instrText>
      </w:r>
      <w:r w:rsidRPr="00113134">
        <w:rPr>
          <w:rFonts w:ascii="Times New Roman" w:hAnsi="Times New Roman" w:cs="Times New Roman"/>
        </w:rPr>
        <w:fldChar w:fldCharType="separate"/>
      </w:r>
      <w:r w:rsidR="00DC6867" w:rsidRPr="00113134">
        <w:rPr>
          <w:rFonts w:ascii="Times New Roman" w:hAnsi="Times New Roman" w:cs="Times New Roman"/>
          <w:noProof/>
        </w:rPr>
        <w:t>8</w:t>
      </w:r>
      <w:r w:rsidRPr="00113134">
        <w:rPr>
          <w:rFonts w:ascii="Times New Roman" w:hAnsi="Times New Roman" w:cs="Times New Roman"/>
        </w:rPr>
        <w:fldChar w:fldCharType="end"/>
      </w:r>
      <w:r w:rsidRPr="00113134">
        <w:rPr>
          <w:rFonts w:ascii="Times New Roman" w:hAnsi="Times New Roman" w:cs="Times New Roman"/>
        </w:rPr>
        <w:t xml:space="preserve"> </w:t>
      </w:r>
      <w:r w:rsidR="00F865D4" w:rsidRPr="00113134">
        <w:rPr>
          <w:rStyle w:val="Heading3Char"/>
          <w:rFonts w:eastAsiaTheme="minorHAnsi"/>
          <w:sz w:val="18"/>
          <w:szCs w:val="18"/>
        </w:rPr>
        <w:t>Class Diagram</w:t>
      </w:r>
      <w:r w:rsidR="00ED0C1A" w:rsidRPr="00113134">
        <w:rPr>
          <w:rFonts w:ascii="Times New Roman" w:hAnsi="Times New Roman" w:cs="Times New Roman"/>
          <w:b/>
          <w:bCs/>
          <w:sz w:val="32"/>
          <w:szCs w:val="32"/>
        </w:rPr>
        <w:br/>
      </w:r>
      <w:r w:rsidR="00DE69A6" w:rsidRPr="00113134">
        <w:rPr>
          <w:rFonts w:ascii="Times New Roman" w:hAnsi="Times New Roman" w:cs="Times New Roman"/>
          <w:b/>
          <w:bCs/>
          <w:noProof/>
          <w:sz w:val="32"/>
          <w:szCs w:val="32"/>
        </w:rPr>
        <w:drawing>
          <wp:inline distT="0" distB="0" distL="0" distR="0" wp14:anchorId="4A0C12A3" wp14:editId="16E0DE1D">
            <wp:extent cx="5943600" cy="3068320"/>
            <wp:effectExtent l="0" t="0" r="0" b="0"/>
            <wp:docPr id="19256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35271" name=""/>
                    <pic:cNvPicPr/>
                  </pic:nvPicPr>
                  <pic:blipFill>
                    <a:blip r:embed="rId16"/>
                    <a:stretch>
                      <a:fillRect/>
                    </a:stretch>
                  </pic:blipFill>
                  <pic:spPr>
                    <a:xfrm>
                      <a:off x="0" y="0"/>
                      <a:ext cx="5943600" cy="3068320"/>
                    </a:xfrm>
                    <a:prstGeom prst="rect">
                      <a:avLst/>
                    </a:prstGeom>
                  </pic:spPr>
                </pic:pic>
              </a:graphicData>
            </a:graphic>
          </wp:inline>
        </w:drawing>
      </w:r>
      <w:r w:rsidR="00F865D4" w:rsidRPr="00113134">
        <w:rPr>
          <w:rFonts w:ascii="Times New Roman" w:hAnsi="Times New Roman" w:cs="Times New Roman"/>
          <w:b/>
          <w:bCs/>
          <w:sz w:val="32"/>
          <w:szCs w:val="32"/>
        </w:rPr>
        <w:t xml:space="preserve"> </w:t>
      </w:r>
      <w:r w:rsidR="00ED0C1A" w:rsidRPr="00113134">
        <w:rPr>
          <w:rFonts w:ascii="Times New Roman" w:hAnsi="Times New Roman" w:cs="Times New Roman"/>
          <w:b/>
          <w:bCs/>
          <w:sz w:val="32"/>
          <w:szCs w:val="32"/>
        </w:rPr>
        <w:br/>
      </w:r>
      <w:r w:rsidRPr="00113134">
        <w:rPr>
          <w:rFonts w:ascii="Times New Roman" w:hAnsi="Times New Roman" w:cs="Times New Roman"/>
        </w:rPr>
        <w:t xml:space="preserve">Figure </w:t>
      </w:r>
      <w:r w:rsidRPr="00113134">
        <w:rPr>
          <w:rFonts w:ascii="Times New Roman" w:hAnsi="Times New Roman" w:cs="Times New Roman"/>
        </w:rPr>
        <w:fldChar w:fldCharType="begin"/>
      </w:r>
      <w:r w:rsidRPr="00113134">
        <w:rPr>
          <w:rFonts w:ascii="Times New Roman" w:hAnsi="Times New Roman" w:cs="Times New Roman"/>
        </w:rPr>
        <w:instrText xml:space="preserve"> SEQ Figure \* ARABIC </w:instrText>
      </w:r>
      <w:r w:rsidRPr="00113134">
        <w:rPr>
          <w:rFonts w:ascii="Times New Roman" w:hAnsi="Times New Roman" w:cs="Times New Roman"/>
        </w:rPr>
        <w:fldChar w:fldCharType="separate"/>
      </w:r>
      <w:r w:rsidR="00DC6867" w:rsidRPr="00113134">
        <w:rPr>
          <w:rFonts w:ascii="Times New Roman" w:hAnsi="Times New Roman" w:cs="Times New Roman"/>
          <w:noProof/>
        </w:rPr>
        <w:t>9</w:t>
      </w:r>
      <w:r w:rsidRPr="00113134">
        <w:rPr>
          <w:rFonts w:ascii="Times New Roman" w:hAnsi="Times New Roman" w:cs="Times New Roman"/>
        </w:rPr>
        <w:fldChar w:fldCharType="end"/>
      </w:r>
      <w:r w:rsidRPr="00113134">
        <w:rPr>
          <w:rFonts w:ascii="Times New Roman" w:hAnsi="Times New Roman" w:cs="Times New Roman"/>
        </w:rPr>
        <w:t xml:space="preserve"> </w:t>
      </w:r>
      <w:r w:rsidR="00F865D4" w:rsidRPr="00113134">
        <w:rPr>
          <w:rFonts w:ascii="Times New Roman" w:hAnsi="Times New Roman" w:cs="Times New Roman"/>
          <w:b/>
          <w:bCs/>
        </w:rPr>
        <w:t>Sequence Diagram</w:t>
      </w:r>
      <w:r w:rsidR="00F865D4" w:rsidRPr="00113134">
        <w:rPr>
          <w:rFonts w:ascii="Times New Roman" w:hAnsi="Times New Roman" w:cs="Times New Roman"/>
          <w:b/>
          <w:bCs/>
          <w:sz w:val="32"/>
          <w:szCs w:val="32"/>
        </w:rPr>
        <w:br/>
      </w:r>
      <w:r w:rsidR="003D3F8B" w:rsidRPr="00113134">
        <w:rPr>
          <w:rFonts w:ascii="Times New Roman" w:hAnsi="Times New Roman" w:cs="Times New Roman"/>
          <w:b/>
          <w:bCs/>
          <w:sz w:val="32"/>
          <w:szCs w:val="32"/>
        </w:rPr>
        <w:br/>
      </w:r>
      <w:r w:rsidR="003D3F8B" w:rsidRPr="00113134">
        <w:rPr>
          <w:rFonts w:ascii="Times New Roman" w:hAnsi="Times New Roman" w:cs="Times New Roman"/>
          <w:b/>
          <w:bCs/>
          <w:noProof/>
          <w:sz w:val="32"/>
          <w:szCs w:val="32"/>
        </w:rPr>
        <w:drawing>
          <wp:inline distT="0" distB="0" distL="0" distR="0" wp14:anchorId="252CDFCC" wp14:editId="6CA0071E">
            <wp:extent cx="5177641" cy="2150142"/>
            <wp:effectExtent l="0" t="0" r="4445" b="2540"/>
            <wp:docPr id="20345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7220" name=""/>
                    <pic:cNvPicPr/>
                  </pic:nvPicPr>
                  <pic:blipFill>
                    <a:blip r:embed="rId17"/>
                    <a:stretch>
                      <a:fillRect/>
                    </a:stretch>
                  </pic:blipFill>
                  <pic:spPr>
                    <a:xfrm>
                      <a:off x="0" y="0"/>
                      <a:ext cx="5192224" cy="2156198"/>
                    </a:xfrm>
                    <a:prstGeom prst="rect">
                      <a:avLst/>
                    </a:prstGeom>
                  </pic:spPr>
                </pic:pic>
              </a:graphicData>
            </a:graphic>
          </wp:inline>
        </w:drawing>
      </w:r>
      <w:r w:rsidR="00543971" w:rsidRPr="00113134">
        <w:rPr>
          <w:rFonts w:ascii="Times New Roman" w:hAnsi="Times New Roman" w:cs="Times New Roman"/>
          <w:b/>
          <w:bCs/>
          <w:sz w:val="32"/>
          <w:szCs w:val="32"/>
        </w:rPr>
        <w:br/>
      </w:r>
      <w:r w:rsidR="002A75F0" w:rsidRPr="00113134">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rFonts w:ascii="Times New Roman" w:hAnsi="Times New Roman" w:cs="Times New Roman"/>
          <w:b/>
          <w:bCs/>
          <w:sz w:val="32"/>
          <w:szCs w:val="32"/>
        </w:rPr>
        <w:lastRenderedPageBreak/>
        <w:br/>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C154C8">
        <w:rPr>
          <w:rFonts w:ascii="Times New Roman" w:hAnsi="Times New Roman" w:cs="Times New Roman"/>
          <w:b/>
          <w:bCs/>
          <w:i w:val="0"/>
          <w:iCs w:val="0"/>
          <w:sz w:val="22"/>
          <w:szCs w:val="22"/>
        </w:rPr>
        <w:br/>
      </w:r>
      <w:r w:rsidR="001F3478" w:rsidRPr="00C154C8">
        <w:rPr>
          <w:rFonts w:ascii="Times New Roman" w:hAnsi="Times New Roman" w:cs="Times New Roman"/>
          <w:b/>
          <w:bCs/>
          <w:i w:val="0"/>
          <w:iCs w:val="0"/>
          <w:sz w:val="22"/>
          <w:szCs w:val="22"/>
        </w:rPr>
        <w:t>Flow Chart</w:t>
      </w:r>
      <w:r w:rsidR="001F3478">
        <w:rPr>
          <w:rFonts w:ascii="Times New Roman" w:hAnsi="Times New Roman" w:cs="Times New Roman"/>
          <w:b/>
          <w:bCs/>
          <w:sz w:val="32"/>
          <w:szCs w:val="32"/>
        </w:rPr>
        <w:br/>
      </w:r>
      <w:r w:rsidR="001F3478">
        <w:rPr>
          <w:rFonts w:ascii="Times New Roman" w:hAnsi="Times New Roman" w:cs="Times New Roman"/>
          <w:b/>
          <w:bCs/>
          <w:sz w:val="32"/>
          <w:szCs w:val="32"/>
        </w:rPr>
        <w:br/>
      </w:r>
      <w:r w:rsidR="001F3478">
        <w:rPr>
          <w:noProof/>
        </w:rPr>
        <w:drawing>
          <wp:inline distT="0" distB="0" distL="0" distR="0" wp14:anchorId="46E12C8C" wp14:editId="6BC3C4DD">
            <wp:extent cx="3414156" cy="4075831"/>
            <wp:effectExtent l="0" t="0" r="0" b="1270"/>
            <wp:docPr id="14483088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1086" cy="4084104"/>
                    </a:xfrm>
                    <a:prstGeom prst="rect">
                      <a:avLst/>
                    </a:prstGeom>
                    <a:noFill/>
                    <a:ln>
                      <a:noFill/>
                    </a:ln>
                  </pic:spPr>
                </pic:pic>
              </a:graphicData>
            </a:graphic>
          </wp:inline>
        </w:drawing>
      </w:r>
    </w:p>
    <w:p w14:paraId="218C4035" w14:textId="74C3D942" w:rsidR="00F308E6" w:rsidRPr="00113134" w:rsidRDefault="00A01453" w:rsidP="00F308E6">
      <w:pPr>
        <w:pStyle w:val="Heading2"/>
        <w:rPr>
          <w:rFonts w:ascii="Times New Roman" w:hAnsi="Times New Roman" w:cs="Times New Roman"/>
        </w:rPr>
      </w:pPr>
      <w:r w:rsidRPr="00113134">
        <w:rPr>
          <w:rFonts w:ascii="Times New Roman" w:hAnsi="Times New Roman" w:cs="Times New Roman"/>
        </w:rPr>
        <w:br/>
      </w:r>
      <w:r w:rsidRPr="00113134">
        <w:rPr>
          <w:rFonts w:ascii="Times New Roman" w:hAnsi="Times New Roman" w:cs="Times New Roman"/>
        </w:rPr>
        <w:br/>
      </w:r>
    </w:p>
    <w:p w14:paraId="4BBEB1F1" w14:textId="3A3F0A12" w:rsidR="00B37BE6" w:rsidRPr="00113134" w:rsidRDefault="00902686" w:rsidP="00B37BE6">
      <w:pPr>
        <w:pStyle w:val="ListParagraph"/>
        <w:rPr>
          <w:rFonts w:ascii="Times New Roman" w:hAnsi="Times New Roman" w:cs="Times New Roman"/>
          <w:b/>
          <w:bCs/>
          <w:color w:val="000000" w:themeColor="text1"/>
          <w:sz w:val="28"/>
          <w:szCs w:val="28"/>
        </w:rPr>
      </w:pPr>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p>
    <w:p w14:paraId="63DEDDBD" w14:textId="43D08295" w:rsidR="00B37BE6" w:rsidRPr="00113134" w:rsidRDefault="00902686" w:rsidP="002677B1">
      <w:pPr>
        <w:pStyle w:val="Heading1"/>
        <w:rPr>
          <w:rFonts w:ascii="Times New Roman" w:hAnsi="Times New Roman" w:cs="Times New Roman"/>
        </w:rPr>
      </w:pPr>
      <w:bookmarkStart w:id="231" w:name="_Toc190468730"/>
      <w:bookmarkStart w:id="232" w:name="_Toc192716464"/>
      <w:bookmarkStart w:id="233" w:name="_Toc193366961"/>
      <w:r w:rsidRPr="00113134">
        <w:rPr>
          <w:rStyle w:val="Heading2Char"/>
          <w:rFonts w:ascii="Times New Roman" w:hAnsi="Times New Roman" w:cs="Times New Roman"/>
        </w:rPr>
        <w:lastRenderedPageBreak/>
        <w:t>User interfaces/ Navigations</w:t>
      </w:r>
      <w:bookmarkEnd w:id="231"/>
      <w:bookmarkEnd w:id="232"/>
      <w:r w:rsidR="00985F08" w:rsidRPr="00113134">
        <w:rPr>
          <w:rStyle w:val="Heading2Char"/>
          <w:rFonts w:ascii="Times New Roman" w:hAnsi="Times New Roman" w:cs="Times New Roman"/>
        </w:rPr>
        <w:br/>
      </w:r>
      <w:r w:rsidR="00EC1E67" w:rsidRPr="00113134">
        <w:rPr>
          <w:rStyle w:val="Heading2Char"/>
          <w:rFonts w:ascii="Times New Roman" w:hAnsi="Times New Roman" w:cs="Times New Roman"/>
        </w:rPr>
        <w:br/>
      </w:r>
      <w:r w:rsidR="00EC1E67" w:rsidRPr="00113134">
        <w:rPr>
          <w:rStyle w:val="Heading2Char"/>
          <w:rFonts w:ascii="Times New Roman" w:hAnsi="Times New Roman" w:cs="Times New Roman"/>
          <w:noProof/>
        </w:rPr>
        <w:drawing>
          <wp:inline distT="0" distB="0" distL="0" distR="0" wp14:anchorId="30965D2A" wp14:editId="315849FD">
            <wp:extent cx="5937885" cy="3016250"/>
            <wp:effectExtent l="0" t="0" r="5715" b="0"/>
            <wp:docPr id="1377037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885" cy="3016250"/>
                    </a:xfrm>
                    <a:prstGeom prst="rect">
                      <a:avLst/>
                    </a:prstGeom>
                    <a:noFill/>
                    <a:ln>
                      <a:noFill/>
                    </a:ln>
                  </pic:spPr>
                </pic:pic>
              </a:graphicData>
            </a:graphic>
          </wp:inline>
        </w:drawing>
      </w:r>
      <w:bookmarkEnd w:id="233"/>
      <w:r w:rsidR="00D47B67" w:rsidRPr="00113134">
        <w:rPr>
          <w:rStyle w:val="Heading2Char"/>
          <w:rFonts w:ascii="Times New Roman" w:hAnsi="Times New Roman" w:cs="Times New Roman"/>
        </w:rPr>
        <w:br/>
      </w:r>
      <w:r w:rsidR="00D47B67" w:rsidRPr="00113134">
        <w:rPr>
          <w:rFonts w:ascii="Times New Roman" w:hAnsi="Times New Roman" w:cs="Times New Roman"/>
        </w:rPr>
        <w:t xml:space="preserve">Figure </w:t>
      </w:r>
      <w:r w:rsidR="00D47B67" w:rsidRPr="00113134">
        <w:rPr>
          <w:rFonts w:ascii="Times New Roman" w:hAnsi="Times New Roman" w:cs="Times New Roman"/>
        </w:rPr>
        <w:fldChar w:fldCharType="begin"/>
      </w:r>
      <w:r w:rsidR="00D47B67" w:rsidRPr="00113134">
        <w:rPr>
          <w:rFonts w:ascii="Times New Roman" w:hAnsi="Times New Roman" w:cs="Times New Roman"/>
        </w:rPr>
        <w:instrText xml:space="preserve"> SEQ Figure \* ARABIC </w:instrText>
      </w:r>
      <w:r w:rsidR="00D47B67" w:rsidRPr="00113134">
        <w:rPr>
          <w:rFonts w:ascii="Times New Roman" w:hAnsi="Times New Roman" w:cs="Times New Roman"/>
        </w:rPr>
        <w:fldChar w:fldCharType="separate"/>
      </w:r>
      <w:r w:rsidR="00DC6867" w:rsidRPr="00113134">
        <w:rPr>
          <w:rFonts w:ascii="Times New Roman" w:hAnsi="Times New Roman" w:cs="Times New Roman"/>
          <w:noProof/>
        </w:rPr>
        <w:t>10</w:t>
      </w:r>
      <w:r w:rsidR="00D47B67" w:rsidRPr="00113134">
        <w:rPr>
          <w:rFonts w:ascii="Times New Roman" w:hAnsi="Times New Roman" w:cs="Times New Roman"/>
        </w:rPr>
        <w:fldChar w:fldCharType="end"/>
      </w:r>
      <w:r w:rsidR="00D47B67" w:rsidRPr="00113134">
        <w:rPr>
          <w:rFonts w:ascii="Times New Roman" w:hAnsi="Times New Roman" w:cs="Times New Roman"/>
        </w:rPr>
        <w:t xml:space="preserve"> </w:t>
      </w:r>
      <w:r w:rsidR="00D47B67" w:rsidRPr="00113134">
        <w:rPr>
          <w:rStyle w:val="Heading2Char"/>
          <w:rFonts w:ascii="Times New Roman" w:hAnsi="Times New Roman" w:cs="Times New Roman"/>
          <w:sz w:val="20"/>
          <w:szCs w:val="20"/>
        </w:rPr>
        <w:t>The Home Page</w:t>
      </w:r>
      <w:r w:rsidR="00985F08" w:rsidRPr="00113134">
        <w:rPr>
          <w:rStyle w:val="Heading2Char"/>
          <w:rFonts w:ascii="Times New Roman" w:hAnsi="Times New Roman" w:cs="Times New Roman"/>
        </w:rPr>
        <w:br/>
      </w:r>
    </w:p>
    <w:p w14:paraId="4933266B" w14:textId="0CAE479A" w:rsidR="00C518D6" w:rsidRPr="00113134" w:rsidRDefault="00F35CCD" w:rsidP="00C518D6">
      <w:pPr>
        <w:pStyle w:val="Caption"/>
        <w:keepNext/>
        <w:jc w:val="center"/>
        <w:rPr>
          <w:rFonts w:ascii="Times New Roman" w:hAnsi="Times New Roman" w:cs="Times New Roman"/>
        </w:rPr>
      </w:pPr>
      <w:r w:rsidRPr="00113134">
        <w:rPr>
          <w:rFonts w:ascii="Times New Roman" w:hAnsi="Times New Roman" w:cs="Times New Roman"/>
          <w:noProof/>
        </w:rPr>
        <w:drawing>
          <wp:inline distT="0" distB="0" distL="0" distR="0" wp14:anchorId="6A31CA2A" wp14:editId="2AD95E6F">
            <wp:extent cx="5943600" cy="3034030"/>
            <wp:effectExtent l="0" t="0" r="0" b="0"/>
            <wp:docPr id="712857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34030"/>
                    </a:xfrm>
                    <a:prstGeom prst="rect">
                      <a:avLst/>
                    </a:prstGeom>
                    <a:noFill/>
                    <a:ln>
                      <a:noFill/>
                    </a:ln>
                  </pic:spPr>
                </pic:pic>
              </a:graphicData>
            </a:graphic>
          </wp:inline>
        </w:drawing>
      </w:r>
      <w:r w:rsidR="00D47B67" w:rsidRPr="00113134">
        <w:rPr>
          <w:rFonts w:ascii="Times New Roman" w:hAnsi="Times New Roman" w:cs="Times New Roman"/>
        </w:rPr>
        <w:br/>
      </w:r>
      <w:r w:rsidR="00537C3C" w:rsidRPr="00113134">
        <w:rPr>
          <w:rFonts w:ascii="Times New Roman" w:hAnsi="Times New Roman" w:cs="Times New Roman"/>
        </w:rPr>
        <w:t xml:space="preserve">Figure </w:t>
      </w:r>
      <w:r w:rsidR="00537C3C" w:rsidRPr="00113134">
        <w:rPr>
          <w:rFonts w:ascii="Times New Roman" w:hAnsi="Times New Roman" w:cs="Times New Roman"/>
        </w:rPr>
        <w:fldChar w:fldCharType="begin"/>
      </w:r>
      <w:r w:rsidR="00537C3C" w:rsidRPr="00113134">
        <w:rPr>
          <w:rFonts w:ascii="Times New Roman" w:hAnsi="Times New Roman" w:cs="Times New Roman"/>
        </w:rPr>
        <w:instrText xml:space="preserve"> SEQ Figure \* ARABIC </w:instrText>
      </w:r>
      <w:r w:rsidR="00537C3C" w:rsidRPr="00113134">
        <w:rPr>
          <w:rFonts w:ascii="Times New Roman" w:hAnsi="Times New Roman" w:cs="Times New Roman"/>
        </w:rPr>
        <w:fldChar w:fldCharType="separate"/>
      </w:r>
      <w:r w:rsidR="00DC6867" w:rsidRPr="00113134">
        <w:rPr>
          <w:rFonts w:ascii="Times New Roman" w:hAnsi="Times New Roman" w:cs="Times New Roman"/>
          <w:noProof/>
        </w:rPr>
        <w:t>11</w:t>
      </w:r>
      <w:r w:rsidR="00537C3C" w:rsidRPr="00113134">
        <w:rPr>
          <w:rFonts w:ascii="Times New Roman" w:hAnsi="Times New Roman" w:cs="Times New Roman"/>
        </w:rPr>
        <w:fldChar w:fldCharType="end"/>
      </w:r>
      <w:r w:rsidR="00537C3C" w:rsidRPr="00113134">
        <w:rPr>
          <w:rFonts w:ascii="Times New Roman" w:hAnsi="Times New Roman" w:cs="Times New Roman"/>
        </w:rPr>
        <w:t xml:space="preserve"> The Overview</w:t>
      </w:r>
      <w:r w:rsidR="00902686" w:rsidRPr="00113134">
        <w:rPr>
          <w:rFonts w:ascii="Times New Roman" w:hAnsi="Times New Roman" w:cs="Times New Roman"/>
        </w:rPr>
        <w:br/>
      </w:r>
      <w:r w:rsidR="00902686" w:rsidRPr="00113134">
        <w:rPr>
          <w:rFonts w:ascii="Times New Roman" w:hAnsi="Times New Roman" w:cs="Times New Roman"/>
        </w:rPr>
        <w:br/>
      </w:r>
      <w:r w:rsidR="00902686" w:rsidRPr="00113134">
        <w:rPr>
          <w:rFonts w:ascii="Times New Roman" w:hAnsi="Times New Roman" w:cs="Times New Roman"/>
        </w:rPr>
        <w:br/>
      </w:r>
      <w:r w:rsidR="00902686" w:rsidRPr="00113134">
        <w:rPr>
          <w:rFonts w:ascii="Times New Roman" w:hAnsi="Times New Roman" w:cs="Times New Roman"/>
        </w:rPr>
        <w:br/>
      </w:r>
      <w:r w:rsidR="00902686" w:rsidRPr="00113134">
        <w:rPr>
          <w:rFonts w:ascii="Times New Roman" w:hAnsi="Times New Roman" w:cs="Times New Roman"/>
        </w:rPr>
        <w:br/>
      </w:r>
      <w:r w:rsidRPr="00113134">
        <w:rPr>
          <w:rFonts w:ascii="Times New Roman" w:hAnsi="Times New Roman" w:cs="Times New Roman"/>
          <w:noProof/>
        </w:rPr>
        <w:lastRenderedPageBreak/>
        <w:drawing>
          <wp:inline distT="0" distB="0" distL="0" distR="0" wp14:anchorId="72328CCD" wp14:editId="31C6989C">
            <wp:extent cx="5931535" cy="3277870"/>
            <wp:effectExtent l="0" t="0" r="0" b="0"/>
            <wp:docPr id="1104028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1535" cy="3277870"/>
                    </a:xfrm>
                    <a:prstGeom prst="rect">
                      <a:avLst/>
                    </a:prstGeom>
                    <a:noFill/>
                    <a:ln>
                      <a:noFill/>
                    </a:ln>
                  </pic:spPr>
                </pic:pic>
              </a:graphicData>
            </a:graphic>
          </wp:inline>
        </w:drawing>
      </w:r>
      <w:r w:rsidR="00537C3C" w:rsidRPr="00113134">
        <w:rPr>
          <w:rFonts w:ascii="Times New Roman" w:hAnsi="Times New Roman" w:cs="Times New Roman"/>
        </w:rPr>
        <w:br/>
      </w:r>
      <w:r w:rsidR="00C518D6" w:rsidRPr="00113134">
        <w:rPr>
          <w:rFonts w:ascii="Times New Roman" w:hAnsi="Times New Roman" w:cs="Times New Roman"/>
        </w:rPr>
        <w:t xml:space="preserve">Figure </w:t>
      </w:r>
      <w:r w:rsidR="00C518D6" w:rsidRPr="00113134">
        <w:rPr>
          <w:rFonts w:ascii="Times New Roman" w:hAnsi="Times New Roman" w:cs="Times New Roman"/>
        </w:rPr>
        <w:fldChar w:fldCharType="begin"/>
      </w:r>
      <w:r w:rsidR="00C518D6" w:rsidRPr="00113134">
        <w:rPr>
          <w:rFonts w:ascii="Times New Roman" w:hAnsi="Times New Roman" w:cs="Times New Roman"/>
        </w:rPr>
        <w:instrText xml:space="preserve"> SEQ Figure \* ARABIC </w:instrText>
      </w:r>
      <w:r w:rsidR="00C518D6" w:rsidRPr="00113134">
        <w:rPr>
          <w:rFonts w:ascii="Times New Roman" w:hAnsi="Times New Roman" w:cs="Times New Roman"/>
        </w:rPr>
        <w:fldChar w:fldCharType="separate"/>
      </w:r>
      <w:r w:rsidR="00DC6867" w:rsidRPr="00113134">
        <w:rPr>
          <w:rFonts w:ascii="Times New Roman" w:hAnsi="Times New Roman" w:cs="Times New Roman"/>
          <w:noProof/>
        </w:rPr>
        <w:t>12</w:t>
      </w:r>
      <w:r w:rsidR="00C518D6" w:rsidRPr="00113134">
        <w:rPr>
          <w:rFonts w:ascii="Times New Roman" w:hAnsi="Times New Roman" w:cs="Times New Roman"/>
        </w:rPr>
        <w:fldChar w:fldCharType="end"/>
      </w:r>
      <w:r w:rsidR="00C518D6" w:rsidRPr="00113134">
        <w:rPr>
          <w:rFonts w:ascii="Times New Roman" w:hAnsi="Times New Roman" w:cs="Times New Roman"/>
        </w:rPr>
        <w:t xml:space="preserve"> Featured Travel Collections</w:t>
      </w:r>
      <w:r w:rsidR="00537C3C" w:rsidRPr="00113134">
        <w:rPr>
          <w:rFonts w:ascii="Times New Roman" w:hAnsi="Times New Roman" w:cs="Times New Roman"/>
        </w:rPr>
        <w:br/>
      </w:r>
      <w:r w:rsidR="00902686" w:rsidRPr="00113134">
        <w:rPr>
          <w:rFonts w:ascii="Times New Roman" w:hAnsi="Times New Roman" w:cs="Times New Roman"/>
        </w:rPr>
        <w:br/>
      </w:r>
      <w:r w:rsidR="00902686" w:rsidRPr="00113134">
        <w:rPr>
          <w:rFonts w:ascii="Times New Roman" w:hAnsi="Times New Roman" w:cs="Times New Roman"/>
        </w:rPr>
        <w:br/>
      </w:r>
      <w:r w:rsidRPr="00113134">
        <w:rPr>
          <w:rFonts w:ascii="Times New Roman" w:hAnsi="Times New Roman" w:cs="Times New Roman"/>
          <w:noProof/>
        </w:rPr>
        <w:drawing>
          <wp:inline distT="0" distB="0" distL="0" distR="0" wp14:anchorId="191EB129" wp14:editId="4C8BFF1B">
            <wp:extent cx="5937885" cy="3010535"/>
            <wp:effectExtent l="0" t="0" r="5715" b="0"/>
            <wp:docPr id="1710473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885" cy="3010535"/>
                    </a:xfrm>
                    <a:prstGeom prst="rect">
                      <a:avLst/>
                    </a:prstGeom>
                    <a:noFill/>
                    <a:ln>
                      <a:noFill/>
                    </a:ln>
                  </pic:spPr>
                </pic:pic>
              </a:graphicData>
            </a:graphic>
          </wp:inline>
        </w:drawing>
      </w:r>
    </w:p>
    <w:p w14:paraId="4A55B069" w14:textId="42C95270" w:rsidR="00C518D6" w:rsidRPr="00113134" w:rsidRDefault="00C518D6" w:rsidP="00C518D6">
      <w:pPr>
        <w:pStyle w:val="Caption"/>
        <w:jc w:val="center"/>
        <w:rPr>
          <w:rFonts w:ascii="Times New Roman" w:hAnsi="Times New Roman" w:cs="Times New Roman"/>
        </w:rPr>
      </w:pPr>
      <w:r w:rsidRPr="00113134">
        <w:rPr>
          <w:rFonts w:ascii="Times New Roman" w:hAnsi="Times New Roman" w:cs="Times New Roman"/>
        </w:rPr>
        <w:t xml:space="preserve">Figure </w:t>
      </w:r>
      <w:r w:rsidRPr="00113134">
        <w:rPr>
          <w:rFonts w:ascii="Times New Roman" w:hAnsi="Times New Roman" w:cs="Times New Roman"/>
        </w:rPr>
        <w:fldChar w:fldCharType="begin"/>
      </w:r>
      <w:r w:rsidRPr="00113134">
        <w:rPr>
          <w:rFonts w:ascii="Times New Roman" w:hAnsi="Times New Roman" w:cs="Times New Roman"/>
        </w:rPr>
        <w:instrText xml:space="preserve"> SEQ Figure \* ARABIC </w:instrText>
      </w:r>
      <w:r w:rsidRPr="00113134">
        <w:rPr>
          <w:rFonts w:ascii="Times New Roman" w:hAnsi="Times New Roman" w:cs="Times New Roman"/>
        </w:rPr>
        <w:fldChar w:fldCharType="separate"/>
      </w:r>
      <w:r w:rsidR="00DC6867" w:rsidRPr="00113134">
        <w:rPr>
          <w:rFonts w:ascii="Times New Roman" w:hAnsi="Times New Roman" w:cs="Times New Roman"/>
          <w:noProof/>
        </w:rPr>
        <w:t>13</w:t>
      </w:r>
      <w:r w:rsidRPr="00113134">
        <w:rPr>
          <w:rFonts w:ascii="Times New Roman" w:hAnsi="Times New Roman" w:cs="Times New Roman"/>
        </w:rPr>
        <w:fldChar w:fldCharType="end"/>
      </w:r>
      <w:r w:rsidRPr="00113134">
        <w:rPr>
          <w:rFonts w:ascii="Times New Roman" w:hAnsi="Times New Roman" w:cs="Times New Roman"/>
        </w:rPr>
        <w:t xml:space="preserve"> Featured Places</w:t>
      </w:r>
    </w:p>
    <w:p w14:paraId="321744A3" w14:textId="2F0EC467" w:rsidR="00D637D9" w:rsidRPr="00113134" w:rsidRDefault="00902686" w:rsidP="00D637D9">
      <w:pPr>
        <w:pStyle w:val="Caption"/>
        <w:jc w:val="center"/>
        <w:rPr>
          <w:rFonts w:ascii="Times New Roman" w:hAnsi="Times New Roman" w:cs="Times New Roman"/>
        </w:rPr>
      </w:pP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00466EB3" w:rsidRPr="00113134">
        <w:rPr>
          <w:rFonts w:ascii="Times New Roman" w:hAnsi="Times New Roman" w:cs="Times New Roman"/>
          <w:noProof/>
        </w:rPr>
        <w:lastRenderedPageBreak/>
        <w:drawing>
          <wp:inline distT="0" distB="0" distL="0" distR="0" wp14:anchorId="336E69AE" wp14:editId="2BA7851C">
            <wp:extent cx="5943600" cy="3016250"/>
            <wp:effectExtent l="0" t="0" r="0" b="0"/>
            <wp:docPr id="1920503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r w:rsidRPr="00113134">
        <w:rPr>
          <w:rFonts w:ascii="Times New Roman" w:hAnsi="Times New Roman" w:cs="Times New Roman"/>
        </w:rPr>
        <w:br/>
      </w:r>
      <w:r w:rsidR="00C518D6" w:rsidRPr="00113134">
        <w:rPr>
          <w:rFonts w:ascii="Times New Roman" w:hAnsi="Times New Roman" w:cs="Times New Roman"/>
        </w:rPr>
        <w:t xml:space="preserve">Figure </w:t>
      </w:r>
      <w:r w:rsidR="00C518D6" w:rsidRPr="00113134">
        <w:rPr>
          <w:rFonts w:ascii="Times New Roman" w:hAnsi="Times New Roman" w:cs="Times New Roman"/>
        </w:rPr>
        <w:fldChar w:fldCharType="begin"/>
      </w:r>
      <w:r w:rsidR="00C518D6" w:rsidRPr="00113134">
        <w:rPr>
          <w:rFonts w:ascii="Times New Roman" w:hAnsi="Times New Roman" w:cs="Times New Roman"/>
        </w:rPr>
        <w:instrText xml:space="preserve"> SEQ Figure \* ARABIC </w:instrText>
      </w:r>
      <w:r w:rsidR="00C518D6" w:rsidRPr="00113134">
        <w:rPr>
          <w:rFonts w:ascii="Times New Roman" w:hAnsi="Times New Roman" w:cs="Times New Roman"/>
        </w:rPr>
        <w:fldChar w:fldCharType="separate"/>
      </w:r>
      <w:r w:rsidR="00DC6867" w:rsidRPr="00113134">
        <w:rPr>
          <w:rFonts w:ascii="Times New Roman" w:hAnsi="Times New Roman" w:cs="Times New Roman"/>
          <w:noProof/>
        </w:rPr>
        <w:t>14</w:t>
      </w:r>
      <w:r w:rsidR="00C518D6" w:rsidRPr="00113134">
        <w:rPr>
          <w:rFonts w:ascii="Times New Roman" w:hAnsi="Times New Roman" w:cs="Times New Roman"/>
        </w:rPr>
        <w:fldChar w:fldCharType="end"/>
      </w:r>
      <w:r w:rsidR="00C518D6" w:rsidRPr="00113134">
        <w:rPr>
          <w:rFonts w:ascii="Times New Roman" w:hAnsi="Times New Roman" w:cs="Times New Roman"/>
        </w:rPr>
        <w:t xml:space="preserve"> Top-Rated Hotels</w:t>
      </w:r>
      <w:r w:rsidRPr="00113134">
        <w:rPr>
          <w:rFonts w:ascii="Times New Roman" w:hAnsi="Times New Roman" w:cs="Times New Roman"/>
        </w:rPr>
        <w:br/>
      </w:r>
      <w:r w:rsidR="00C518D6" w:rsidRPr="00113134">
        <w:rPr>
          <w:rFonts w:ascii="Times New Roman" w:hAnsi="Times New Roman" w:cs="Times New Roman"/>
        </w:rPr>
        <w:br/>
      </w:r>
      <w:r w:rsidR="00F93985" w:rsidRPr="00113134">
        <w:rPr>
          <w:rFonts w:ascii="Times New Roman" w:hAnsi="Times New Roman" w:cs="Times New Roman"/>
        </w:rPr>
        <w:br/>
      </w:r>
      <w:r w:rsidR="00466EB3" w:rsidRPr="00113134">
        <w:rPr>
          <w:rFonts w:ascii="Times New Roman" w:hAnsi="Times New Roman" w:cs="Times New Roman"/>
          <w:noProof/>
        </w:rPr>
        <w:drawing>
          <wp:inline distT="0" distB="0" distL="0" distR="0" wp14:anchorId="4D47373D" wp14:editId="781DD5FF">
            <wp:extent cx="5931535" cy="3004185"/>
            <wp:effectExtent l="0" t="0" r="0" b="5715"/>
            <wp:docPr id="789388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1535" cy="3004185"/>
                    </a:xfrm>
                    <a:prstGeom prst="rect">
                      <a:avLst/>
                    </a:prstGeom>
                    <a:noFill/>
                    <a:ln>
                      <a:noFill/>
                    </a:ln>
                  </pic:spPr>
                </pic:pic>
              </a:graphicData>
            </a:graphic>
          </wp:inline>
        </w:drawing>
      </w:r>
      <w:r w:rsidR="00F93985" w:rsidRPr="00113134">
        <w:rPr>
          <w:rFonts w:ascii="Times New Roman" w:hAnsi="Times New Roman" w:cs="Times New Roman"/>
        </w:rPr>
        <w:br/>
      </w:r>
      <w:r w:rsidR="00F93985" w:rsidRPr="00113134">
        <w:rPr>
          <w:rFonts w:ascii="Times New Roman" w:hAnsi="Times New Roman" w:cs="Times New Roman"/>
        </w:rPr>
        <w:br/>
      </w:r>
      <w:r w:rsidR="00B71FF9" w:rsidRPr="00113134">
        <w:rPr>
          <w:rFonts w:ascii="Times New Roman" w:hAnsi="Times New Roman" w:cs="Times New Roman"/>
        </w:rPr>
        <w:t xml:space="preserve">Figure </w:t>
      </w:r>
      <w:r w:rsidR="00B71FF9" w:rsidRPr="00113134">
        <w:rPr>
          <w:rFonts w:ascii="Times New Roman" w:hAnsi="Times New Roman" w:cs="Times New Roman"/>
        </w:rPr>
        <w:fldChar w:fldCharType="begin"/>
      </w:r>
      <w:r w:rsidR="00B71FF9" w:rsidRPr="00113134">
        <w:rPr>
          <w:rFonts w:ascii="Times New Roman" w:hAnsi="Times New Roman" w:cs="Times New Roman"/>
        </w:rPr>
        <w:instrText xml:space="preserve"> SEQ Figure \* ARABIC </w:instrText>
      </w:r>
      <w:r w:rsidR="00B71FF9" w:rsidRPr="00113134">
        <w:rPr>
          <w:rFonts w:ascii="Times New Roman" w:hAnsi="Times New Roman" w:cs="Times New Roman"/>
        </w:rPr>
        <w:fldChar w:fldCharType="separate"/>
      </w:r>
      <w:r w:rsidR="00DC6867" w:rsidRPr="00113134">
        <w:rPr>
          <w:rFonts w:ascii="Times New Roman" w:hAnsi="Times New Roman" w:cs="Times New Roman"/>
          <w:noProof/>
        </w:rPr>
        <w:t>15</w:t>
      </w:r>
      <w:r w:rsidR="00B71FF9" w:rsidRPr="00113134">
        <w:rPr>
          <w:rFonts w:ascii="Times New Roman" w:hAnsi="Times New Roman" w:cs="Times New Roman"/>
        </w:rPr>
        <w:fldChar w:fldCharType="end"/>
      </w:r>
      <w:r w:rsidR="00B71FF9" w:rsidRPr="00113134">
        <w:rPr>
          <w:rFonts w:ascii="Times New Roman" w:hAnsi="Times New Roman" w:cs="Times New Roman"/>
        </w:rPr>
        <w:t xml:space="preserve"> Popular Restaurants</w:t>
      </w:r>
      <w:r w:rsidR="00F93985" w:rsidRPr="00113134">
        <w:rPr>
          <w:rFonts w:ascii="Times New Roman" w:hAnsi="Times New Roman" w:cs="Times New Roman"/>
        </w:rPr>
        <w:br/>
      </w:r>
      <w:r w:rsidR="00466EB3" w:rsidRPr="00113134">
        <w:rPr>
          <w:rFonts w:ascii="Times New Roman" w:hAnsi="Times New Roman" w:cs="Times New Roman"/>
          <w:noProof/>
        </w:rPr>
        <w:lastRenderedPageBreak/>
        <w:drawing>
          <wp:inline distT="0" distB="0" distL="0" distR="0" wp14:anchorId="32F13FAC" wp14:editId="47E0049D">
            <wp:extent cx="5937885" cy="2962910"/>
            <wp:effectExtent l="0" t="0" r="5715" b="8890"/>
            <wp:docPr id="836722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7885" cy="2962910"/>
                    </a:xfrm>
                    <a:prstGeom prst="rect">
                      <a:avLst/>
                    </a:prstGeom>
                    <a:noFill/>
                    <a:ln>
                      <a:noFill/>
                    </a:ln>
                  </pic:spPr>
                </pic:pic>
              </a:graphicData>
            </a:graphic>
          </wp:inline>
        </w:drawing>
      </w:r>
      <w:r w:rsidR="00F93985" w:rsidRPr="00113134">
        <w:rPr>
          <w:rFonts w:ascii="Times New Roman" w:hAnsi="Times New Roman" w:cs="Times New Roman"/>
        </w:rPr>
        <w:br/>
      </w:r>
      <w:r w:rsidR="0050272E" w:rsidRPr="00113134">
        <w:rPr>
          <w:rFonts w:ascii="Times New Roman" w:hAnsi="Times New Roman" w:cs="Times New Roman"/>
        </w:rPr>
        <w:t xml:space="preserve">Figure </w:t>
      </w:r>
      <w:r w:rsidR="0050272E" w:rsidRPr="00113134">
        <w:rPr>
          <w:rFonts w:ascii="Times New Roman" w:hAnsi="Times New Roman" w:cs="Times New Roman"/>
        </w:rPr>
        <w:fldChar w:fldCharType="begin"/>
      </w:r>
      <w:r w:rsidR="0050272E" w:rsidRPr="00113134">
        <w:rPr>
          <w:rFonts w:ascii="Times New Roman" w:hAnsi="Times New Roman" w:cs="Times New Roman"/>
        </w:rPr>
        <w:instrText xml:space="preserve"> SEQ Figure \* ARABIC </w:instrText>
      </w:r>
      <w:r w:rsidR="0050272E" w:rsidRPr="00113134">
        <w:rPr>
          <w:rFonts w:ascii="Times New Roman" w:hAnsi="Times New Roman" w:cs="Times New Roman"/>
        </w:rPr>
        <w:fldChar w:fldCharType="separate"/>
      </w:r>
      <w:r w:rsidR="00DC6867" w:rsidRPr="00113134">
        <w:rPr>
          <w:rFonts w:ascii="Times New Roman" w:hAnsi="Times New Roman" w:cs="Times New Roman"/>
          <w:noProof/>
        </w:rPr>
        <w:t>16</w:t>
      </w:r>
      <w:r w:rsidR="0050272E" w:rsidRPr="00113134">
        <w:rPr>
          <w:rFonts w:ascii="Times New Roman" w:hAnsi="Times New Roman" w:cs="Times New Roman"/>
        </w:rPr>
        <w:fldChar w:fldCharType="end"/>
      </w:r>
      <w:r w:rsidR="0050272E" w:rsidRPr="00113134">
        <w:rPr>
          <w:rFonts w:ascii="Times New Roman" w:hAnsi="Times New Roman" w:cs="Times New Roman"/>
        </w:rPr>
        <w:t xml:space="preserve"> Feedback</w:t>
      </w:r>
      <w:r w:rsidR="0050272E"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466EB3" w:rsidRPr="00113134">
        <w:rPr>
          <w:rFonts w:ascii="Times New Roman" w:hAnsi="Times New Roman" w:cs="Times New Roman"/>
          <w:noProof/>
        </w:rPr>
        <w:drawing>
          <wp:inline distT="0" distB="0" distL="0" distR="0" wp14:anchorId="543B8B14" wp14:editId="045B9140">
            <wp:extent cx="5931535" cy="2903220"/>
            <wp:effectExtent l="0" t="0" r="0" b="0"/>
            <wp:docPr id="1914423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1535" cy="2903220"/>
                    </a:xfrm>
                    <a:prstGeom prst="rect">
                      <a:avLst/>
                    </a:prstGeom>
                    <a:noFill/>
                    <a:ln>
                      <a:noFill/>
                    </a:ln>
                  </pic:spPr>
                </pic:pic>
              </a:graphicData>
            </a:graphic>
          </wp:inline>
        </w:drawing>
      </w:r>
      <w:r w:rsidR="00F93985" w:rsidRPr="00113134">
        <w:rPr>
          <w:rFonts w:ascii="Times New Roman" w:hAnsi="Times New Roman" w:cs="Times New Roman"/>
        </w:rPr>
        <w:br/>
      </w:r>
      <w:r w:rsidR="00F93985" w:rsidRPr="00113134">
        <w:rPr>
          <w:rFonts w:ascii="Times New Roman" w:hAnsi="Times New Roman" w:cs="Times New Roman"/>
        </w:rPr>
        <w:br/>
      </w:r>
      <w:r w:rsidR="004F1267" w:rsidRPr="00113134">
        <w:rPr>
          <w:rFonts w:ascii="Times New Roman" w:hAnsi="Times New Roman" w:cs="Times New Roman"/>
        </w:rPr>
        <w:t xml:space="preserve">Figure </w:t>
      </w:r>
      <w:r w:rsidR="004F1267" w:rsidRPr="00113134">
        <w:rPr>
          <w:rFonts w:ascii="Times New Roman" w:hAnsi="Times New Roman" w:cs="Times New Roman"/>
        </w:rPr>
        <w:fldChar w:fldCharType="begin"/>
      </w:r>
      <w:r w:rsidR="004F1267" w:rsidRPr="00113134">
        <w:rPr>
          <w:rFonts w:ascii="Times New Roman" w:hAnsi="Times New Roman" w:cs="Times New Roman"/>
        </w:rPr>
        <w:instrText xml:space="preserve"> SEQ Figure \* ARABIC </w:instrText>
      </w:r>
      <w:r w:rsidR="004F1267" w:rsidRPr="00113134">
        <w:rPr>
          <w:rFonts w:ascii="Times New Roman" w:hAnsi="Times New Roman" w:cs="Times New Roman"/>
        </w:rPr>
        <w:fldChar w:fldCharType="separate"/>
      </w:r>
      <w:r w:rsidR="00DC6867" w:rsidRPr="00113134">
        <w:rPr>
          <w:rFonts w:ascii="Times New Roman" w:hAnsi="Times New Roman" w:cs="Times New Roman"/>
          <w:noProof/>
        </w:rPr>
        <w:t>17</w:t>
      </w:r>
      <w:r w:rsidR="004F1267" w:rsidRPr="00113134">
        <w:rPr>
          <w:rFonts w:ascii="Times New Roman" w:hAnsi="Times New Roman" w:cs="Times New Roman"/>
        </w:rPr>
        <w:fldChar w:fldCharType="end"/>
      </w:r>
      <w:r w:rsidR="004F1267" w:rsidRPr="00113134">
        <w:rPr>
          <w:rFonts w:ascii="Times New Roman" w:hAnsi="Times New Roman" w:cs="Times New Roman"/>
        </w:rPr>
        <w:t xml:space="preserve"> All Updates</w:t>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466EB3" w:rsidRPr="00113134">
        <w:rPr>
          <w:rFonts w:ascii="Times New Roman" w:hAnsi="Times New Roman" w:cs="Times New Roman"/>
          <w:noProof/>
        </w:rPr>
        <w:lastRenderedPageBreak/>
        <w:drawing>
          <wp:inline distT="0" distB="0" distL="0" distR="0" wp14:anchorId="738AD473" wp14:editId="36E13C02">
            <wp:extent cx="5937885" cy="4732020"/>
            <wp:effectExtent l="0" t="0" r="5715" b="0"/>
            <wp:docPr id="488260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4732020"/>
                    </a:xfrm>
                    <a:prstGeom prst="rect">
                      <a:avLst/>
                    </a:prstGeom>
                    <a:noFill/>
                    <a:ln>
                      <a:noFill/>
                    </a:ln>
                  </pic:spPr>
                </pic:pic>
              </a:graphicData>
            </a:graphic>
          </wp:inline>
        </w:drawing>
      </w:r>
      <w:r w:rsidR="00F93985" w:rsidRPr="00113134">
        <w:rPr>
          <w:rFonts w:ascii="Times New Roman" w:hAnsi="Times New Roman" w:cs="Times New Roman"/>
        </w:rPr>
        <w:br/>
      </w:r>
      <w:r w:rsidR="00F93985" w:rsidRPr="00113134">
        <w:rPr>
          <w:rFonts w:ascii="Times New Roman" w:hAnsi="Times New Roman" w:cs="Times New Roman"/>
        </w:rPr>
        <w:br/>
      </w:r>
      <w:r w:rsidR="004F1267" w:rsidRPr="00113134">
        <w:rPr>
          <w:rFonts w:ascii="Times New Roman" w:hAnsi="Times New Roman" w:cs="Times New Roman"/>
        </w:rPr>
        <w:t xml:space="preserve">Figure </w:t>
      </w:r>
      <w:r w:rsidR="004F1267" w:rsidRPr="00113134">
        <w:rPr>
          <w:rFonts w:ascii="Times New Roman" w:hAnsi="Times New Roman" w:cs="Times New Roman"/>
        </w:rPr>
        <w:fldChar w:fldCharType="begin"/>
      </w:r>
      <w:r w:rsidR="004F1267" w:rsidRPr="00113134">
        <w:rPr>
          <w:rFonts w:ascii="Times New Roman" w:hAnsi="Times New Roman" w:cs="Times New Roman"/>
        </w:rPr>
        <w:instrText xml:space="preserve"> SEQ Figure \* ARABIC </w:instrText>
      </w:r>
      <w:r w:rsidR="004F1267" w:rsidRPr="00113134">
        <w:rPr>
          <w:rFonts w:ascii="Times New Roman" w:hAnsi="Times New Roman" w:cs="Times New Roman"/>
        </w:rPr>
        <w:fldChar w:fldCharType="separate"/>
      </w:r>
      <w:r w:rsidR="00DC6867" w:rsidRPr="00113134">
        <w:rPr>
          <w:rFonts w:ascii="Times New Roman" w:hAnsi="Times New Roman" w:cs="Times New Roman"/>
          <w:noProof/>
        </w:rPr>
        <w:t>18</w:t>
      </w:r>
      <w:r w:rsidR="004F1267" w:rsidRPr="00113134">
        <w:rPr>
          <w:rFonts w:ascii="Times New Roman" w:hAnsi="Times New Roman" w:cs="Times New Roman"/>
        </w:rPr>
        <w:fldChar w:fldCharType="end"/>
      </w:r>
      <w:r w:rsidR="004F1267" w:rsidRPr="00113134">
        <w:rPr>
          <w:rFonts w:ascii="Times New Roman" w:hAnsi="Times New Roman" w:cs="Times New Roman"/>
        </w:rPr>
        <w:t xml:space="preserve"> Trip Planner</w:t>
      </w:r>
      <w:r w:rsidR="00F93985" w:rsidRPr="00113134">
        <w:rPr>
          <w:rFonts w:ascii="Times New Roman" w:hAnsi="Times New Roman" w:cs="Times New Roman"/>
        </w:rPr>
        <w:br/>
      </w:r>
      <w:r w:rsidR="00D47B67" w:rsidRPr="00113134">
        <w:rPr>
          <w:rFonts w:ascii="Times New Roman" w:hAnsi="Times New Roman" w:cs="Times New Roman"/>
          <w:noProof/>
        </w:rPr>
        <w:lastRenderedPageBreak/>
        <w:drawing>
          <wp:inline distT="0" distB="0" distL="0" distR="0" wp14:anchorId="214C5188" wp14:editId="778AC6A3">
            <wp:extent cx="5943600" cy="3485515"/>
            <wp:effectExtent l="0" t="0" r="0" b="635"/>
            <wp:docPr id="375898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485515"/>
                    </a:xfrm>
                    <a:prstGeom prst="rect">
                      <a:avLst/>
                    </a:prstGeom>
                    <a:noFill/>
                    <a:ln>
                      <a:noFill/>
                    </a:ln>
                  </pic:spPr>
                </pic:pic>
              </a:graphicData>
            </a:graphic>
          </wp:inline>
        </w:drawing>
      </w:r>
      <w:r w:rsidR="00F93985" w:rsidRPr="00113134">
        <w:rPr>
          <w:rFonts w:ascii="Times New Roman" w:hAnsi="Times New Roman" w:cs="Times New Roman"/>
        </w:rPr>
        <w:br/>
      </w:r>
      <w:r w:rsidR="00F93985" w:rsidRPr="00113134">
        <w:rPr>
          <w:rFonts w:ascii="Times New Roman" w:hAnsi="Times New Roman" w:cs="Times New Roman"/>
        </w:rPr>
        <w:br/>
      </w:r>
      <w:r w:rsidR="00D637D9" w:rsidRPr="00113134">
        <w:rPr>
          <w:rFonts w:ascii="Times New Roman" w:hAnsi="Times New Roman" w:cs="Times New Roman"/>
        </w:rPr>
        <w:t xml:space="preserve">Figure </w:t>
      </w:r>
      <w:r w:rsidR="00D637D9" w:rsidRPr="00113134">
        <w:rPr>
          <w:rFonts w:ascii="Times New Roman" w:hAnsi="Times New Roman" w:cs="Times New Roman"/>
        </w:rPr>
        <w:fldChar w:fldCharType="begin"/>
      </w:r>
      <w:r w:rsidR="00D637D9" w:rsidRPr="00113134">
        <w:rPr>
          <w:rFonts w:ascii="Times New Roman" w:hAnsi="Times New Roman" w:cs="Times New Roman"/>
        </w:rPr>
        <w:instrText xml:space="preserve"> SEQ Figure \* ARABIC </w:instrText>
      </w:r>
      <w:r w:rsidR="00D637D9" w:rsidRPr="00113134">
        <w:rPr>
          <w:rFonts w:ascii="Times New Roman" w:hAnsi="Times New Roman" w:cs="Times New Roman"/>
        </w:rPr>
        <w:fldChar w:fldCharType="separate"/>
      </w:r>
      <w:r w:rsidR="00DC6867" w:rsidRPr="00113134">
        <w:rPr>
          <w:rFonts w:ascii="Times New Roman" w:hAnsi="Times New Roman" w:cs="Times New Roman"/>
          <w:noProof/>
        </w:rPr>
        <w:t>19</w:t>
      </w:r>
      <w:r w:rsidR="00D637D9" w:rsidRPr="00113134">
        <w:rPr>
          <w:rFonts w:ascii="Times New Roman" w:hAnsi="Times New Roman" w:cs="Times New Roman"/>
        </w:rPr>
        <w:fldChar w:fldCharType="end"/>
      </w:r>
      <w:r w:rsidR="00D637D9" w:rsidRPr="00113134">
        <w:rPr>
          <w:rFonts w:ascii="Times New Roman" w:hAnsi="Times New Roman" w:cs="Times New Roman"/>
        </w:rPr>
        <w:t xml:space="preserve"> Payment Gateway</w:t>
      </w:r>
      <w:r w:rsidR="00F93985" w:rsidRPr="00113134">
        <w:rPr>
          <w:rFonts w:ascii="Times New Roman" w:hAnsi="Times New Roman" w:cs="Times New Roman"/>
        </w:rPr>
        <w:br/>
      </w:r>
      <w:r w:rsidR="00D47B67" w:rsidRPr="00113134">
        <w:rPr>
          <w:rFonts w:ascii="Times New Roman" w:hAnsi="Times New Roman" w:cs="Times New Roman"/>
          <w:noProof/>
        </w:rPr>
        <w:lastRenderedPageBreak/>
        <w:drawing>
          <wp:inline distT="0" distB="0" distL="0" distR="0" wp14:anchorId="4E9D9C5E" wp14:editId="638EE4CC">
            <wp:extent cx="5937885" cy="4708525"/>
            <wp:effectExtent l="0" t="0" r="5715" b="0"/>
            <wp:docPr id="11586302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885" cy="4708525"/>
                    </a:xfrm>
                    <a:prstGeom prst="rect">
                      <a:avLst/>
                    </a:prstGeom>
                    <a:noFill/>
                    <a:ln>
                      <a:noFill/>
                    </a:ln>
                  </pic:spPr>
                </pic:pic>
              </a:graphicData>
            </a:graphic>
          </wp:inline>
        </w:drawing>
      </w:r>
      <w:r w:rsidR="00D637D9" w:rsidRPr="00113134">
        <w:rPr>
          <w:rFonts w:ascii="Times New Roman" w:hAnsi="Times New Roman" w:cs="Times New Roman"/>
        </w:rPr>
        <w:br/>
        <w:t xml:space="preserve">Figure </w:t>
      </w:r>
      <w:r w:rsidR="00D637D9" w:rsidRPr="00113134">
        <w:rPr>
          <w:rFonts w:ascii="Times New Roman" w:hAnsi="Times New Roman" w:cs="Times New Roman"/>
        </w:rPr>
        <w:fldChar w:fldCharType="begin"/>
      </w:r>
      <w:r w:rsidR="00D637D9" w:rsidRPr="00113134">
        <w:rPr>
          <w:rFonts w:ascii="Times New Roman" w:hAnsi="Times New Roman" w:cs="Times New Roman"/>
        </w:rPr>
        <w:instrText xml:space="preserve"> SEQ Figure \* ARABIC </w:instrText>
      </w:r>
      <w:r w:rsidR="00D637D9" w:rsidRPr="00113134">
        <w:rPr>
          <w:rFonts w:ascii="Times New Roman" w:hAnsi="Times New Roman" w:cs="Times New Roman"/>
        </w:rPr>
        <w:fldChar w:fldCharType="separate"/>
      </w:r>
      <w:r w:rsidR="00DC6867" w:rsidRPr="00113134">
        <w:rPr>
          <w:rFonts w:ascii="Times New Roman" w:hAnsi="Times New Roman" w:cs="Times New Roman"/>
          <w:noProof/>
        </w:rPr>
        <w:t>20</w:t>
      </w:r>
      <w:r w:rsidR="00D637D9" w:rsidRPr="00113134">
        <w:rPr>
          <w:rFonts w:ascii="Times New Roman" w:hAnsi="Times New Roman" w:cs="Times New Roman"/>
        </w:rPr>
        <w:fldChar w:fldCharType="end"/>
      </w:r>
      <w:r w:rsidR="00D637D9" w:rsidRPr="00113134">
        <w:rPr>
          <w:rFonts w:ascii="Times New Roman" w:hAnsi="Times New Roman" w:cs="Times New Roman"/>
        </w:rPr>
        <w:t xml:space="preserve"> Journal </w:t>
      </w:r>
      <w:r w:rsidR="00D637D9" w:rsidRPr="00113134">
        <w:rPr>
          <w:rFonts w:ascii="Times New Roman" w:hAnsi="Times New Roman" w:cs="Times New Roman"/>
        </w:rPr>
        <w:br/>
      </w:r>
      <w:r w:rsidR="00D637D9" w:rsidRPr="00113134">
        <w:rPr>
          <w:rFonts w:ascii="Times New Roman" w:hAnsi="Times New Roman" w:cs="Times New Roman"/>
        </w:rPr>
        <w:br/>
      </w:r>
      <w:r w:rsidR="00D637D9" w:rsidRPr="00113134">
        <w:rPr>
          <w:rFonts w:ascii="Times New Roman" w:hAnsi="Times New Roman" w:cs="Times New Roman"/>
        </w:rPr>
        <w:br/>
      </w:r>
      <w:r w:rsidR="00D47B67" w:rsidRPr="00113134">
        <w:rPr>
          <w:rFonts w:ascii="Times New Roman" w:hAnsi="Times New Roman" w:cs="Times New Roman"/>
          <w:noProof/>
        </w:rPr>
        <w:drawing>
          <wp:inline distT="0" distB="0" distL="0" distR="0" wp14:anchorId="7FD4D2ED" wp14:editId="23841143">
            <wp:extent cx="2809582" cy="2006930"/>
            <wp:effectExtent l="0" t="0" r="0" b="0"/>
            <wp:docPr id="1862776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6684" cy="2012003"/>
                    </a:xfrm>
                    <a:prstGeom prst="rect">
                      <a:avLst/>
                    </a:prstGeom>
                    <a:noFill/>
                    <a:ln>
                      <a:noFill/>
                    </a:ln>
                  </pic:spPr>
                </pic:pic>
              </a:graphicData>
            </a:graphic>
          </wp:inline>
        </w:drawing>
      </w:r>
      <w:r w:rsidR="00F93985" w:rsidRPr="00113134">
        <w:rPr>
          <w:rFonts w:ascii="Times New Roman" w:hAnsi="Times New Roman" w:cs="Times New Roman"/>
        </w:rPr>
        <w:br/>
      </w:r>
      <w:r w:rsidR="00D637D9" w:rsidRPr="00113134">
        <w:rPr>
          <w:rFonts w:ascii="Times New Roman" w:hAnsi="Times New Roman" w:cs="Times New Roman"/>
        </w:rPr>
        <w:t xml:space="preserve">Figure </w:t>
      </w:r>
      <w:r w:rsidR="00D637D9" w:rsidRPr="00113134">
        <w:rPr>
          <w:rFonts w:ascii="Times New Roman" w:hAnsi="Times New Roman" w:cs="Times New Roman"/>
        </w:rPr>
        <w:fldChar w:fldCharType="begin"/>
      </w:r>
      <w:r w:rsidR="00D637D9" w:rsidRPr="00113134">
        <w:rPr>
          <w:rFonts w:ascii="Times New Roman" w:hAnsi="Times New Roman" w:cs="Times New Roman"/>
        </w:rPr>
        <w:instrText xml:space="preserve"> SEQ Figure \* ARABIC </w:instrText>
      </w:r>
      <w:r w:rsidR="00D637D9" w:rsidRPr="00113134">
        <w:rPr>
          <w:rFonts w:ascii="Times New Roman" w:hAnsi="Times New Roman" w:cs="Times New Roman"/>
        </w:rPr>
        <w:fldChar w:fldCharType="separate"/>
      </w:r>
      <w:r w:rsidR="00DC6867" w:rsidRPr="00113134">
        <w:rPr>
          <w:rFonts w:ascii="Times New Roman" w:hAnsi="Times New Roman" w:cs="Times New Roman"/>
          <w:noProof/>
        </w:rPr>
        <w:t>21</w:t>
      </w:r>
      <w:r w:rsidR="00D637D9" w:rsidRPr="00113134">
        <w:rPr>
          <w:rFonts w:ascii="Times New Roman" w:hAnsi="Times New Roman" w:cs="Times New Roman"/>
        </w:rPr>
        <w:fldChar w:fldCharType="end"/>
      </w:r>
      <w:r w:rsidR="00D637D9" w:rsidRPr="00113134">
        <w:rPr>
          <w:rFonts w:ascii="Times New Roman" w:hAnsi="Times New Roman" w:cs="Times New Roman"/>
        </w:rPr>
        <w:t xml:space="preserve"> Trip Collaboration</w:t>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r w:rsidR="00F93985" w:rsidRPr="00113134">
        <w:rPr>
          <w:rFonts w:ascii="Times New Roman" w:hAnsi="Times New Roman" w:cs="Times New Roman"/>
        </w:rPr>
        <w:br/>
      </w:r>
    </w:p>
    <w:p w14:paraId="02655D38" w14:textId="29D53270" w:rsidR="00F41375" w:rsidRPr="00113134" w:rsidRDefault="00F93985" w:rsidP="00200CE4">
      <w:pPr>
        <w:pStyle w:val="Caption"/>
        <w:rPr>
          <w:rFonts w:ascii="Times New Roman" w:hAnsi="Times New Roman" w:cs="Times New Roman"/>
          <w:color w:val="000000" w:themeColor="text1"/>
          <w:u w:val="single"/>
        </w:rPr>
      </w:pPr>
      <w:bookmarkStart w:id="234" w:name="_Toc193366962"/>
      <w:r w:rsidRPr="00113134">
        <w:rPr>
          <w:rStyle w:val="Heading1Char"/>
          <w:rFonts w:ascii="Times New Roman" w:hAnsi="Times New Roman" w:cs="Times New Roman"/>
        </w:rPr>
        <w:lastRenderedPageBreak/>
        <w:t>Chapter 04</w:t>
      </w:r>
      <w:bookmarkEnd w:id="234"/>
      <w:r w:rsidRPr="00113134">
        <w:rPr>
          <w:rFonts w:ascii="Times New Roman" w:hAnsi="Times New Roman" w:cs="Times New Roman"/>
        </w:rPr>
        <w:br/>
      </w:r>
      <w:r w:rsidRPr="00113134">
        <w:rPr>
          <w:rFonts w:ascii="Times New Roman" w:hAnsi="Times New Roman" w:cs="Times New Roman"/>
        </w:rPr>
        <w:br/>
      </w:r>
      <w:r w:rsidR="00D637D9" w:rsidRPr="00113134">
        <w:rPr>
          <w:rFonts w:ascii="Times New Roman" w:hAnsi="Times New Roman" w:cs="Times New Roman"/>
        </w:rPr>
        <w:t xml:space="preserve">Figure </w:t>
      </w:r>
      <w:r w:rsidR="00D637D9" w:rsidRPr="00113134">
        <w:rPr>
          <w:rFonts w:ascii="Times New Roman" w:hAnsi="Times New Roman" w:cs="Times New Roman"/>
        </w:rPr>
        <w:fldChar w:fldCharType="begin"/>
      </w:r>
      <w:r w:rsidR="00D637D9" w:rsidRPr="00113134">
        <w:rPr>
          <w:rFonts w:ascii="Times New Roman" w:hAnsi="Times New Roman" w:cs="Times New Roman"/>
        </w:rPr>
        <w:instrText xml:space="preserve"> SEQ Figure \* ARABIC </w:instrText>
      </w:r>
      <w:r w:rsidR="00D637D9" w:rsidRPr="00113134">
        <w:rPr>
          <w:rFonts w:ascii="Times New Roman" w:hAnsi="Times New Roman" w:cs="Times New Roman"/>
        </w:rPr>
        <w:fldChar w:fldCharType="separate"/>
      </w:r>
      <w:r w:rsidR="00DC6867" w:rsidRPr="00113134">
        <w:rPr>
          <w:rFonts w:ascii="Times New Roman" w:hAnsi="Times New Roman" w:cs="Times New Roman"/>
          <w:noProof/>
        </w:rPr>
        <w:t>22</w:t>
      </w:r>
      <w:r w:rsidR="00D637D9" w:rsidRPr="00113134">
        <w:rPr>
          <w:rFonts w:ascii="Times New Roman" w:hAnsi="Times New Roman" w:cs="Times New Roman"/>
        </w:rPr>
        <w:fldChar w:fldCharType="end"/>
      </w:r>
      <w:r w:rsidR="00D637D9" w:rsidRPr="00113134">
        <w:rPr>
          <w:rFonts w:ascii="Times New Roman" w:hAnsi="Times New Roman" w:cs="Times New Roman"/>
        </w:rPr>
        <w:t xml:space="preserve"> </w:t>
      </w:r>
      <w:r w:rsidR="0046437E" w:rsidRPr="00113134">
        <w:rPr>
          <w:rStyle w:val="Heading2Char"/>
          <w:rFonts w:ascii="Times New Roman" w:hAnsi="Times New Roman" w:cs="Times New Roman"/>
        </w:rPr>
        <w:t>Admin Places</w:t>
      </w:r>
      <w:r w:rsidRPr="00113134">
        <w:rPr>
          <w:rFonts w:ascii="Times New Roman" w:hAnsi="Times New Roman" w:cs="Times New Roman"/>
        </w:rPr>
        <w:br/>
      </w:r>
      <w:r w:rsidR="0046437E" w:rsidRPr="00113134">
        <w:rPr>
          <w:rFonts w:ascii="Times New Roman" w:hAnsi="Times New Roman" w:cs="Times New Roman"/>
          <w:noProof/>
          <w:lang w:bidi="si-LK"/>
        </w:rPr>
        <w:drawing>
          <wp:inline distT="0" distB="0" distL="0" distR="0" wp14:anchorId="1BC2A5AE" wp14:editId="5BC8F87F">
            <wp:extent cx="5934075" cy="6096000"/>
            <wp:effectExtent l="0" t="0" r="9525" b="0"/>
            <wp:docPr id="9086863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6096000"/>
                    </a:xfrm>
                    <a:prstGeom prst="rect">
                      <a:avLst/>
                    </a:prstGeom>
                    <a:noFill/>
                    <a:ln>
                      <a:noFill/>
                    </a:ln>
                  </pic:spPr>
                </pic:pic>
              </a:graphicData>
            </a:graphic>
          </wp:inline>
        </w:drawing>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E0052" w:rsidRPr="00113134">
        <w:rPr>
          <w:rStyle w:val="Heading2Char"/>
          <w:rFonts w:ascii="Times New Roman" w:hAnsi="Times New Roman" w:cs="Times New Roman"/>
        </w:rPr>
        <w:br/>
      </w:r>
      <w:r w:rsidR="00200CE4" w:rsidRPr="00113134">
        <w:rPr>
          <w:rFonts w:ascii="Times New Roman" w:hAnsi="Times New Roman" w:cs="Times New Roman"/>
        </w:rPr>
        <w:t xml:space="preserve">Figure </w:t>
      </w:r>
      <w:r w:rsidR="00200CE4" w:rsidRPr="00113134">
        <w:rPr>
          <w:rFonts w:ascii="Times New Roman" w:hAnsi="Times New Roman" w:cs="Times New Roman"/>
        </w:rPr>
        <w:fldChar w:fldCharType="begin"/>
      </w:r>
      <w:r w:rsidR="00200CE4" w:rsidRPr="00113134">
        <w:rPr>
          <w:rFonts w:ascii="Times New Roman" w:hAnsi="Times New Roman" w:cs="Times New Roman"/>
        </w:rPr>
        <w:instrText xml:space="preserve"> SEQ Figure \* ARABIC </w:instrText>
      </w:r>
      <w:r w:rsidR="00200CE4" w:rsidRPr="00113134">
        <w:rPr>
          <w:rFonts w:ascii="Times New Roman" w:hAnsi="Times New Roman" w:cs="Times New Roman"/>
        </w:rPr>
        <w:fldChar w:fldCharType="separate"/>
      </w:r>
      <w:r w:rsidR="00DC6867" w:rsidRPr="00113134">
        <w:rPr>
          <w:rFonts w:ascii="Times New Roman" w:hAnsi="Times New Roman" w:cs="Times New Roman"/>
          <w:noProof/>
        </w:rPr>
        <w:t>23</w:t>
      </w:r>
      <w:r w:rsidR="00200CE4" w:rsidRPr="00113134">
        <w:rPr>
          <w:rFonts w:ascii="Times New Roman" w:hAnsi="Times New Roman" w:cs="Times New Roman"/>
        </w:rPr>
        <w:fldChar w:fldCharType="end"/>
      </w:r>
      <w:r w:rsidR="00200CE4" w:rsidRPr="00113134">
        <w:rPr>
          <w:rFonts w:ascii="Times New Roman" w:hAnsi="Times New Roman" w:cs="Times New Roman"/>
        </w:rPr>
        <w:t xml:space="preserve"> </w:t>
      </w:r>
      <w:proofErr w:type="spellStart"/>
      <w:r w:rsidR="002E0052" w:rsidRPr="00113134">
        <w:rPr>
          <w:rStyle w:val="Heading2Char"/>
          <w:rFonts w:ascii="Times New Roman" w:hAnsi="Times New Roman" w:cs="Times New Roman"/>
        </w:rPr>
        <w:t>db_connect</w:t>
      </w:r>
      <w:proofErr w:type="spellEnd"/>
      <w:r w:rsidR="0046437E" w:rsidRPr="00113134">
        <w:rPr>
          <w:rFonts w:ascii="Times New Roman" w:hAnsi="Times New Roman" w:cs="Times New Roman"/>
        </w:rPr>
        <w:br/>
      </w:r>
      <w:r w:rsidR="0046437E" w:rsidRPr="00113134">
        <w:rPr>
          <w:rFonts w:ascii="Times New Roman" w:hAnsi="Times New Roman" w:cs="Times New Roman"/>
          <w:noProof/>
          <w:lang w:bidi="si-LK"/>
        </w:rPr>
        <w:lastRenderedPageBreak/>
        <w:drawing>
          <wp:inline distT="0" distB="0" distL="0" distR="0" wp14:anchorId="6A053600" wp14:editId="22D59A3C">
            <wp:extent cx="5484053" cy="5668612"/>
            <wp:effectExtent l="0" t="0" r="2540" b="8890"/>
            <wp:docPr id="466299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90849" cy="5675637"/>
                    </a:xfrm>
                    <a:prstGeom prst="rect">
                      <a:avLst/>
                    </a:prstGeom>
                    <a:noFill/>
                    <a:ln>
                      <a:noFill/>
                    </a:ln>
                  </pic:spPr>
                </pic:pic>
              </a:graphicData>
            </a:graphic>
          </wp:inline>
        </w:drawing>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00D67D57" w:rsidRPr="00113134">
        <w:rPr>
          <w:rStyle w:val="Heading2Char"/>
          <w:rFonts w:ascii="Times New Roman" w:hAnsi="Times New Roman" w:cs="Times New Roman"/>
        </w:rPr>
        <w:br/>
      </w:r>
      <w:r w:rsidR="00D67D57" w:rsidRPr="00113134">
        <w:rPr>
          <w:rStyle w:val="Heading2Char"/>
          <w:rFonts w:ascii="Times New Roman" w:hAnsi="Times New Roman" w:cs="Times New Roman"/>
        </w:rPr>
        <w:br/>
      </w:r>
      <w:r w:rsidR="00D67D57" w:rsidRPr="00113134">
        <w:rPr>
          <w:rStyle w:val="Heading2Cha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noProof/>
          <w:lang w:bidi="si-LK"/>
        </w:rPr>
        <w:lastRenderedPageBreak/>
        <w:drawing>
          <wp:inline distT="0" distB="0" distL="0" distR="0" wp14:anchorId="2EC88585" wp14:editId="73D03000">
            <wp:extent cx="5102179" cy="5462526"/>
            <wp:effectExtent l="0" t="0" r="3810" b="5080"/>
            <wp:docPr id="8574606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08578" cy="5469377"/>
                    </a:xfrm>
                    <a:prstGeom prst="rect">
                      <a:avLst/>
                    </a:prstGeom>
                    <a:noFill/>
                    <a:ln>
                      <a:noFill/>
                    </a:ln>
                  </pic:spPr>
                </pic:pic>
              </a:graphicData>
            </a:graphic>
          </wp:inline>
        </w:drawing>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A02C65" w:rsidRPr="00113134">
        <w:rPr>
          <w:rFonts w:ascii="Times New Roman" w:hAnsi="Times New Roman" w:cs="Times New Roman"/>
        </w:rPr>
        <w:br/>
      </w:r>
    </w:p>
    <w:p w14:paraId="33E824A7" w14:textId="7042C6DB" w:rsidR="00F308E6" w:rsidRPr="00113134" w:rsidRDefault="00200CE4" w:rsidP="00852DFF">
      <w:pPr>
        <w:pStyle w:val="Caption"/>
        <w:rPr>
          <w:rFonts w:ascii="Times New Roman" w:hAnsi="Times New Roman" w:cs="Times New Roman"/>
          <w:sz w:val="26"/>
          <w:szCs w:val="26"/>
        </w:rPr>
      </w:pPr>
      <w:bookmarkStart w:id="235" w:name="_Toc190468731"/>
      <w:bookmarkStart w:id="236" w:name="_Toc192716465"/>
      <w:r w:rsidRPr="00113134">
        <w:rPr>
          <w:rFonts w:ascii="Times New Roman" w:hAnsi="Times New Roman" w:cs="Times New Roman"/>
        </w:rPr>
        <w:lastRenderedPageBreak/>
        <w:t xml:space="preserve">Figure </w:t>
      </w:r>
      <w:r w:rsidRPr="00113134">
        <w:rPr>
          <w:rFonts w:ascii="Times New Roman" w:hAnsi="Times New Roman" w:cs="Times New Roman"/>
        </w:rPr>
        <w:fldChar w:fldCharType="begin"/>
      </w:r>
      <w:r w:rsidRPr="00113134">
        <w:rPr>
          <w:rFonts w:ascii="Times New Roman" w:hAnsi="Times New Roman" w:cs="Times New Roman"/>
        </w:rPr>
        <w:instrText xml:space="preserve"> SEQ Figure \* ARABIC </w:instrText>
      </w:r>
      <w:r w:rsidRPr="00113134">
        <w:rPr>
          <w:rFonts w:ascii="Times New Roman" w:hAnsi="Times New Roman" w:cs="Times New Roman"/>
        </w:rPr>
        <w:fldChar w:fldCharType="separate"/>
      </w:r>
      <w:r w:rsidR="00DC6867" w:rsidRPr="00113134">
        <w:rPr>
          <w:rFonts w:ascii="Times New Roman" w:hAnsi="Times New Roman" w:cs="Times New Roman"/>
          <w:noProof/>
        </w:rPr>
        <w:t>24</w:t>
      </w:r>
      <w:r w:rsidRPr="00113134">
        <w:rPr>
          <w:rFonts w:ascii="Times New Roman" w:hAnsi="Times New Roman" w:cs="Times New Roman"/>
        </w:rPr>
        <w:fldChar w:fldCharType="end"/>
      </w:r>
      <w:r w:rsidR="00F41375" w:rsidRPr="00113134">
        <w:rPr>
          <w:rFonts w:ascii="Times New Roman" w:hAnsi="Times New Roman" w:cs="Times New Roman"/>
        </w:rPr>
        <w:t>Delete_place</w:t>
      </w:r>
      <w:bookmarkEnd w:id="235"/>
      <w:bookmarkEnd w:id="236"/>
      <w:r w:rsidR="0046437E" w:rsidRPr="00113134">
        <w:rPr>
          <w:rFonts w:ascii="Times New Roman" w:hAnsi="Times New Roman" w:cs="Times New Roman"/>
        </w:rPr>
        <w:br/>
      </w:r>
      <w:r w:rsidR="0046437E" w:rsidRPr="00113134">
        <w:rPr>
          <w:rFonts w:ascii="Times New Roman" w:hAnsi="Times New Roman" w:cs="Times New Roman"/>
          <w:noProof/>
          <w:lang w:bidi="si-LK"/>
        </w:rPr>
        <w:drawing>
          <wp:inline distT="0" distB="0" distL="0" distR="0" wp14:anchorId="00B7AB60" wp14:editId="4886A313">
            <wp:extent cx="5943600" cy="6296025"/>
            <wp:effectExtent l="0" t="0" r="0" b="9525"/>
            <wp:docPr id="18848126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6296025"/>
                    </a:xfrm>
                    <a:prstGeom prst="rect">
                      <a:avLst/>
                    </a:prstGeom>
                    <a:noFill/>
                    <a:ln>
                      <a:noFill/>
                    </a:ln>
                  </pic:spPr>
                </pic:pic>
              </a:graphicData>
            </a:graphic>
          </wp:inline>
        </w:drawing>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46437E"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t xml:space="preserve">Figure </w:t>
      </w:r>
      <w:r w:rsidRPr="00113134">
        <w:rPr>
          <w:rFonts w:ascii="Times New Roman" w:hAnsi="Times New Roman" w:cs="Times New Roman"/>
        </w:rPr>
        <w:fldChar w:fldCharType="begin"/>
      </w:r>
      <w:r w:rsidRPr="00113134">
        <w:rPr>
          <w:rFonts w:ascii="Times New Roman" w:hAnsi="Times New Roman" w:cs="Times New Roman"/>
        </w:rPr>
        <w:instrText xml:space="preserve"> SEQ Figure \* ARABIC </w:instrText>
      </w:r>
      <w:r w:rsidRPr="00113134">
        <w:rPr>
          <w:rFonts w:ascii="Times New Roman" w:hAnsi="Times New Roman" w:cs="Times New Roman"/>
        </w:rPr>
        <w:fldChar w:fldCharType="separate"/>
      </w:r>
      <w:r w:rsidR="00DC6867" w:rsidRPr="00113134">
        <w:rPr>
          <w:rFonts w:ascii="Times New Roman" w:hAnsi="Times New Roman" w:cs="Times New Roman"/>
          <w:noProof/>
        </w:rPr>
        <w:t>25</w:t>
      </w:r>
      <w:r w:rsidRPr="00113134">
        <w:rPr>
          <w:rFonts w:ascii="Times New Roman" w:hAnsi="Times New Roman" w:cs="Times New Roman"/>
        </w:rPr>
        <w:fldChar w:fldCharType="end"/>
      </w:r>
      <w:r w:rsidR="0046437E" w:rsidRPr="00113134">
        <w:rPr>
          <w:rFonts w:ascii="Times New Roman" w:hAnsi="Times New Roman" w:cs="Times New Roman"/>
        </w:rPr>
        <w:t>Image Uploading</w:t>
      </w:r>
      <w:r w:rsidR="0046437E" w:rsidRPr="00113134">
        <w:rPr>
          <w:rFonts w:ascii="Times New Roman" w:hAnsi="Times New Roman" w:cs="Times New Roman"/>
        </w:rPr>
        <w:br/>
      </w:r>
      <w:r w:rsidR="0046437E" w:rsidRPr="00113134">
        <w:rPr>
          <w:rFonts w:ascii="Times New Roman" w:hAnsi="Times New Roman" w:cs="Times New Roman"/>
          <w:noProof/>
          <w:lang w:bidi="si-LK"/>
        </w:rPr>
        <w:lastRenderedPageBreak/>
        <w:drawing>
          <wp:inline distT="0" distB="0" distL="0" distR="0" wp14:anchorId="07FB2136" wp14:editId="134A4213">
            <wp:extent cx="3800477" cy="7454117"/>
            <wp:effectExtent l="0" t="0" r="0" b="0"/>
            <wp:docPr id="17572576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08303" cy="7469467"/>
                    </a:xfrm>
                    <a:prstGeom prst="rect">
                      <a:avLst/>
                    </a:prstGeom>
                    <a:noFill/>
                    <a:ln>
                      <a:noFill/>
                    </a:ln>
                  </pic:spPr>
                </pic:pic>
              </a:graphicData>
            </a:graphic>
          </wp:inline>
        </w:drawing>
      </w:r>
      <w:r w:rsidR="0046437E" w:rsidRPr="00113134">
        <w:rPr>
          <w:rFonts w:ascii="Times New Roman" w:hAnsi="Times New Roman" w:cs="Times New Roman"/>
        </w:rPr>
        <w:br/>
      </w:r>
      <w:r w:rsidR="0046437E" w:rsidRPr="00113134">
        <w:rPr>
          <w:rFonts w:ascii="Times New Roman" w:hAnsi="Times New Roman" w:cs="Times New Roman"/>
        </w:rPr>
        <w:br/>
      </w:r>
      <w:r w:rsidR="00A02C65"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00852DFF" w:rsidRPr="00113134">
        <w:rPr>
          <w:rFonts w:ascii="Times New Roman" w:hAnsi="Times New Roman" w:cs="Times New Roman"/>
        </w:rPr>
        <w:t xml:space="preserve">Figure </w:t>
      </w:r>
      <w:r w:rsidR="00852DFF" w:rsidRPr="00113134">
        <w:rPr>
          <w:rFonts w:ascii="Times New Roman" w:hAnsi="Times New Roman" w:cs="Times New Roman"/>
        </w:rPr>
        <w:fldChar w:fldCharType="begin"/>
      </w:r>
      <w:r w:rsidR="00852DFF" w:rsidRPr="00113134">
        <w:rPr>
          <w:rFonts w:ascii="Times New Roman" w:hAnsi="Times New Roman" w:cs="Times New Roman"/>
        </w:rPr>
        <w:instrText xml:space="preserve"> SEQ Figure \* ARABIC </w:instrText>
      </w:r>
      <w:r w:rsidR="00852DFF" w:rsidRPr="00113134">
        <w:rPr>
          <w:rFonts w:ascii="Times New Roman" w:hAnsi="Times New Roman" w:cs="Times New Roman"/>
        </w:rPr>
        <w:fldChar w:fldCharType="separate"/>
      </w:r>
      <w:r w:rsidR="00DC6867" w:rsidRPr="00113134">
        <w:rPr>
          <w:rFonts w:ascii="Times New Roman" w:hAnsi="Times New Roman" w:cs="Times New Roman"/>
          <w:noProof/>
        </w:rPr>
        <w:t>26</w:t>
      </w:r>
      <w:r w:rsidR="00852DFF" w:rsidRPr="00113134">
        <w:rPr>
          <w:rFonts w:ascii="Times New Roman" w:hAnsi="Times New Roman" w:cs="Times New Roman"/>
        </w:rPr>
        <w:fldChar w:fldCharType="end"/>
      </w:r>
      <w:r w:rsidR="00852DFF" w:rsidRPr="00113134">
        <w:rPr>
          <w:rFonts w:ascii="Times New Roman" w:hAnsi="Times New Roman" w:cs="Times New Roman"/>
        </w:rPr>
        <w:t xml:space="preserve"> </w:t>
      </w:r>
      <w:r w:rsidR="0046437E" w:rsidRPr="00113134">
        <w:rPr>
          <w:rFonts w:ascii="Times New Roman" w:hAnsi="Times New Roman" w:cs="Times New Roman"/>
        </w:rPr>
        <w:t>Join Trip</w:t>
      </w:r>
      <w:r w:rsidR="0046437E" w:rsidRPr="00113134">
        <w:rPr>
          <w:rFonts w:ascii="Times New Roman" w:hAnsi="Times New Roman" w:cs="Times New Roman"/>
        </w:rPr>
        <w:br/>
      </w:r>
      <w:r w:rsidR="0046437E" w:rsidRPr="00113134">
        <w:rPr>
          <w:rFonts w:ascii="Times New Roman" w:hAnsi="Times New Roman" w:cs="Times New Roman"/>
          <w:noProof/>
          <w:lang w:bidi="si-LK"/>
        </w:rPr>
        <w:lastRenderedPageBreak/>
        <w:drawing>
          <wp:inline distT="0" distB="0" distL="0" distR="0" wp14:anchorId="6E163F79" wp14:editId="31E0AC99">
            <wp:extent cx="4346726" cy="6828312"/>
            <wp:effectExtent l="0" t="0" r="0" b="0"/>
            <wp:docPr id="9016015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49922" cy="6833333"/>
                    </a:xfrm>
                    <a:prstGeom prst="rect">
                      <a:avLst/>
                    </a:prstGeom>
                    <a:noFill/>
                    <a:ln>
                      <a:noFill/>
                    </a:ln>
                  </pic:spPr>
                </pic:pic>
              </a:graphicData>
            </a:graphic>
          </wp:inline>
        </w:drawing>
      </w:r>
      <w:r w:rsidR="0046437E" w:rsidRPr="00113134">
        <w:rPr>
          <w:rFonts w:ascii="Times New Roman" w:hAnsi="Times New Roman" w:cs="Times New Roman"/>
        </w:rPr>
        <w:br/>
      </w:r>
      <w:r w:rsidR="00A02C65" w:rsidRPr="00113134">
        <w:rPr>
          <w:rFonts w:ascii="Times New Roman" w:hAnsi="Times New Roman" w:cs="Times New Roman"/>
        </w:rPr>
        <w:br/>
      </w:r>
      <w:r w:rsidR="00A02C65" w:rsidRPr="00113134">
        <w:rPr>
          <w:rFonts w:ascii="Times New Roman" w:hAnsi="Times New Roman" w:cs="Times New Roman"/>
        </w:rPr>
        <w:br/>
      </w:r>
      <w:r w:rsidR="00D67D57" w:rsidRPr="00113134">
        <w:rPr>
          <w:rFonts w:ascii="Times New Roman" w:hAnsi="Times New Roman" w:cs="Times New Roman"/>
        </w:rPr>
        <w:br/>
      </w:r>
      <w:r w:rsidR="00D67D57"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t xml:space="preserve">Figure </w:t>
      </w:r>
      <w:r w:rsidR="00852DFF" w:rsidRPr="00113134">
        <w:rPr>
          <w:rFonts w:ascii="Times New Roman" w:hAnsi="Times New Roman" w:cs="Times New Roman"/>
        </w:rPr>
        <w:fldChar w:fldCharType="begin"/>
      </w:r>
      <w:r w:rsidR="00852DFF" w:rsidRPr="00113134">
        <w:rPr>
          <w:rFonts w:ascii="Times New Roman" w:hAnsi="Times New Roman" w:cs="Times New Roman"/>
        </w:rPr>
        <w:instrText xml:space="preserve"> SEQ Figure \* ARABIC </w:instrText>
      </w:r>
      <w:r w:rsidR="00852DFF" w:rsidRPr="00113134">
        <w:rPr>
          <w:rFonts w:ascii="Times New Roman" w:hAnsi="Times New Roman" w:cs="Times New Roman"/>
        </w:rPr>
        <w:fldChar w:fldCharType="separate"/>
      </w:r>
      <w:r w:rsidR="00DC6867" w:rsidRPr="00113134">
        <w:rPr>
          <w:rFonts w:ascii="Times New Roman" w:hAnsi="Times New Roman" w:cs="Times New Roman"/>
          <w:noProof/>
        </w:rPr>
        <w:t>27</w:t>
      </w:r>
      <w:r w:rsidR="00852DFF" w:rsidRPr="00113134">
        <w:rPr>
          <w:rFonts w:ascii="Times New Roman" w:hAnsi="Times New Roman" w:cs="Times New Roman"/>
        </w:rPr>
        <w:fldChar w:fldCharType="end"/>
      </w:r>
      <w:r w:rsidR="00852DFF" w:rsidRPr="00113134">
        <w:rPr>
          <w:rFonts w:ascii="Times New Roman" w:hAnsi="Times New Roman" w:cs="Times New Roman"/>
        </w:rPr>
        <w:t xml:space="preserve"> </w:t>
      </w:r>
      <w:r w:rsidR="0046437E" w:rsidRPr="00113134">
        <w:rPr>
          <w:rFonts w:ascii="Times New Roman" w:hAnsi="Times New Roman" w:cs="Times New Roman"/>
        </w:rPr>
        <w:t>Login-register</w:t>
      </w:r>
      <w:r w:rsidR="0046437E" w:rsidRPr="00113134">
        <w:rPr>
          <w:rFonts w:ascii="Times New Roman" w:hAnsi="Times New Roman" w:cs="Times New Roman"/>
        </w:rPr>
        <w:br/>
      </w:r>
      <w:r w:rsidR="0046437E" w:rsidRPr="00113134">
        <w:rPr>
          <w:rFonts w:ascii="Times New Roman" w:hAnsi="Times New Roman" w:cs="Times New Roman"/>
          <w:noProof/>
          <w:lang w:bidi="si-LK"/>
        </w:rPr>
        <w:lastRenderedPageBreak/>
        <w:drawing>
          <wp:inline distT="0" distB="0" distL="0" distR="0" wp14:anchorId="356ACDD7" wp14:editId="077FFA84">
            <wp:extent cx="4379143" cy="6519553"/>
            <wp:effectExtent l="0" t="0" r="2540" b="0"/>
            <wp:docPr id="20445782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98500" cy="6548371"/>
                    </a:xfrm>
                    <a:prstGeom prst="rect">
                      <a:avLst/>
                    </a:prstGeom>
                    <a:noFill/>
                    <a:ln>
                      <a:noFill/>
                    </a:ln>
                  </pic:spPr>
                </pic:pic>
              </a:graphicData>
            </a:graphic>
          </wp:inline>
        </w:drawing>
      </w:r>
      <w:r w:rsidR="0046437E" w:rsidRPr="00113134">
        <w:rPr>
          <w:rFonts w:ascii="Times New Roman" w:hAnsi="Times New Roman" w:cs="Times New Roman"/>
        </w:rPr>
        <w:br/>
      </w:r>
      <w:r w:rsidR="00A02C65" w:rsidRPr="00113134">
        <w:rPr>
          <w:rFonts w:ascii="Times New Roman" w:hAnsi="Times New Roman" w:cs="Times New Roman"/>
        </w:rPr>
        <w:br/>
      </w:r>
      <w:r w:rsidR="00D67D57" w:rsidRPr="00113134">
        <w:rPr>
          <w:rFonts w:ascii="Times New Roman" w:hAnsi="Times New Roman" w:cs="Times New Roman"/>
        </w:rPr>
        <w:br/>
      </w:r>
      <w:r w:rsidR="00D67D57" w:rsidRPr="00113134">
        <w:rPr>
          <w:rFonts w:ascii="Times New Roman" w:hAnsi="Times New Roman" w:cs="Times New Roman"/>
        </w:rPr>
        <w:br/>
      </w:r>
      <w:r w:rsidR="00D67D57" w:rsidRPr="00113134">
        <w:rPr>
          <w:rFonts w:ascii="Times New Roman" w:hAnsi="Times New Roman" w:cs="Times New Roman"/>
        </w:rPr>
        <w:br/>
      </w:r>
      <w:r w:rsidR="00D67D57" w:rsidRPr="00113134">
        <w:rPr>
          <w:rFonts w:ascii="Times New Roman" w:hAnsi="Times New Roman" w:cs="Times New Roman"/>
        </w:rPr>
        <w:br/>
      </w:r>
      <w:r w:rsidR="00D67D57"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r>
      <w:r w:rsidR="00852DFF" w:rsidRPr="00113134">
        <w:rPr>
          <w:rFonts w:ascii="Times New Roman" w:hAnsi="Times New Roman" w:cs="Times New Roman"/>
        </w:rPr>
        <w:br/>
        <w:t xml:space="preserve">Figure </w:t>
      </w:r>
      <w:r w:rsidR="00852DFF" w:rsidRPr="00113134">
        <w:rPr>
          <w:rFonts w:ascii="Times New Roman" w:hAnsi="Times New Roman" w:cs="Times New Roman"/>
        </w:rPr>
        <w:fldChar w:fldCharType="begin"/>
      </w:r>
      <w:r w:rsidR="00852DFF" w:rsidRPr="00113134">
        <w:rPr>
          <w:rFonts w:ascii="Times New Roman" w:hAnsi="Times New Roman" w:cs="Times New Roman"/>
        </w:rPr>
        <w:instrText xml:space="preserve"> SEQ Figure \* ARABIC </w:instrText>
      </w:r>
      <w:r w:rsidR="00852DFF" w:rsidRPr="00113134">
        <w:rPr>
          <w:rFonts w:ascii="Times New Roman" w:hAnsi="Times New Roman" w:cs="Times New Roman"/>
        </w:rPr>
        <w:fldChar w:fldCharType="separate"/>
      </w:r>
      <w:r w:rsidR="00DC6867" w:rsidRPr="00113134">
        <w:rPr>
          <w:rFonts w:ascii="Times New Roman" w:hAnsi="Times New Roman" w:cs="Times New Roman"/>
          <w:noProof/>
        </w:rPr>
        <w:t>28</w:t>
      </w:r>
      <w:r w:rsidR="00852DFF" w:rsidRPr="00113134">
        <w:rPr>
          <w:rFonts w:ascii="Times New Roman" w:hAnsi="Times New Roman" w:cs="Times New Roman"/>
        </w:rPr>
        <w:fldChar w:fldCharType="end"/>
      </w:r>
      <w:r w:rsidR="00852DFF" w:rsidRPr="00113134">
        <w:rPr>
          <w:rFonts w:ascii="Times New Roman" w:hAnsi="Times New Roman" w:cs="Times New Roman"/>
        </w:rPr>
        <w:t xml:space="preserve"> </w:t>
      </w:r>
      <w:r w:rsidR="0046437E" w:rsidRPr="00113134">
        <w:rPr>
          <w:rFonts w:ascii="Times New Roman" w:hAnsi="Times New Roman" w:cs="Times New Roman"/>
        </w:rPr>
        <w:t>my-trips(important)</w:t>
      </w:r>
      <w:r w:rsidR="0046437E" w:rsidRPr="00113134">
        <w:rPr>
          <w:rFonts w:ascii="Times New Roman" w:hAnsi="Times New Roman" w:cs="Times New Roman"/>
        </w:rPr>
        <w:br/>
      </w:r>
      <w:r w:rsidR="0046437E" w:rsidRPr="00113134">
        <w:rPr>
          <w:rFonts w:ascii="Times New Roman" w:hAnsi="Times New Roman" w:cs="Times New Roman"/>
          <w:noProof/>
          <w:lang w:bidi="si-LK"/>
        </w:rPr>
        <w:lastRenderedPageBreak/>
        <w:drawing>
          <wp:inline distT="0" distB="0" distL="0" distR="0" wp14:anchorId="5A78E06F" wp14:editId="60C88415">
            <wp:extent cx="4009400" cy="6264234"/>
            <wp:effectExtent l="0" t="0" r="0" b="3810"/>
            <wp:docPr id="851739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12619" cy="6269263"/>
                    </a:xfrm>
                    <a:prstGeom prst="rect">
                      <a:avLst/>
                    </a:prstGeom>
                    <a:noFill/>
                    <a:ln>
                      <a:noFill/>
                    </a:ln>
                  </pic:spPr>
                </pic:pic>
              </a:graphicData>
            </a:graphic>
          </wp:inline>
        </w:drawing>
      </w:r>
      <w:r w:rsidR="0046437E" w:rsidRPr="00113134">
        <w:rPr>
          <w:rFonts w:ascii="Times New Roman" w:hAnsi="Times New Roman" w:cs="Times New Roman"/>
        </w:rPr>
        <w:br/>
      </w:r>
      <w:r w:rsidR="00EC596E" w:rsidRPr="00113134">
        <w:rPr>
          <w:rFonts w:ascii="Times New Roman" w:hAnsi="Times New Roman" w:cs="Times New Roman"/>
        </w:rPr>
        <w:br/>
      </w:r>
      <w:r w:rsidR="00EC596E" w:rsidRPr="00113134">
        <w:rPr>
          <w:rFonts w:ascii="Times New Roman" w:hAnsi="Times New Roman" w:cs="Times New Roman"/>
        </w:rPr>
        <w:br/>
      </w:r>
      <w:r w:rsidR="00EC596E" w:rsidRPr="00113134">
        <w:rPr>
          <w:rFonts w:ascii="Times New Roman" w:hAnsi="Times New Roman" w:cs="Times New Roman"/>
        </w:rPr>
        <w:br/>
      </w:r>
      <w:r w:rsidR="00EC596E" w:rsidRPr="00113134">
        <w:rPr>
          <w:rFonts w:ascii="Times New Roman" w:hAnsi="Times New Roman" w:cs="Times New Roman"/>
        </w:rPr>
        <w:br/>
      </w:r>
      <w:r w:rsidR="004452AC" w:rsidRPr="00113134">
        <w:rPr>
          <w:rStyle w:val="Heading9Char"/>
          <w:rFonts w:ascii="Times New Roman" w:hAnsi="Times New Roman" w:cs="Times New Roman"/>
          <w:b/>
          <w:bCs/>
          <w:color w:val="000000" w:themeColor="text1"/>
          <w:sz w:val="40"/>
          <w:szCs w:val="40"/>
        </w:rPr>
        <w:br/>
      </w:r>
      <w:r w:rsidR="00D67D57" w:rsidRPr="00113134">
        <w:rPr>
          <w:rStyle w:val="Heading9Char"/>
          <w:rFonts w:ascii="Times New Roman" w:hAnsi="Times New Roman" w:cs="Times New Roman"/>
          <w:sz w:val="40"/>
          <w:szCs w:val="40"/>
        </w:rPr>
        <w:br/>
      </w:r>
      <w:r w:rsidR="00852DFF" w:rsidRPr="00113134">
        <w:rPr>
          <w:rStyle w:val="Heading9Char"/>
          <w:rFonts w:ascii="Times New Roman" w:hAnsi="Times New Roman" w:cs="Times New Roman"/>
          <w:sz w:val="40"/>
          <w:szCs w:val="40"/>
        </w:rPr>
        <w:br/>
      </w:r>
      <w:r w:rsidR="00852DFF" w:rsidRPr="00113134">
        <w:rPr>
          <w:rStyle w:val="Heading9Char"/>
          <w:rFonts w:ascii="Times New Roman" w:hAnsi="Times New Roman" w:cs="Times New Roman"/>
          <w:sz w:val="40"/>
          <w:szCs w:val="40"/>
        </w:rPr>
        <w:br/>
      </w:r>
      <w:r w:rsidR="0046437E" w:rsidRPr="00113134">
        <w:rPr>
          <w:rStyle w:val="Heading1Char"/>
          <w:rFonts w:ascii="Times New Roman" w:hAnsi="Times New Roman" w:cs="Times New Roman"/>
        </w:rPr>
        <w:t>Chapter 05</w:t>
      </w:r>
      <w:r w:rsidR="0046437E" w:rsidRPr="00113134">
        <w:rPr>
          <w:rFonts w:ascii="Times New Roman" w:hAnsi="Times New Roman" w:cs="Times New Roman"/>
        </w:rPr>
        <w:br/>
      </w:r>
      <w:r w:rsidR="0046437E" w:rsidRPr="00113134">
        <w:rPr>
          <w:rFonts w:ascii="Times New Roman" w:hAnsi="Times New Roman" w:cs="Times New Roman"/>
        </w:rPr>
        <w:lastRenderedPageBreak/>
        <w:br/>
      </w:r>
      <w:bookmarkStart w:id="237" w:name="_Toc192716484"/>
      <w:r w:rsidR="00F308E6" w:rsidRPr="00113134">
        <w:rPr>
          <w:rStyle w:val="Heading2Char"/>
          <w:rFonts w:ascii="Times New Roman" w:hAnsi="Times New Roman" w:cs="Times New Roman"/>
        </w:rPr>
        <w:t>Testing</w:t>
      </w:r>
    </w:p>
    <w:p w14:paraId="6BD2F2DB"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 xml:space="preserve">In the development of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testing plays a pivotal role in ensuring that the application is both reliable and user-friendly.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is designed to help users plan their trips, explore various travel destinations, book accommodations, and share their trips with others. Given the complexity and variety of features involved, from user logins and trip planning to exploring public trips and restaurants, thorough testing is crucial to verify that each feature works as intended, provides a seamless experience, and meets the needs of its users.</w:t>
      </w:r>
    </w:p>
    <w:p w14:paraId="16BBB3BF"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Testing ensures that the application operates without issues, whether it's navigating through the homepage, logging into the system, or planning a trip. It also provides a way to identify and fix potential bugs or glitches before they affect users, especially in critical functions such as login security, trip creation, and sharing features.</w:t>
      </w:r>
    </w:p>
    <w:p w14:paraId="39EB675A"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Key Objectives of Testing:</w:t>
      </w:r>
    </w:p>
    <w:p w14:paraId="16E8ADAE" w14:textId="77777777" w:rsidR="00F308E6" w:rsidRPr="00113134" w:rsidRDefault="00F308E6" w:rsidP="000A057D">
      <w:pPr>
        <w:numPr>
          <w:ilvl w:val="0"/>
          <w:numId w:val="118"/>
        </w:numPr>
        <w:rPr>
          <w:rFonts w:ascii="Times New Roman" w:hAnsi="Times New Roman" w:cs="Times New Roman"/>
          <w:sz w:val="24"/>
          <w:szCs w:val="24"/>
        </w:rPr>
      </w:pPr>
      <w:r w:rsidRPr="00113134">
        <w:rPr>
          <w:rFonts w:ascii="Times New Roman" w:hAnsi="Times New Roman" w:cs="Times New Roman"/>
          <w:b/>
          <w:bCs/>
          <w:sz w:val="24"/>
          <w:szCs w:val="24"/>
        </w:rPr>
        <w:t>Functional Testing</w:t>
      </w:r>
      <w:r w:rsidRPr="00113134">
        <w:rPr>
          <w:rFonts w:ascii="Times New Roman" w:hAnsi="Times New Roman" w:cs="Times New Roman"/>
          <w:sz w:val="24"/>
          <w:szCs w:val="24"/>
        </w:rPr>
        <w:t>: Ensure that each feature, from logging in to viewing and creating trips, behaves as expected.</w:t>
      </w:r>
    </w:p>
    <w:p w14:paraId="775BB8B6" w14:textId="77777777" w:rsidR="00F308E6" w:rsidRPr="00113134" w:rsidRDefault="00F308E6" w:rsidP="000A057D">
      <w:pPr>
        <w:numPr>
          <w:ilvl w:val="0"/>
          <w:numId w:val="118"/>
        </w:numPr>
        <w:rPr>
          <w:rFonts w:ascii="Times New Roman" w:hAnsi="Times New Roman" w:cs="Times New Roman"/>
          <w:sz w:val="24"/>
          <w:szCs w:val="24"/>
        </w:rPr>
      </w:pPr>
      <w:r w:rsidRPr="00113134">
        <w:rPr>
          <w:rFonts w:ascii="Times New Roman" w:hAnsi="Times New Roman" w:cs="Times New Roman"/>
          <w:b/>
          <w:bCs/>
          <w:sz w:val="24"/>
          <w:szCs w:val="24"/>
        </w:rPr>
        <w:t>Usability Testing</w:t>
      </w:r>
      <w:r w:rsidRPr="00113134">
        <w:rPr>
          <w:rFonts w:ascii="Times New Roman" w:hAnsi="Times New Roman" w:cs="Times New Roman"/>
          <w:sz w:val="24"/>
          <w:szCs w:val="24"/>
        </w:rPr>
        <w:t>: Confirm that users can easily navigate the application and complete tasks, such as planning a trip or exploring local attractions, without confusion or difficulty.</w:t>
      </w:r>
    </w:p>
    <w:p w14:paraId="14CA096B" w14:textId="77777777" w:rsidR="00F308E6" w:rsidRPr="00113134" w:rsidRDefault="00F308E6" w:rsidP="000A057D">
      <w:pPr>
        <w:numPr>
          <w:ilvl w:val="0"/>
          <w:numId w:val="118"/>
        </w:numPr>
        <w:rPr>
          <w:rFonts w:ascii="Times New Roman" w:hAnsi="Times New Roman" w:cs="Times New Roman"/>
          <w:sz w:val="24"/>
          <w:szCs w:val="24"/>
        </w:rPr>
      </w:pPr>
      <w:r w:rsidRPr="00113134">
        <w:rPr>
          <w:rFonts w:ascii="Times New Roman" w:hAnsi="Times New Roman" w:cs="Times New Roman"/>
          <w:b/>
          <w:bCs/>
          <w:sz w:val="24"/>
          <w:szCs w:val="24"/>
        </w:rPr>
        <w:t>Performance Testing</w:t>
      </w:r>
      <w:r w:rsidRPr="00113134">
        <w:rPr>
          <w:rFonts w:ascii="Times New Roman" w:hAnsi="Times New Roman" w:cs="Times New Roman"/>
          <w:sz w:val="24"/>
          <w:szCs w:val="24"/>
        </w:rPr>
        <w:t>: Verify that the system performs well under load, ensuring that users can plan trips without lag or delays, especially when accessing public trip data or large trip itineraries.</w:t>
      </w:r>
    </w:p>
    <w:p w14:paraId="25D8058B" w14:textId="77777777" w:rsidR="00F308E6" w:rsidRPr="00113134" w:rsidRDefault="00F308E6" w:rsidP="000A057D">
      <w:pPr>
        <w:numPr>
          <w:ilvl w:val="0"/>
          <w:numId w:val="118"/>
        </w:numPr>
        <w:rPr>
          <w:rFonts w:ascii="Times New Roman" w:hAnsi="Times New Roman" w:cs="Times New Roman"/>
          <w:sz w:val="24"/>
          <w:szCs w:val="24"/>
        </w:rPr>
      </w:pPr>
      <w:r w:rsidRPr="00113134">
        <w:rPr>
          <w:rFonts w:ascii="Times New Roman" w:hAnsi="Times New Roman" w:cs="Times New Roman"/>
          <w:b/>
          <w:bCs/>
          <w:sz w:val="24"/>
          <w:szCs w:val="24"/>
        </w:rPr>
        <w:t>Security Testing</w:t>
      </w:r>
      <w:r w:rsidRPr="00113134">
        <w:rPr>
          <w:rFonts w:ascii="Times New Roman" w:hAnsi="Times New Roman" w:cs="Times New Roman"/>
          <w:sz w:val="24"/>
          <w:szCs w:val="24"/>
        </w:rPr>
        <w:t>: Protect user data, particularly in the login/signup flow, ensuring that sensitive information (like login credentials) is handled securely.</w:t>
      </w:r>
    </w:p>
    <w:p w14:paraId="6B597DC2" w14:textId="77777777" w:rsidR="00F308E6" w:rsidRPr="00113134" w:rsidRDefault="00F308E6" w:rsidP="000A057D">
      <w:pPr>
        <w:numPr>
          <w:ilvl w:val="0"/>
          <w:numId w:val="118"/>
        </w:numPr>
        <w:rPr>
          <w:rFonts w:ascii="Times New Roman" w:hAnsi="Times New Roman" w:cs="Times New Roman"/>
          <w:sz w:val="24"/>
          <w:szCs w:val="24"/>
        </w:rPr>
      </w:pPr>
      <w:r w:rsidRPr="00113134">
        <w:rPr>
          <w:rFonts w:ascii="Times New Roman" w:hAnsi="Times New Roman" w:cs="Times New Roman"/>
          <w:b/>
          <w:bCs/>
          <w:sz w:val="24"/>
          <w:szCs w:val="24"/>
        </w:rPr>
        <w:t>Compatibility Testing</w:t>
      </w:r>
      <w:r w:rsidRPr="00113134">
        <w:rPr>
          <w:rFonts w:ascii="Times New Roman" w:hAnsi="Times New Roman" w:cs="Times New Roman"/>
          <w:sz w:val="24"/>
          <w:szCs w:val="24"/>
        </w:rPr>
        <w:t>: Check that the application works across different devices and screen sizes, ensuring a consistent experience whether on a mobile, tablet, or desktop device.</w:t>
      </w:r>
    </w:p>
    <w:p w14:paraId="633A7AA1"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 xml:space="preserve">The testing phase will ensure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meets the needs of its diverse user base, delivering an intuitive, functional, and reliable travel planning experience.</w:t>
      </w:r>
    </w:p>
    <w:p w14:paraId="557F55C4" w14:textId="77777777" w:rsidR="00F308E6" w:rsidRPr="00113134" w:rsidRDefault="00F308E6" w:rsidP="00F308E6">
      <w:pPr>
        <w:rPr>
          <w:rFonts w:ascii="Times New Roman" w:hAnsi="Times New Roman" w:cs="Times New Roman"/>
          <w:sz w:val="24"/>
          <w:szCs w:val="24"/>
        </w:rPr>
      </w:pPr>
    </w:p>
    <w:p w14:paraId="110A33E5" w14:textId="77777777" w:rsidR="00F308E6" w:rsidRPr="00113134" w:rsidRDefault="00F308E6" w:rsidP="000A057D">
      <w:pPr>
        <w:pStyle w:val="ListParagraph"/>
        <w:numPr>
          <w:ilvl w:val="1"/>
          <w:numId w:val="117"/>
        </w:numPr>
        <w:rPr>
          <w:rFonts w:ascii="Times New Roman" w:hAnsi="Times New Roman" w:cs="Times New Roman"/>
          <w:b/>
          <w:bCs/>
          <w:sz w:val="24"/>
          <w:szCs w:val="24"/>
          <w:u w:val="single"/>
        </w:rPr>
      </w:pPr>
      <w:r w:rsidRPr="00113134">
        <w:rPr>
          <w:rFonts w:ascii="Times New Roman" w:hAnsi="Times New Roman" w:cs="Times New Roman"/>
          <w:b/>
          <w:bCs/>
          <w:sz w:val="24"/>
          <w:szCs w:val="24"/>
          <w:u w:val="single"/>
        </w:rPr>
        <w:t xml:space="preserve">Testing methodology and justification </w:t>
      </w:r>
    </w:p>
    <w:p w14:paraId="4F759D0D" w14:textId="77777777" w:rsidR="00F308E6" w:rsidRPr="00113134" w:rsidRDefault="00F308E6" w:rsidP="00F308E6">
      <w:pPr>
        <w:rPr>
          <w:rFonts w:ascii="Times New Roman" w:hAnsi="Times New Roman" w:cs="Times New Roman"/>
          <w:b/>
          <w:bCs/>
          <w:sz w:val="24"/>
          <w:szCs w:val="24"/>
          <w:u w:val="single"/>
        </w:rPr>
      </w:pPr>
    </w:p>
    <w:p w14:paraId="6E16D2C9" w14:textId="77777777" w:rsidR="00F308E6" w:rsidRPr="00113134" w:rsidRDefault="00F308E6" w:rsidP="00F308E6">
      <w:pPr>
        <w:rPr>
          <w:rFonts w:ascii="Times New Roman" w:hAnsi="Times New Roman" w:cs="Times New Roman"/>
          <w:b/>
          <w:bCs/>
          <w:sz w:val="24"/>
          <w:szCs w:val="24"/>
          <w:u w:val="single"/>
        </w:rPr>
      </w:pPr>
    </w:p>
    <w:p w14:paraId="7CA16BC4"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 xml:space="preserve">The testing methodology for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b/>
          <w:bCs/>
          <w:sz w:val="24"/>
          <w:szCs w:val="24"/>
        </w:rPr>
        <w:t xml:space="preserve"> - Travel Planner</w:t>
      </w:r>
      <w:r w:rsidRPr="00113134">
        <w:rPr>
          <w:rFonts w:ascii="Times New Roman" w:hAnsi="Times New Roman" w:cs="Times New Roman"/>
          <w:sz w:val="24"/>
          <w:szCs w:val="24"/>
        </w:rPr>
        <w:t xml:space="preserve"> is designed to ensure that the application functions effectively, meets user expectations, and operates smoothly across different devices. A systematic approach to testing is necessary to identify any potential issues early in the development cycle, which can be fixed before release. The methodology chosen will combine </w:t>
      </w:r>
      <w:r w:rsidRPr="00113134">
        <w:rPr>
          <w:rFonts w:ascii="Times New Roman" w:hAnsi="Times New Roman" w:cs="Times New Roman"/>
          <w:sz w:val="24"/>
          <w:szCs w:val="24"/>
        </w:rPr>
        <w:lastRenderedPageBreak/>
        <w:t>several testing techniques to ensure all aspects of the application are covered, from functionality to performance and security.</w:t>
      </w:r>
    </w:p>
    <w:p w14:paraId="57B03D0E"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1. Functional Testing</w:t>
      </w:r>
    </w:p>
    <w:p w14:paraId="1F232FDC"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Functional testing focuses on verifying that each feature and function of the application operates as intended. This includes testing the login and signup processes, trip planning forms, trip sharing features, and all exploration functionalities like browsing hotels, restaurants, and tourist places. We will use both </w:t>
      </w:r>
      <w:r w:rsidRPr="00113134">
        <w:rPr>
          <w:rFonts w:ascii="Times New Roman" w:hAnsi="Times New Roman" w:cs="Times New Roman"/>
          <w:b/>
          <w:bCs/>
          <w:sz w:val="24"/>
          <w:szCs w:val="24"/>
        </w:rPr>
        <w:t>manual testing</w:t>
      </w:r>
      <w:r w:rsidRPr="00113134">
        <w:rPr>
          <w:rFonts w:ascii="Times New Roman" w:hAnsi="Times New Roman" w:cs="Times New Roman"/>
          <w:sz w:val="24"/>
          <w:szCs w:val="24"/>
        </w:rPr>
        <w:t xml:space="preserve"> and </w:t>
      </w:r>
      <w:r w:rsidRPr="00113134">
        <w:rPr>
          <w:rFonts w:ascii="Times New Roman" w:hAnsi="Times New Roman" w:cs="Times New Roman"/>
          <w:b/>
          <w:bCs/>
          <w:sz w:val="24"/>
          <w:szCs w:val="24"/>
        </w:rPr>
        <w:t>automated scripts</w:t>
      </w:r>
      <w:r w:rsidRPr="00113134">
        <w:rPr>
          <w:rFonts w:ascii="Times New Roman" w:hAnsi="Times New Roman" w:cs="Times New Roman"/>
          <w:sz w:val="24"/>
          <w:szCs w:val="24"/>
        </w:rPr>
        <w:t xml:space="preserve"> to verify that each component works as expected.</w:t>
      </w:r>
    </w:p>
    <w:p w14:paraId="23EFC25F"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xml:space="preserve">: Functional testing ensures that all user interactions (such as logging in, planning trips, and viewing public trips) work correctly. This guarantees that the core features of the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app deliver the intended functionality without errors. By performing functional tests, we can prevent issues like broken forms, incorrect data handling, or failed interactions that would frustrate users.</w:t>
      </w:r>
    </w:p>
    <w:p w14:paraId="400079DF"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2. Usability Testing</w:t>
      </w:r>
    </w:p>
    <w:p w14:paraId="6D50452A"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Usability testing involves observing users interact with the application to assess how intuitive and user-friendly it is. We will conduct </w:t>
      </w:r>
      <w:r w:rsidRPr="00113134">
        <w:rPr>
          <w:rFonts w:ascii="Times New Roman" w:hAnsi="Times New Roman" w:cs="Times New Roman"/>
          <w:b/>
          <w:bCs/>
          <w:sz w:val="24"/>
          <w:szCs w:val="24"/>
        </w:rPr>
        <w:t>user interviews</w:t>
      </w:r>
      <w:r w:rsidRPr="00113134">
        <w:rPr>
          <w:rFonts w:ascii="Times New Roman" w:hAnsi="Times New Roman" w:cs="Times New Roman"/>
          <w:sz w:val="24"/>
          <w:szCs w:val="24"/>
        </w:rPr>
        <w:t xml:space="preserve">, </w:t>
      </w:r>
      <w:r w:rsidRPr="00113134">
        <w:rPr>
          <w:rFonts w:ascii="Times New Roman" w:hAnsi="Times New Roman" w:cs="Times New Roman"/>
          <w:b/>
          <w:bCs/>
          <w:sz w:val="24"/>
          <w:szCs w:val="24"/>
        </w:rPr>
        <w:t>surveys</w:t>
      </w:r>
      <w:r w:rsidRPr="00113134">
        <w:rPr>
          <w:rFonts w:ascii="Times New Roman" w:hAnsi="Times New Roman" w:cs="Times New Roman"/>
          <w:sz w:val="24"/>
          <w:szCs w:val="24"/>
        </w:rPr>
        <w:t xml:space="preserve">, and </w:t>
      </w:r>
      <w:r w:rsidRPr="00113134">
        <w:rPr>
          <w:rFonts w:ascii="Times New Roman" w:hAnsi="Times New Roman" w:cs="Times New Roman"/>
          <w:b/>
          <w:bCs/>
          <w:sz w:val="24"/>
          <w:szCs w:val="24"/>
        </w:rPr>
        <w:t>task-based usability testing</w:t>
      </w:r>
      <w:r w:rsidRPr="00113134">
        <w:rPr>
          <w:rFonts w:ascii="Times New Roman" w:hAnsi="Times New Roman" w:cs="Times New Roman"/>
          <w:sz w:val="24"/>
          <w:szCs w:val="24"/>
        </w:rPr>
        <w:t>, where real users perform specific tasks (like signing up or planning a trip) while researchers observe.</w:t>
      </w:r>
    </w:p>
    <w:p w14:paraId="3B7A3E57"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xml:space="preserve">: The goal is to ensure that users can navigate the system easily and intuitively. Since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is intended for a wide range of users, including those with limited tech experience, usability testing is critical. This method helps identify any confusion, unnecessary complexity, or areas where users might struggle to complete tasks, improving the overall user experience.</w:t>
      </w:r>
    </w:p>
    <w:p w14:paraId="5BB6609A"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3. Performance Testing</w:t>
      </w:r>
    </w:p>
    <w:p w14:paraId="7EA4DB58"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Performance testing will be conducted to evaluate how the app performs under various conditions. This includes </w:t>
      </w:r>
      <w:r w:rsidRPr="00113134">
        <w:rPr>
          <w:rFonts w:ascii="Times New Roman" w:hAnsi="Times New Roman" w:cs="Times New Roman"/>
          <w:b/>
          <w:bCs/>
          <w:sz w:val="24"/>
          <w:szCs w:val="24"/>
        </w:rPr>
        <w:t>load testing</w:t>
      </w:r>
      <w:r w:rsidRPr="00113134">
        <w:rPr>
          <w:rFonts w:ascii="Times New Roman" w:hAnsi="Times New Roman" w:cs="Times New Roman"/>
          <w:sz w:val="24"/>
          <w:szCs w:val="24"/>
        </w:rPr>
        <w:t xml:space="preserve"> (simulating multiple users accessing the app at once) and </w:t>
      </w:r>
      <w:r w:rsidRPr="00113134">
        <w:rPr>
          <w:rFonts w:ascii="Times New Roman" w:hAnsi="Times New Roman" w:cs="Times New Roman"/>
          <w:b/>
          <w:bCs/>
          <w:sz w:val="24"/>
          <w:szCs w:val="24"/>
        </w:rPr>
        <w:t>stress testing</w:t>
      </w:r>
      <w:r w:rsidRPr="00113134">
        <w:rPr>
          <w:rFonts w:ascii="Times New Roman" w:hAnsi="Times New Roman" w:cs="Times New Roman"/>
          <w:sz w:val="24"/>
          <w:szCs w:val="24"/>
        </w:rPr>
        <w:t xml:space="preserve"> (pushing the app beyond its limits). </w:t>
      </w:r>
      <w:r w:rsidRPr="00113134">
        <w:rPr>
          <w:rFonts w:ascii="Times New Roman" w:hAnsi="Times New Roman" w:cs="Times New Roman"/>
          <w:b/>
          <w:bCs/>
          <w:sz w:val="24"/>
          <w:szCs w:val="24"/>
        </w:rPr>
        <w:t>Automated tools</w:t>
      </w:r>
      <w:r w:rsidRPr="00113134">
        <w:rPr>
          <w:rFonts w:ascii="Times New Roman" w:hAnsi="Times New Roman" w:cs="Times New Roman"/>
          <w:sz w:val="24"/>
          <w:szCs w:val="24"/>
        </w:rPr>
        <w:t xml:space="preserve"> like Apache JMeter or LoadRunner will be used to simulate various user interactions and traffic patterns.</w:t>
      </w:r>
    </w:p>
    <w:p w14:paraId="157FB249"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xml:space="preserve">: Ensuring that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can handle a large number of simultaneous users, especially during peak times (e.g., users planning trips during holidays), is vital. Performance testing will identify bottlenecks, slow response times, and areas where the app may not scale well. By addressing performance issues, we ensure that the application can provide a smooth experience for all users.</w:t>
      </w:r>
    </w:p>
    <w:p w14:paraId="5EE762F9"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4. Security Testing</w:t>
      </w:r>
    </w:p>
    <w:p w14:paraId="6DCCDD18"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Security testing focuses on safeguarding sensitive user data, such as personal information, login credentials, and payment details (if applicable). This will involve </w:t>
      </w:r>
      <w:r w:rsidRPr="00113134">
        <w:rPr>
          <w:rFonts w:ascii="Times New Roman" w:hAnsi="Times New Roman" w:cs="Times New Roman"/>
          <w:b/>
          <w:bCs/>
          <w:sz w:val="24"/>
          <w:szCs w:val="24"/>
        </w:rPr>
        <w:t xml:space="preserve">penetration </w:t>
      </w:r>
      <w:r w:rsidRPr="00113134">
        <w:rPr>
          <w:rFonts w:ascii="Times New Roman" w:hAnsi="Times New Roman" w:cs="Times New Roman"/>
          <w:b/>
          <w:bCs/>
          <w:sz w:val="24"/>
          <w:szCs w:val="24"/>
        </w:rPr>
        <w:lastRenderedPageBreak/>
        <w:t>testing</w:t>
      </w:r>
      <w:r w:rsidRPr="00113134">
        <w:rPr>
          <w:rFonts w:ascii="Times New Roman" w:hAnsi="Times New Roman" w:cs="Times New Roman"/>
          <w:sz w:val="24"/>
          <w:szCs w:val="24"/>
        </w:rPr>
        <w:t xml:space="preserve">, where security experts simulate attacks to identify vulnerabilities, and </w:t>
      </w:r>
      <w:r w:rsidRPr="00113134">
        <w:rPr>
          <w:rFonts w:ascii="Times New Roman" w:hAnsi="Times New Roman" w:cs="Times New Roman"/>
          <w:b/>
          <w:bCs/>
          <w:sz w:val="24"/>
          <w:szCs w:val="24"/>
        </w:rPr>
        <w:t>static code analysis</w:t>
      </w:r>
      <w:r w:rsidRPr="00113134">
        <w:rPr>
          <w:rFonts w:ascii="Times New Roman" w:hAnsi="Times New Roman" w:cs="Times New Roman"/>
          <w:sz w:val="24"/>
          <w:szCs w:val="24"/>
        </w:rPr>
        <w:t xml:space="preserve"> to detect potential security flaws in the codebase.</w:t>
      </w:r>
    </w:p>
    <w:p w14:paraId="674ADE79"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Given that users will be inputting sensitive information, it is essential to protect against potential breaches. Security testing will help identify vulnerabilities in authentication mechanisms, data storage, and transmission processes. This helps prevent unauthorized access, data leaks, and ensures the application complies with data protection regulations (like GDPR or CCPA).</w:t>
      </w:r>
    </w:p>
    <w:p w14:paraId="3E45B26E"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5. Compatibility Testing</w:t>
      </w:r>
    </w:p>
    <w:p w14:paraId="12DB0413"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Compatibility testing will ensure that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works seamlessly across various devices, browsers, and operating systems. We will test the application on popular browsers (Chrome, Firefox, Safari, Edge) and on a range of devices, including smartphones, tablets, and desktops. </w:t>
      </w:r>
      <w:r w:rsidRPr="00113134">
        <w:rPr>
          <w:rFonts w:ascii="Times New Roman" w:hAnsi="Times New Roman" w:cs="Times New Roman"/>
          <w:b/>
          <w:bCs/>
          <w:sz w:val="24"/>
          <w:szCs w:val="24"/>
        </w:rPr>
        <w:t>Automated cross-browser testing tools</w:t>
      </w:r>
      <w:r w:rsidRPr="00113134">
        <w:rPr>
          <w:rFonts w:ascii="Times New Roman" w:hAnsi="Times New Roman" w:cs="Times New Roman"/>
          <w:sz w:val="24"/>
          <w:szCs w:val="24"/>
        </w:rPr>
        <w:t xml:space="preserve"> (such as </w:t>
      </w:r>
      <w:proofErr w:type="spellStart"/>
      <w:r w:rsidRPr="00113134">
        <w:rPr>
          <w:rFonts w:ascii="Times New Roman" w:hAnsi="Times New Roman" w:cs="Times New Roman"/>
          <w:sz w:val="24"/>
          <w:szCs w:val="24"/>
        </w:rPr>
        <w:t>BrowserStack</w:t>
      </w:r>
      <w:proofErr w:type="spellEnd"/>
      <w:r w:rsidRPr="00113134">
        <w:rPr>
          <w:rFonts w:ascii="Times New Roman" w:hAnsi="Times New Roman" w:cs="Times New Roman"/>
          <w:sz w:val="24"/>
          <w:szCs w:val="24"/>
        </w:rPr>
        <w:t>) will be used to verify the app’s appearance and functionality across different environments.</w:t>
      </w:r>
    </w:p>
    <w:p w14:paraId="773805C5"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xml:space="preserve">: As users will access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sz w:val="24"/>
          <w:szCs w:val="24"/>
        </w:rPr>
        <w:t xml:space="preserve"> on different devices, it is critical that the app delivers a consistent experience. Compatibility testing ensures that no user is left behind due to technical constraints or limitations related to browser or device preferences. This helps avoid negative user experiences like broken layouts, slow load times, or non-functional features on certain devices or browsers.</w:t>
      </w:r>
    </w:p>
    <w:p w14:paraId="3B425199"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6. Regression Testing</w:t>
      </w:r>
    </w:p>
    <w:p w14:paraId="7A413E4F"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After updates or bug fixes are made, </w:t>
      </w:r>
      <w:r w:rsidRPr="00113134">
        <w:rPr>
          <w:rFonts w:ascii="Times New Roman" w:hAnsi="Times New Roman" w:cs="Times New Roman"/>
          <w:b/>
          <w:bCs/>
          <w:sz w:val="24"/>
          <w:szCs w:val="24"/>
        </w:rPr>
        <w:t>regression testing</w:t>
      </w:r>
      <w:r w:rsidRPr="00113134">
        <w:rPr>
          <w:rFonts w:ascii="Times New Roman" w:hAnsi="Times New Roman" w:cs="Times New Roman"/>
          <w:sz w:val="24"/>
          <w:szCs w:val="24"/>
        </w:rPr>
        <w:t xml:space="preserve"> will be conducted to ensure that existing features still work as expected. This will involve running a set of predefined test cases and automating tests where possible to verify that new changes do not introduce new issues.</w:t>
      </w:r>
    </w:p>
    <w:p w14:paraId="340053D6"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Regression testing is essential to maintain stability. Each time a new feature is added, or a bug is fixed, there is a risk that existing functionalities may break. By conducting regression testing, we can ensure that previously tested and working features remain unaffected, thus maintaining the integrity of the app.</w:t>
      </w:r>
    </w:p>
    <w:p w14:paraId="0B9D0B64"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7. Acceptance Testing</w:t>
      </w:r>
    </w:p>
    <w:p w14:paraId="22CABC38"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Methodology</w:t>
      </w:r>
      <w:r w:rsidRPr="00113134">
        <w:rPr>
          <w:rFonts w:ascii="Times New Roman" w:hAnsi="Times New Roman" w:cs="Times New Roman"/>
          <w:sz w:val="24"/>
          <w:szCs w:val="24"/>
        </w:rPr>
        <w:t xml:space="preserve">: Acceptance testing, often conducted by the end-users or a business team, will ensure that the app meets all the requirements and business objectives. We will execute </w:t>
      </w:r>
      <w:r w:rsidRPr="00113134">
        <w:rPr>
          <w:rFonts w:ascii="Times New Roman" w:hAnsi="Times New Roman" w:cs="Times New Roman"/>
          <w:b/>
          <w:bCs/>
          <w:sz w:val="24"/>
          <w:szCs w:val="24"/>
        </w:rPr>
        <w:t>User Acceptance Testing (UAT)</w:t>
      </w:r>
      <w:r w:rsidRPr="00113134">
        <w:rPr>
          <w:rFonts w:ascii="Times New Roman" w:hAnsi="Times New Roman" w:cs="Times New Roman"/>
          <w:sz w:val="24"/>
          <w:szCs w:val="24"/>
        </w:rPr>
        <w:t>, where the key stakeholders and real users validate the application’s functionality.</w:t>
      </w:r>
    </w:p>
    <w:p w14:paraId="56A36F5B"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Justification</w:t>
      </w:r>
      <w:r w:rsidRPr="00113134">
        <w:rPr>
          <w:rFonts w:ascii="Times New Roman" w:hAnsi="Times New Roman" w:cs="Times New Roman"/>
          <w:sz w:val="24"/>
          <w:szCs w:val="24"/>
        </w:rPr>
        <w:t>: Acceptance testing is the final step before the application is released to users. It ensures that the application meets the user’s needs and adheres to the original specifications. If the application passes acceptance testing, it is ready for deployment, with all critical features confirmed to be working as required.</w:t>
      </w:r>
    </w:p>
    <w:p w14:paraId="56F3ED0B" w14:textId="77777777" w:rsidR="00F308E6" w:rsidRPr="00113134" w:rsidRDefault="00F308E6" w:rsidP="00F308E6">
      <w:pPr>
        <w:rPr>
          <w:rFonts w:ascii="Times New Roman" w:hAnsi="Times New Roman" w:cs="Times New Roman"/>
          <w:sz w:val="24"/>
          <w:szCs w:val="24"/>
        </w:rPr>
      </w:pPr>
    </w:p>
    <w:p w14:paraId="66D9A9EB"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lastRenderedPageBreak/>
        <w:t xml:space="preserve">In conclusion, the testing methodology for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b/>
          <w:bCs/>
          <w:sz w:val="24"/>
          <w:szCs w:val="24"/>
        </w:rPr>
        <w:t xml:space="preserve"> </w:t>
      </w:r>
      <w:r w:rsidRPr="00113134">
        <w:rPr>
          <w:rFonts w:ascii="Times New Roman" w:hAnsi="Times New Roman" w:cs="Times New Roman"/>
          <w:sz w:val="24"/>
          <w:szCs w:val="24"/>
        </w:rPr>
        <w:t>covers a comprehensive range of tests to ensure that the application is reliable, secure, and user-friendly. By employing these varied testing techniques, we can identify and resolve potential issues early, ensuring a high-quality experience for users once the app is live.</w:t>
      </w:r>
    </w:p>
    <w:p w14:paraId="47587DED" w14:textId="77777777" w:rsidR="00F308E6" w:rsidRPr="00113134" w:rsidRDefault="00F308E6" w:rsidP="00F308E6">
      <w:pPr>
        <w:rPr>
          <w:rFonts w:ascii="Times New Roman" w:hAnsi="Times New Roman" w:cs="Times New Roman"/>
          <w:sz w:val="24"/>
          <w:szCs w:val="24"/>
        </w:rPr>
      </w:pPr>
    </w:p>
    <w:p w14:paraId="28E3D9F8" w14:textId="77777777" w:rsidR="00F308E6" w:rsidRPr="00113134" w:rsidRDefault="00F308E6" w:rsidP="00F308E6">
      <w:pPr>
        <w:rPr>
          <w:rFonts w:ascii="Times New Roman" w:hAnsi="Times New Roman" w:cs="Times New Roman"/>
          <w:sz w:val="24"/>
          <w:szCs w:val="24"/>
        </w:rPr>
      </w:pPr>
    </w:p>
    <w:p w14:paraId="482DD603" w14:textId="77777777" w:rsidR="00F308E6" w:rsidRPr="00113134" w:rsidRDefault="00F308E6" w:rsidP="000A057D">
      <w:pPr>
        <w:pStyle w:val="ListParagraph"/>
        <w:numPr>
          <w:ilvl w:val="1"/>
          <w:numId w:val="117"/>
        </w:numPr>
        <w:rPr>
          <w:rFonts w:ascii="Times New Roman" w:hAnsi="Times New Roman" w:cs="Times New Roman"/>
          <w:b/>
          <w:bCs/>
          <w:sz w:val="24"/>
          <w:szCs w:val="24"/>
          <w:u w:val="single"/>
        </w:rPr>
      </w:pPr>
      <w:r w:rsidRPr="00113134">
        <w:rPr>
          <w:rFonts w:ascii="Times New Roman" w:hAnsi="Times New Roman" w:cs="Times New Roman"/>
          <w:b/>
          <w:bCs/>
          <w:sz w:val="24"/>
          <w:szCs w:val="24"/>
          <w:u w:val="single"/>
        </w:rPr>
        <w:t xml:space="preserve">Test plan </w:t>
      </w:r>
    </w:p>
    <w:p w14:paraId="2177FF8B" w14:textId="77777777" w:rsidR="00F308E6" w:rsidRPr="00113134" w:rsidRDefault="00F308E6" w:rsidP="00F308E6">
      <w:pPr>
        <w:rPr>
          <w:rFonts w:ascii="Times New Roman" w:hAnsi="Times New Roman" w:cs="Times New Roman"/>
          <w:sz w:val="24"/>
          <w:szCs w:val="24"/>
        </w:rPr>
      </w:pPr>
    </w:p>
    <w:p w14:paraId="139331CB"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1. Test Plan Overview:</w:t>
      </w:r>
    </w:p>
    <w:p w14:paraId="10E9F85D" w14:textId="77777777" w:rsidR="00F308E6" w:rsidRPr="00113134" w:rsidRDefault="00F308E6" w:rsidP="000A057D">
      <w:pPr>
        <w:numPr>
          <w:ilvl w:val="0"/>
          <w:numId w:val="119"/>
        </w:numPr>
        <w:rPr>
          <w:rFonts w:ascii="Times New Roman" w:hAnsi="Times New Roman" w:cs="Times New Roman"/>
          <w:sz w:val="24"/>
          <w:szCs w:val="24"/>
        </w:rPr>
      </w:pPr>
      <w:r w:rsidRPr="00113134">
        <w:rPr>
          <w:rFonts w:ascii="Times New Roman" w:hAnsi="Times New Roman" w:cs="Times New Roman"/>
          <w:b/>
          <w:bCs/>
          <w:sz w:val="24"/>
          <w:szCs w:val="24"/>
        </w:rPr>
        <w:t>Application Name</w:t>
      </w:r>
      <w:r w:rsidRPr="00113134">
        <w:rPr>
          <w:rFonts w:ascii="Times New Roman" w:hAnsi="Times New Roman" w:cs="Times New Roman"/>
          <w:sz w:val="24"/>
          <w:szCs w:val="24"/>
        </w:rPr>
        <w:t>: Path Finder</w:t>
      </w:r>
    </w:p>
    <w:p w14:paraId="7AE9C36D" w14:textId="77777777" w:rsidR="00F308E6" w:rsidRPr="00113134" w:rsidRDefault="00F308E6" w:rsidP="000A057D">
      <w:pPr>
        <w:numPr>
          <w:ilvl w:val="0"/>
          <w:numId w:val="119"/>
        </w:numPr>
        <w:rPr>
          <w:rFonts w:ascii="Times New Roman" w:hAnsi="Times New Roman" w:cs="Times New Roman"/>
          <w:sz w:val="24"/>
          <w:szCs w:val="24"/>
        </w:rPr>
      </w:pPr>
      <w:r w:rsidRPr="00113134">
        <w:rPr>
          <w:rFonts w:ascii="Times New Roman" w:hAnsi="Times New Roman" w:cs="Times New Roman"/>
          <w:b/>
          <w:bCs/>
          <w:sz w:val="24"/>
          <w:szCs w:val="24"/>
        </w:rPr>
        <w:t>Test Start Date</w:t>
      </w:r>
      <w:r w:rsidRPr="00113134">
        <w:rPr>
          <w:rFonts w:ascii="Times New Roman" w:hAnsi="Times New Roman" w:cs="Times New Roman"/>
          <w:sz w:val="24"/>
          <w:szCs w:val="24"/>
        </w:rPr>
        <w:t>: 2025-02-01</w:t>
      </w:r>
    </w:p>
    <w:p w14:paraId="74FB1CEA" w14:textId="77777777" w:rsidR="00F308E6" w:rsidRPr="00113134" w:rsidRDefault="00F308E6" w:rsidP="000A057D">
      <w:pPr>
        <w:numPr>
          <w:ilvl w:val="0"/>
          <w:numId w:val="119"/>
        </w:numPr>
        <w:rPr>
          <w:rFonts w:ascii="Times New Roman" w:hAnsi="Times New Roman" w:cs="Times New Roman"/>
          <w:sz w:val="24"/>
          <w:szCs w:val="24"/>
        </w:rPr>
      </w:pPr>
      <w:r w:rsidRPr="00113134">
        <w:rPr>
          <w:rFonts w:ascii="Times New Roman" w:hAnsi="Times New Roman" w:cs="Times New Roman"/>
          <w:b/>
          <w:bCs/>
          <w:sz w:val="24"/>
          <w:szCs w:val="24"/>
        </w:rPr>
        <w:t>Test End Date</w:t>
      </w:r>
      <w:r w:rsidRPr="00113134">
        <w:rPr>
          <w:rFonts w:ascii="Times New Roman" w:hAnsi="Times New Roman" w:cs="Times New Roman"/>
          <w:sz w:val="24"/>
          <w:szCs w:val="24"/>
        </w:rPr>
        <w:t>: 2025-03-01</w:t>
      </w:r>
    </w:p>
    <w:p w14:paraId="609121A3" w14:textId="77777777" w:rsidR="00F308E6" w:rsidRPr="00113134" w:rsidRDefault="00F308E6" w:rsidP="00F308E6">
      <w:pPr>
        <w:ind w:left="720"/>
        <w:rPr>
          <w:rFonts w:ascii="Times New Roman" w:hAnsi="Times New Roman" w:cs="Times New Roman"/>
          <w:sz w:val="24"/>
          <w:szCs w:val="24"/>
        </w:rPr>
      </w:pPr>
    </w:p>
    <w:p w14:paraId="3AC441F5"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2. Test Environment:</w:t>
      </w:r>
    </w:p>
    <w:p w14:paraId="16232262" w14:textId="77777777" w:rsidR="00F308E6" w:rsidRPr="00113134" w:rsidRDefault="00F308E6" w:rsidP="000A057D">
      <w:pPr>
        <w:numPr>
          <w:ilvl w:val="0"/>
          <w:numId w:val="120"/>
        </w:numPr>
        <w:rPr>
          <w:rFonts w:ascii="Times New Roman" w:hAnsi="Times New Roman" w:cs="Times New Roman"/>
          <w:sz w:val="24"/>
          <w:szCs w:val="24"/>
        </w:rPr>
      </w:pPr>
      <w:r w:rsidRPr="00113134">
        <w:rPr>
          <w:rFonts w:ascii="Times New Roman" w:hAnsi="Times New Roman" w:cs="Times New Roman"/>
          <w:b/>
          <w:bCs/>
          <w:sz w:val="24"/>
          <w:szCs w:val="24"/>
        </w:rPr>
        <w:t>Devices</w:t>
      </w:r>
      <w:r w:rsidRPr="00113134">
        <w:rPr>
          <w:rFonts w:ascii="Times New Roman" w:hAnsi="Times New Roman" w:cs="Times New Roman"/>
          <w:sz w:val="24"/>
          <w:szCs w:val="24"/>
        </w:rPr>
        <w:t xml:space="preserve">: </w:t>
      </w:r>
    </w:p>
    <w:p w14:paraId="5CEABCED"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b/>
          <w:bCs/>
          <w:sz w:val="24"/>
          <w:szCs w:val="24"/>
        </w:rPr>
        <w:t>Desktop</w:t>
      </w:r>
      <w:r w:rsidRPr="00113134">
        <w:rPr>
          <w:rFonts w:ascii="Times New Roman" w:hAnsi="Times New Roman" w:cs="Times New Roman"/>
          <w:sz w:val="24"/>
          <w:szCs w:val="24"/>
        </w:rPr>
        <w:t xml:space="preserve">: </w:t>
      </w:r>
    </w:p>
    <w:p w14:paraId="345EBA32" w14:textId="77777777" w:rsidR="00F308E6" w:rsidRPr="00113134" w:rsidRDefault="00F308E6" w:rsidP="000A057D">
      <w:pPr>
        <w:numPr>
          <w:ilvl w:val="2"/>
          <w:numId w:val="120"/>
        </w:numPr>
        <w:rPr>
          <w:rFonts w:ascii="Times New Roman" w:hAnsi="Times New Roman" w:cs="Times New Roman"/>
          <w:sz w:val="24"/>
          <w:szCs w:val="24"/>
        </w:rPr>
      </w:pPr>
      <w:r w:rsidRPr="00113134">
        <w:rPr>
          <w:rFonts w:ascii="Times New Roman" w:hAnsi="Times New Roman" w:cs="Times New Roman"/>
          <w:sz w:val="24"/>
          <w:szCs w:val="24"/>
        </w:rPr>
        <w:t>Windows</w:t>
      </w:r>
    </w:p>
    <w:p w14:paraId="3119F1CC" w14:textId="77777777" w:rsidR="00F308E6" w:rsidRPr="00113134" w:rsidRDefault="00F308E6" w:rsidP="000A057D">
      <w:pPr>
        <w:numPr>
          <w:ilvl w:val="2"/>
          <w:numId w:val="120"/>
        </w:numPr>
        <w:rPr>
          <w:rFonts w:ascii="Times New Roman" w:hAnsi="Times New Roman" w:cs="Times New Roman"/>
          <w:sz w:val="24"/>
          <w:szCs w:val="24"/>
        </w:rPr>
      </w:pPr>
      <w:r w:rsidRPr="00113134">
        <w:rPr>
          <w:rFonts w:ascii="Times New Roman" w:hAnsi="Times New Roman" w:cs="Times New Roman"/>
          <w:sz w:val="24"/>
          <w:szCs w:val="24"/>
        </w:rPr>
        <w:t>Mac</w:t>
      </w:r>
    </w:p>
    <w:p w14:paraId="4B5DEC96"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b/>
          <w:bCs/>
          <w:sz w:val="24"/>
          <w:szCs w:val="24"/>
        </w:rPr>
        <w:t>Mobile</w:t>
      </w:r>
      <w:r w:rsidRPr="00113134">
        <w:rPr>
          <w:rFonts w:ascii="Times New Roman" w:hAnsi="Times New Roman" w:cs="Times New Roman"/>
          <w:sz w:val="24"/>
          <w:szCs w:val="24"/>
        </w:rPr>
        <w:t xml:space="preserve">: </w:t>
      </w:r>
    </w:p>
    <w:p w14:paraId="6D4A0949" w14:textId="77777777" w:rsidR="00F308E6" w:rsidRPr="00113134" w:rsidRDefault="00F308E6" w:rsidP="000A057D">
      <w:pPr>
        <w:numPr>
          <w:ilvl w:val="2"/>
          <w:numId w:val="120"/>
        </w:numPr>
        <w:rPr>
          <w:rFonts w:ascii="Times New Roman" w:hAnsi="Times New Roman" w:cs="Times New Roman"/>
          <w:sz w:val="24"/>
          <w:szCs w:val="24"/>
        </w:rPr>
      </w:pPr>
      <w:r w:rsidRPr="00113134">
        <w:rPr>
          <w:rFonts w:ascii="Times New Roman" w:hAnsi="Times New Roman" w:cs="Times New Roman"/>
          <w:sz w:val="24"/>
          <w:szCs w:val="24"/>
        </w:rPr>
        <w:t>iOS</w:t>
      </w:r>
    </w:p>
    <w:p w14:paraId="4C532AB5" w14:textId="77777777" w:rsidR="00F308E6" w:rsidRPr="00113134" w:rsidRDefault="00F308E6" w:rsidP="000A057D">
      <w:pPr>
        <w:numPr>
          <w:ilvl w:val="2"/>
          <w:numId w:val="120"/>
        </w:numPr>
        <w:rPr>
          <w:rFonts w:ascii="Times New Roman" w:hAnsi="Times New Roman" w:cs="Times New Roman"/>
          <w:sz w:val="24"/>
          <w:szCs w:val="24"/>
        </w:rPr>
      </w:pPr>
      <w:r w:rsidRPr="00113134">
        <w:rPr>
          <w:rFonts w:ascii="Times New Roman" w:hAnsi="Times New Roman" w:cs="Times New Roman"/>
          <w:sz w:val="24"/>
          <w:szCs w:val="24"/>
        </w:rPr>
        <w:t>Android</w:t>
      </w:r>
    </w:p>
    <w:p w14:paraId="2D9A3EE4" w14:textId="77777777" w:rsidR="00F308E6" w:rsidRPr="00113134" w:rsidRDefault="00F308E6" w:rsidP="000A057D">
      <w:pPr>
        <w:numPr>
          <w:ilvl w:val="0"/>
          <w:numId w:val="120"/>
        </w:numPr>
        <w:rPr>
          <w:rFonts w:ascii="Times New Roman" w:hAnsi="Times New Roman" w:cs="Times New Roman"/>
          <w:sz w:val="24"/>
          <w:szCs w:val="24"/>
        </w:rPr>
      </w:pPr>
      <w:r w:rsidRPr="00113134">
        <w:rPr>
          <w:rFonts w:ascii="Times New Roman" w:hAnsi="Times New Roman" w:cs="Times New Roman"/>
          <w:b/>
          <w:bCs/>
          <w:sz w:val="24"/>
          <w:szCs w:val="24"/>
        </w:rPr>
        <w:t>Browsers</w:t>
      </w:r>
      <w:r w:rsidRPr="00113134">
        <w:rPr>
          <w:rFonts w:ascii="Times New Roman" w:hAnsi="Times New Roman" w:cs="Times New Roman"/>
          <w:sz w:val="24"/>
          <w:szCs w:val="24"/>
        </w:rPr>
        <w:t xml:space="preserve">: </w:t>
      </w:r>
    </w:p>
    <w:p w14:paraId="116B8234"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Google Chrome (latest version)</w:t>
      </w:r>
    </w:p>
    <w:p w14:paraId="646EC268"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Mozilla Firefox (latest version)</w:t>
      </w:r>
    </w:p>
    <w:p w14:paraId="0824EE7F"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Safari (latest version on macOS and iOS)</w:t>
      </w:r>
    </w:p>
    <w:p w14:paraId="0BDE2208"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Microsoft Edge (latest version)</w:t>
      </w:r>
    </w:p>
    <w:p w14:paraId="63CC409B" w14:textId="77777777" w:rsidR="00F308E6" w:rsidRPr="00113134" w:rsidRDefault="00F308E6" w:rsidP="000A057D">
      <w:pPr>
        <w:numPr>
          <w:ilvl w:val="0"/>
          <w:numId w:val="120"/>
        </w:numPr>
        <w:rPr>
          <w:rFonts w:ascii="Times New Roman" w:hAnsi="Times New Roman" w:cs="Times New Roman"/>
          <w:sz w:val="24"/>
          <w:szCs w:val="24"/>
        </w:rPr>
      </w:pPr>
      <w:r w:rsidRPr="00113134">
        <w:rPr>
          <w:rFonts w:ascii="Times New Roman" w:hAnsi="Times New Roman" w:cs="Times New Roman"/>
          <w:b/>
          <w:bCs/>
          <w:sz w:val="24"/>
          <w:szCs w:val="24"/>
        </w:rPr>
        <w:t>Network Conditions</w:t>
      </w:r>
      <w:r w:rsidRPr="00113134">
        <w:rPr>
          <w:rFonts w:ascii="Times New Roman" w:hAnsi="Times New Roman" w:cs="Times New Roman"/>
          <w:sz w:val="24"/>
          <w:szCs w:val="24"/>
        </w:rPr>
        <w:t xml:space="preserve">: </w:t>
      </w:r>
    </w:p>
    <w:p w14:paraId="2DD760E3"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3G (low-speed connection)</w:t>
      </w:r>
    </w:p>
    <w:p w14:paraId="3AACB17E"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4G (normal mobile network speed)</w:t>
      </w:r>
    </w:p>
    <w:p w14:paraId="0E21FE20" w14:textId="77777777" w:rsidR="00F308E6" w:rsidRPr="00113134" w:rsidRDefault="00F308E6" w:rsidP="000A057D">
      <w:pPr>
        <w:numPr>
          <w:ilvl w:val="1"/>
          <w:numId w:val="120"/>
        </w:numPr>
        <w:rPr>
          <w:rFonts w:ascii="Times New Roman" w:hAnsi="Times New Roman" w:cs="Times New Roman"/>
          <w:sz w:val="24"/>
          <w:szCs w:val="24"/>
        </w:rPr>
      </w:pPr>
      <w:proofErr w:type="spellStart"/>
      <w:r w:rsidRPr="00113134">
        <w:rPr>
          <w:rFonts w:ascii="Times New Roman" w:hAnsi="Times New Roman" w:cs="Times New Roman"/>
          <w:sz w:val="24"/>
          <w:szCs w:val="24"/>
        </w:rPr>
        <w:lastRenderedPageBreak/>
        <w:t>WiFi</w:t>
      </w:r>
      <w:proofErr w:type="spellEnd"/>
      <w:r w:rsidRPr="00113134">
        <w:rPr>
          <w:rFonts w:ascii="Times New Roman" w:hAnsi="Times New Roman" w:cs="Times New Roman"/>
          <w:sz w:val="24"/>
          <w:szCs w:val="24"/>
        </w:rPr>
        <w:t xml:space="preserve"> (high-speed connection)</w:t>
      </w:r>
    </w:p>
    <w:p w14:paraId="491ED2D0" w14:textId="77777777" w:rsidR="00F308E6" w:rsidRPr="00113134" w:rsidRDefault="00F308E6" w:rsidP="000A057D">
      <w:pPr>
        <w:numPr>
          <w:ilvl w:val="1"/>
          <w:numId w:val="120"/>
        </w:numPr>
        <w:rPr>
          <w:rFonts w:ascii="Times New Roman" w:hAnsi="Times New Roman" w:cs="Times New Roman"/>
          <w:sz w:val="24"/>
          <w:szCs w:val="24"/>
        </w:rPr>
      </w:pPr>
      <w:r w:rsidRPr="00113134">
        <w:rPr>
          <w:rFonts w:ascii="Times New Roman" w:hAnsi="Times New Roman" w:cs="Times New Roman"/>
          <w:sz w:val="24"/>
          <w:szCs w:val="24"/>
        </w:rPr>
        <w:t>Slow Network Simulation (using throttling tools)</w:t>
      </w:r>
    </w:p>
    <w:p w14:paraId="3E8A5073" w14:textId="77777777" w:rsidR="00F308E6" w:rsidRPr="00113134" w:rsidRDefault="00F308E6" w:rsidP="00F308E6">
      <w:pPr>
        <w:rPr>
          <w:rFonts w:ascii="Times New Roman" w:hAnsi="Times New Roman" w:cs="Times New Roman"/>
          <w:sz w:val="24"/>
          <w:szCs w:val="24"/>
        </w:rPr>
      </w:pPr>
    </w:p>
    <w:p w14:paraId="5B3D3247"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3. Objectives:</w:t>
      </w:r>
    </w:p>
    <w:p w14:paraId="55BEBA37" w14:textId="77777777" w:rsidR="00F308E6" w:rsidRPr="00113134" w:rsidRDefault="00F308E6" w:rsidP="000A057D">
      <w:pPr>
        <w:numPr>
          <w:ilvl w:val="0"/>
          <w:numId w:val="121"/>
        </w:numPr>
        <w:rPr>
          <w:rFonts w:ascii="Times New Roman" w:hAnsi="Times New Roman" w:cs="Times New Roman"/>
          <w:sz w:val="24"/>
          <w:szCs w:val="24"/>
        </w:rPr>
      </w:pPr>
      <w:r w:rsidRPr="00113134">
        <w:rPr>
          <w:rFonts w:ascii="Times New Roman" w:hAnsi="Times New Roman" w:cs="Times New Roman"/>
          <w:sz w:val="24"/>
          <w:szCs w:val="24"/>
        </w:rPr>
        <w:t xml:space="preserve">Validate the functionality of the </w:t>
      </w:r>
      <w:proofErr w:type="spellStart"/>
      <w:r w:rsidRPr="00113134">
        <w:rPr>
          <w:rFonts w:ascii="Times New Roman" w:hAnsi="Times New Roman" w:cs="Times New Roman"/>
          <w:sz w:val="24"/>
          <w:szCs w:val="24"/>
        </w:rPr>
        <w:t>PathFinder</w:t>
      </w:r>
      <w:proofErr w:type="spellEnd"/>
      <w:r w:rsidRPr="00113134">
        <w:rPr>
          <w:rFonts w:ascii="Times New Roman" w:hAnsi="Times New Roman" w:cs="Times New Roman"/>
          <w:sz w:val="24"/>
          <w:szCs w:val="24"/>
        </w:rPr>
        <w:t xml:space="preserve"> app across different devices and browsers.</w:t>
      </w:r>
    </w:p>
    <w:p w14:paraId="10FAA374" w14:textId="77777777" w:rsidR="00F308E6" w:rsidRPr="00113134" w:rsidRDefault="00F308E6" w:rsidP="000A057D">
      <w:pPr>
        <w:numPr>
          <w:ilvl w:val="0"/>
          <w:numId w:val="121"/>
        </w:numPr>
        <w:rPr>
          <w:rFonts w:ascii="Times New Roman" w:hAnsi="Times New Roman" w:cs="Times New Roman"/>
          <w:sz w:val="24"/>
          <w:szCs w:val="24"/>
        </w:rPr>
      </w:pPr>
      <w:r w:rsidRPr="00113134">
        <w:rPr>
          <w:rFonts w:ascii="Times New Roman" w:hAnsi="Times New Roman" w:cs="Times New Roman"/>
          <w:sz w:val="24"/>
          <w:szCs w:val="24"/>
        </w:rPr>
        <w:t xml:space="preserve">Ensure performance across various network conditions (3G, 4G, </w:t>
      </w:r>
      <w:proofErr w:type="spellStart"/>
      <w:r w:rsidRPr="00113134">
        <w:rPr>
          <w:rFonts w:ascii="Times New Roman" w:hAnsi="Times New Roman" w:cs="Times New Roman"/>
          <w:sz w:val="24"/>
          <w:szCs w:val="24"/>
        </w:rPr>
        <w:t>WiFi</w:t>
      </w:r>
      <w:proofErr w:type="spellEnd"/>
      <w:r w:rsidRPr="00113134">
        <w:rPr>
          <w:rFonts w:ascii="Times New Roman" w:hAnsi="Times New Roman" w:cs="Times New Roman"/>
          <w:sz w:val="24"/>
          <w:szCs w:val="24"/>
        </w:rPr>
        <w:t>).</w:t>
      </w:r>
    </w:p>
    <w:p w14:paraId="7A5D59F3" w14:textId="77777777" w:rsidR="00F308E6" w:rsidRPr="00113134" w:rsidRDefault="00F308E6" w:rsidP="000A057D">
      <w:pPr>
        <w:numPr>
          <w:ilvl w:val="0"/>
          <w:numId w:val="121"/>
        </w:numPr>
        <w:rPr>
          <w:rFonts w:ascii="Times New Roman" w:hAnsi="Times New Roman" w:cs="Times New Roman"/>
          <w:sz w:val="24"/>
          <w:szCs w:val="24"/>
        </w:rPr>
      </w:pPr>
      <w:r w:rsidRPr="00113134">
        <w:rPr>
          <w:rFonts w:ascii="Times New Roman" w:hAnsi="Times New Roman" w:cs="Times New Roman"/>
          <w:sz w:val="24"/>
          <w:szCs w:val="24"/>
        </w:rPr>
        <w:t>Test responsiveness, usability, and compatibility with different operating systems and screen sizes.</w:t>
      </w:r>
    </w:p>
    <w:p w14:paraId="6A50C40C" w14:textId="77777777" w:rsidR="00F308E6" w:rsidRPr="00113134" w:rsidRDefault="00F308E6" w:rsidP="00F308E6">
      <w:pPr>
        <w:rPr>
          <w:rFonts w:ascii="Times New Roman" w:hAnsi="Times New Roman" w:cs="Times New Roman"/>
          <w:sz w:val="24"/>
          <w:szCs w:val="24"/>
        </w:rPr>
      </w:pPr>
    </w:p>
    <w:p w14:paraId="377DFB78"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4. Test Approach:</w:t>
      </w:r>
    </w:p>
    <w:p w14:paraId="7724EEC7" w14:textId="77777777" w:rsidR="00F308E6" w:rsidRPr="00113134" w:rsidRDefault="00F308E6" w:rsidP="000A057D">
      <w:pPr>
        <w:numPr>
          <w:ilvl w:val="0"/>
          <w:numId w:val="122"/>
        </w:numPr>
        <w:rPr>
          <w:rFonts w:ascii="Times New Roman" w:hAnsi="Times New Roman" w:cs="Times New Roman"/>
          <w:sz w:val="24"/>
          <w:szCs w:val="24"/>
        </w:rPr>
      </w:pPr>
      <w:r w:rsidRPr="00113134">
        <w:rPr>
          <w:rFonts w:ascii="Times New Roman" w:hAnsi="Times New Roman" w:cs="Times New Roman"/>
          <w:b/>
          <w:bCs/>
          <w:sz w:val="24"/>
          <w:szCs w:val="24"/>
        </w:rPr>
        <w:t>Manual Testing</w:t>
      </w:r>
      <w:r w:rsidRPr="00113134">
        <w:rPr>
          <w:rFonts w:ascii="Times New Roman" w:hAnsi="Times New Roman" w:cs="Times New Roman"/>
          <w:sz w:val="24"/>
          <w:szCs w:val="24"/>
        </w:rPr>
        <w:t>: Functional, usability, and cross-device testing.</w:t>
      </w:r>
    </w:p>
    <w:p w14:paraId="5EE92D5F" w14:textId="77777777" w:rsidR="00F308E6" w:rsidRPr="00113134" w:rsidRDefault="00F308E6" w:rsidP="000A057D">
      <w:pPr>
        <w:numPr>
          <w:ilvl w:val="0"/>
          <w:numId w:val="122"/>
        </w:numPr>
        <w:rPr>
          <w:rFonts w:ascii="Times New Roman" w:hAnsi="Times New Roman" w:cs="Times New Roman"/>
          <w:sz w:val="24"/>
          <w:szCs w:val="24"/>
        </w:rPr>
      </w:pPr>
      <w:r w:rsidRPr="00113134">
        <w:rPr>
          <w:rFonts w:ascii="Times New Roman" w:hAnsi="Times New Roman" w:cs="Times New Roman"/>
          <w:b/>
          <w:bCs/>
          <w:sz w:val="24"/>
          <w:szCs w:val="24"/>
        </w:rPr>
        <w:t>Automated Testing</w:t>
      </w:r>
      <w:r w:rsidRPr="00113134">
        <w:rPr>
          <w:rFonts w:ascii="Times New Roman" w:hAnsi="Times New Roman" w:cs="Times New Roman"/>
          <w:sz w:val="24"/>
          <w:szCs w:val="24"/>
        </w:rPr>
        <w:t>: Regression testing using Selenium for core workflows.</w:t>
      </w:r>
    </w:p>
    <w:p w14:paraId="327E70B3" w14:textId="77777777" w:rsidR="00F308E6" w:rsidRPr="00113134" w:rsidRDefault="00F308E6" w:rsidP="000A057D">
      <w:pPr>
        <w:numPr>
          <w:ilvl w:val="0"/>
          <w:numId w:val="122"/>
        </w:numPr>
        <w:rPr>
          <w:rFonts w:ascii="Times New Roman" w:hAnsi="Times New Roman" w:cs="Times New Roman"/>
          <w:sz w:val="24"/>
          <w:szCs w:val="24"/>
        </w:rPr>
      </w:pPr>
      <w:r w:rsidRPr="00113134">
        <w:rPr>
          <w:rFonts w:ascii="Times New Roman" w:hAnsi="Times New Roman" w:cs="Times New Roman"/>
          <w:b/>
          <w:bCs/>
          <w:sz w:val="24"/>
          <w:szCs w:val="24"/>
        </w:rPr>
        <w:t>Performance Testing</w:t>
      </w:r>
      <w:r w:rsidRPr="00113134">
        <w:rPr>
          <w:rFonts w:ascii="Times New Roman" w:hAnsi="Times New Roman" w:cs="Times New Roman"/>
          <w:sz w:val="24"/>
          <w:szCs w:val="24"/>
        </w:rPr>
        <w:t xml:space="preserve">: Testing app performance under varying network conditions (3G, 4G, </w:t>
      </w:r>
      <w:proofErr w:type="spellStart"/>
      <w:r w:rsidRPr="00113134">
        <w:rPr>
          <w:rFonts w:ascii="Times New Roman" w:hAnsi="Times New Roman" w:cs="Times New Roman"/>
          <w:sz w:val="24"/>
          <w:szCs w:val="24"/>
        </w:rPr>
        <w:t>WiFi</w:t>
      </w:r>
      <w:proofErr w:type="spellEnd"/>
      <w:r w:rsidRPr="00113134">
        <w:rPr>
          <w:rFonts w:ascii="Times New Roman" w:hAnsi="Times New Roman" w:cs="Times New Roman"/>
          <w:sz w:val="24"/>
          <w:szCs w:val="24"/>
        </w:rPr>
        <w:t>).</w:t>
      </w:r>
    </w:p>
    <w:p w14:paraId="37B65F0A" w14:textId="77777777" w:rsidR="00F308E6" w:rsidRPr="00113134" w:rsidRDefault="00F308E6" w:rsidP="00F308E6">
      <w:pPr>
        <w:rPr>
          <w:rFonts w:ascii="Times New Roman" w:hAnsi="Times New Roman" w:cs="Times New Roman"/>
          <w:sz w:val="24"/>
          <w:szCs w:val="24"/>
        </w:rPr>
      </w:pPr>
    </w:p>
    <w:p w14:paraId="6A68DE91"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5. Test Criteria:</w:t>
      </w:r>
    </w:p>
    <w:p w14:paraId="542F5C02" w14:textId="77777777" w:rsidR="00F308E6" w:rsidRPr="00113134" w:rsidRDefault="00F308E6" w:rsidP="000A057D">
      <w:pPr>
        <w:numPr>
          <w:ilvl w:val="0"/>
          <w:numId w:val="123"/>
        </w:numPr>
        <w:rPr>
          <w:rFonts w:ascii="Times New Roman" w:hAnsi="Times New Roman" w:cs="Times New Roman"/>
          <w:sz w:val="24"/>
          <w:szCs w:val="24"/>
        </w:rPr>
      </w:pPr>
      <w:r w:rsidRPr="00113134">
        <w:rPr>
          <w:rFonts w:ascii="Times New Roman" w:hAnsi="Times New Roman" w:cs="Times New Roman"/>
          <w:b/>
          <w:bCs/>
          <w:sz w:val="24"/>
          <w:szCs w:val="24"/>
        </w:rPr>
        <w:t>Entry Criteria</w:t>
      </w:r>
      <w:r w:rsidRPr="00113134">
        <w:rPr>
          <w:rFonts w:ascii="Times New Roman" w:hAnsi="Times New Roman" w:cs="Times New Roman"/>
          <w:sz w:val="24"/>
          <w:szCs w:val="24"/>
        </w:rPr>
        <w:t xml:space="preserve">: </w:t>
      </w:r>
    </w:p>
    <w:p w14:paraId="37E991D1" w14:textId="77777777" w:rsidR="00F308E6" w:rsidRPr="00113134" w:rsidRDefault="00F308E6" w:rsidP="000A057D">
      <w:pPr>
        <w:numPr>
          <w:ilvl w:val="1"/>
          <w:numId w:val="123"/>
        </w:numPr>
        <w:rPr>
          <w:rFonts w:ascii="Times New Roman" w:hAnsi="Times New Roman" w:cs="Times New Roman"/>
          <w:sz w:val="24"/>
          <w:szCs w:val="24"/>
        </w:rPr>
      </w:pPr>
      <w:r w:rsidRPr="00113134">
        <w:rPr>
          <w:rFonts w:ascii="Times New Roman" w:hAnsi="Times New Roman" w:cs="Times New Roman"/>
          <w:sz w:val="24"/>
          <w:szCs w:val="24"/>
        </w:rPr>
        <w:t>All development and features are completed.</w:t>
      </w:r>
    </w:p>
    <w:p w14:paraId="168BD7A5" w14:textId="77777777" w:rsidR="00F308E6" w:rsidRPr="00113134" w:rsidRDefault="00F308E6" w:rsidP="000A057D">
      <w:pPr>
        <w:numPr>
          <w:ilvl w:val="1"/>
          <w:numId w:val="123"/>
        </w:numPr>
        <w:rPr>
          <w:rFonts w:ascii="Times New Roman" w:hAnsi="Times New Roman" w:cs="Times New Roman"/>
          <w:sz w:val="24"/>
          <w:szCs w:val="24"/>
        </w:rPr>
      </w:pPr>
      <w:r w:rsidRPr="00113134">
        <w:rPr>
          <w:rFonts w:ascii="Times New Roman" w:hAnsi="Times New Roman" w:cs="Times New Roman"/>
          <w:sz w:val="24"/>
          <w:szCs w:val="24"/>
        </w:rPr>
        <w:t>Test environments are ready.</w:t>
      </w:r>
    </w:p>
    <w:p w14:paraId="0DDC8AD1" w14:textId="77777777" w:rsidR="00F308E6" w:rsidRPr="00113134" w:rsidRDefault="00F308E6" w:rsidP="000A057D">
      <w:pPr>
        <w:numPr>
          <w:ilvl w:val="1"/>
          <w:numId w:val="123"/>
        </w:numPr>
        <w:rPr>
          <w:rFonts w:ascii="Times New Roman" w:hAnsi="Times New Roman" w:cs="Times New Roman"/>
          <w:sz w:val="24"/>
          <w:szCs w:val="24"/>
        </w:rPr>
      </w:pPr>
      <w:r w:rsidRPr="00113134">
        <w:rPr>
          <w:rFonts w:ascii="Times New Roman" w:hAnsi="Times New Roman" w:cs="Times New Roman"/>
          <w:sz w:val="24"/>
          <w:szCs w:val="24"/>
        </w:rPr>
        <w:t>Test data is available.</w:t>
      </w:r>
    </w:p>
    <w:p w14:paraId="60C63E67" w14:textId="77777777" w:rsidR="00F308E6" w:rsidRPr="00113134" w:rsidRDefault="00F308E6" w:rsidP="000A057D">
      <w:pPr>
        <w:numPr>
          <w:ilvl w:val="0"/>
          <w:numId w:val="123"/>
        </w:numPr>
        <w:rPr>
          <w:rFonts w:ascii="Times New Roman" w:hAnsi="Times New Roman" w:cs="Times New Roman"/>
          <w:sz w:val="24"/>
          <w:szCs w:val="24"/>
        </w:rPr>
      </w:pPr>
      <w:r w:rsidRPr="00113134">
        <w:rPr>
          <w:rFonts w:ascii="Times New Roman" w:hAnsi="Times New Roman" w:cs="Times New Roman"/>
          <w:b/>
          <w:bCs/>
          <w:sz w:val="24"/>
          <w:szCs w:val="24"/>
        </w:rPr>
        <w:t>Exit Criteria</w:t>
      </w:r>
      <w:r w:rsidRPr="00113134">
        <w:rPr>
          <w:rFonts w:ascii="Times New Roman" w:hAnsi="Times New Roman" w:cs="Times New Roman"/>
          <w:sz w:val="24"/>
          <w:szCs w:val="24"/>
        </w:rPr>
        <w:t xml:space="preserve">: </w:t>
      </w:r>
    </w:p>
    <w:p w14:paraId="3054E463" w14:textId="77777777" w:rsidR="00F308E6" w:rsidRPr="00113134" w:rsidRDefault="00F308E6" w:rsidP="000A057D">
      <w:pPr>
        <w:numPr>
          <w:ilvl w:val="1"/>
          <w:numId w:val="123"/>
        </w:numPr>
        <w:rPr>
          <w:rFonts w:ascii="Times New Roman" w:hAnsi="Times New Roman" w:cs="Times New Roman"/>
          <w:sz w:val="24"/>
          <w:szCs w:val="24"/>
        </w:rPr>
      </w:pPr>
      <w:r w:rsidRPr="00113134">
        <w:rPr>
          <w:rFonts w:ascii="Times New Roman" w:hAnsi="Times New Roman" w:cs="Times New Roman"/>
          <w:sz w:val="24"/>
          <w:szCs w:val="24"/>
        </w:rPr>
        <w:t>No critical or major defects remain unresolved.</w:t>
      </w:r>
    </w:p>
    <w:p w14:paraId="43CA842E" w14:textId="77777777" w:rsidR="00F308E6" w:rsidRPr="00113134" w:rsidRDefault="00F308E6" w:rsidP="000A057D">
      <w:pPr>
        <w:numPr>
          <w:ilvl w:val="1"/>
          <w:numId w:val="123"/>
        </w:numPr>
        <w:rPr>
          <w:rFonts w:ascii="Times New Roman" w:hAnsi="Times New Roman" w:cs="Times New Roman"/>
          <w:sz w:val="24"/>
          <w:szCs w:val="24"/>
        </w:rPr>
      </w:pPr>
      <w:r w:rsidRPr="00113134">
        <w:rPr>
          <w:rFonts w:ascii="Times New Roman" w:hAnsi="Times New Roman" w:cs="Times New Roman"/>
          <w:sz w:val="24"/>
          <w:szCs w:val="24"/>
        </w:rPr>
        <w:t>All test cases have been executed.</w:t>
      </w:r>
    </w:p>
    <w:p w14:paraId="4B3DA6DC" w14:textId="77777777" w:rsidR="00F308E6" w:rsidRPr="00113134" w:rsidRDefault="00F308E6" w:rsidP="000A057D">
      <w:pPr>
        <w:numPr>
          <w:ilvl w:val="1"/>
          <w:numId w:val="123"/>
        </w:numPr>
        <w:rPr>
          <w:rFonts w:ascii="Times New Roman" w:hAnsi="Times New Roman" w:cs="Times New Roman"/>
          <w:sz w:val="24"/>
          <w:szCs w:val="24"/>
        </w:rPr>
      </w:pPr>
      <w:r w:rsidRPr="00113134">
        <w:rPr>
          <w:rFonts w:ascii="Times New Roman" w:hAnsi="Times New Roman" w:cs="Times New Roman"/>
          <w:sz w:val="24"/>
          <w:szCs w:val="24"/>
        </w:rPr>
        <w:t>Test summary is reviewed and signed off by stakeholders.</w:t>
      </w:r>
    </w:p>
    <w:p w14:paraId="17373112" w14:textId="77777777" w:rsidR="00F308E6" w:rsidRPr="00113134" w:rsidRDefault="00F308E6" w:rsidP="00F308E6">
      <w:pPr>
        <w:rPr>
          <w:rFonts w:ascii="Times New Roman" w:hAnsi="Times New Roman" w:cs="Times New Roman"/>
          <w:sz w:val="24"/>
          <w:szCs w:val="24"/>
        </w:rPr>
      </w:pPr>
    </w:p>
    <w:p w14:paraId="3B624FA3"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6. Risk Management:</w:t>
      </w:r>
    </w:p>
    <w:p w14:paraId="459600B9" w14:textId="77777777" w:rsidR="00F308E6" w:rsidRPr="00113134" w:rsidRDefault="00F308E6" w:rsidP="000A057D">
      <w:pPr>
        <w:numPr>
          <w:ilvl w:val="0"/>
          <w:numId w:val="124"/>
        </w:numPr>
        <w:rPr>
          <w:rFonts w:ascii="Times New Roman" w:hAnsi="Times New Roman" w:cs="Times New Roman"/>
          <w:sz w:val="24"/>
          <w:szCs w:val="24"/>
        </w:rPr>
      </w:pPr>
      <w:r w:rsidRPr="00113134">
        <w:rPr>
          <w:rFonts w:ascii="Times New Roman" w:hAnsi="Times New Roman" w:cs="Times New Roman"/>
          <w:b/>
          <w:bCs/>
          <w:sz w:val="24"/>
          <w:szCs w:val="24"/>
        </w:rPr>
        <w:t>Risk</w:t>
      </w:r>
      <w:r w:rsidRPr="00113134">
        <w:rPr>
          <w:rFonts w:ascii="Times New Roman" w:hAnsi="Times New Roman" w:cs="Times New Roman"/>
          <w:sz w:val="24"/>
          <w:szCs w:val="24"/>
        </w:rPr>
        <w:t xml:space="preserve">: Inconsistent behavior across browsers and devices. </w:t>
      </w:r>
    </w:p>
    <w:p w14:paraId="26A69140" w14:textId="77777777" w:rsidR="00F308E6" w:rsidRPr="00113134" w:rsidRDefault="00F308E6" w:rsidP="000A057D">
      <w:pPr>
        <w:numPr>
          <w:ilvl w:val="1"/>
          <w:numId w:val="124"/>
        </w:numPr>
        <w:rPr>
          <w:rFonts w:ascii="Times New Roman" w:hAnsi="Times New Roman" w:cs="Times New Roman"/>
          <w:sz w:val="24"/>
          <w:szCs w:val="24"/>
        </w:rPr>
      </w:pPr>
      <w:r w:rsidRPr="00113134">
        <w:rPr>
          <w:rFonts w:ascii="Times New Roman" w:hAnsi="Times New Roman" w:cs="Times New Roman"/>
          <w:b/>
          <w:bCs/>
          <w:sz w:val="24"/>
          <w:szCs w:val="24"/>
        </w:rPr>
        <w:t>Mitigation</w:t>
      </w:r>
      <w:r w:rsidRPr="00113134">
        <w:rPr>
          <w:rFonts w:ascii="Times New Roman" w:hAnsi="Times New Roman" w:cs="Times New Roman"/>
          <w:sz w:val="24"/>
          <w:szCs w:val="24"/>
        </w:rPr>
        <w:t>: Perform thorough cross-browser and device compatibility testing using automated tools.</w:t>
      </w:r>
    </w:p>
    <w:p w14:paraId="5F1F0822" w14:textId="77777777" w:rsidR="00F308E6" w:rsidRPr="00113134" w:rsidRDefault="00F308E6" w:rsidP="000A057D">
      <w:pPr>
        <w:numPr>
          <w:ilvl w:val="0"/>
          <w:numId w:val="124"/>
        </w:numPr>
        <w:rPr>
          <w:rFonts w:ascii="Times New Roman" w:hAnsi="Times New Roman" w:cs="Times New Roman"/>
          <w:sz w:val="24"/>
          <w:szCs w:val="24"/>
        </w:rPr>
      </w:pPr>
      <w:r w:rsidRPr="00113134">
        <w:rPr>
          <w:rFonts w:ascii="Times New Roman" w:hAnsi="Times New Roman" w:cs="Times New Roman"/>
          <w:b/>
          <w:bCs/>
          <w:sz w:val="24"/>
          <w:szCs w:val="24"/>
        </w:rPr>
        <w:lastRenderedPageBreak/>
        <w:t>Risk</w:t>
      </w:r>
      <w:r w:rsidRPr="00113134">
        <w:rPr>
          <w:rFonts w:ascii="Times New Roman" w:hAnsi="Times New Roman" w:cs="Times New Roman"/>
          <w:sz w:val="24"/>
          <w:szCs w:val="24"/>
        </w:rPr>
        <w:t xml:space="preserve">: Performance degradation under poor network conditions. </w:t>
      </w:r>
    </w:p>
    <w:p w14:paraId="4487EFEB" w14:textId="77777777" w:rsidR="00F308E6" w:rsidRPr="00113134" w:rsidRDefault="00F308E6" w:rsidP="000A057D">
      <w:pPr>
        <w:numPr>
          <w:ilvl w:val="1"/>
          <w:numId w:val="124"/>
        </w:numPr>
        <w:rPr>
          <w:rFonts w:ascii="Times New Roman" w:hAnsi="Times New Roman" w:cs="Times New Roman"/>
          <w:sz w:val="24"/>
          <w:szCs w:val="24"/>
        </w:rPr>
      </w:pPr>
      <w:r w:rsidRPr="00113134">
        <w:rPr>
          <w:rFonts w:ascii="Times New Roman" w:hAnsi="Times New Roman" w:cs="Times New Roman"/>
          <w:b/>
          <w:bCs/>
          <w:sz w:val="24"/>
          <w:szCs w:val="24"/>
        </w:rPr>
        <w:t>Mitigation</w:t>
      </w:r>
      <w:r w:rsidRPr="00113134">
        <w:rPr>
          <w:rFonts w:ascii="Times New Roman" w:hAnsi="Times New Roman" w:cs="Times New Roman"/>
          <w:sz w:val="24"/>
          <w:szCs w:val="24"/>
        </w:rPr>
        <w:t>: Test app performance under 3G and simulate slow network conditions.</w:t>
      </w:r>
    </w:p>
    <w:p w14:paraId="2E0BF5F8" w14:textId="77777777" w:rsidR="00F308E6" w:rsidRPr="00113134" w:rsidRDefault="00F308E6" w:rsidP="00F308E6">
      <w:pPr>
        <w:rPr>
          <w:rFonts w:ascii="Times New Roman" w:hAnsi="Times New Roman" w:cs="Times New Roman"/>
          <w:sz w:val="24"/>
          <w:szCs w:val="24"/>
        </w:rPr>
      </w:pPr>
    </w:p>
    <w:p w14:paraId="1BE7FEA4"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7. Test Deliverables:</w:t>
      </w:r>
    </w:p>
    <w:p w14:paraId="2E20A15C" w14:textId="77777777" w:rsidR="00F308E6" w:rsidRPr="00113134" w:rsidRDefault="00F308E6" w:rsidP="000A057D">
      <w:pPr>
        <w:numPr>
          <w:ilvl w:val="0"/>
          <w:numId w:val="125"/>
        </w:numPr>
        <w:rPr>
          <w:rFonts w:ascii="Times New Roman" w:hAnsi="Times New Roman" w:cs="Times New Roman"/>
          <w:sz w:val="24"/>
          <w:szCs w:val="24"/>
        </w:rPr>
      </w:pPr>
      <w:r w:rsidRPr="00113134">
        <w:rPr>
          <w:rFonts w:ascii="Times New Roman" w:hAnsi="Times New Roman" w:cs="Times New Roman"/>
          <w:b/>
          <w:bCs/>
          <w:sz w:val="24"/>
          <w:szCs w:val="24"/>
        </w:rPr>
        <w:t>Test Cases</w:t>
      </w:r>
      <w:r w:rsidRPr="00113134">
        <w:rPr>
          <w:rFonts w:ascii="Times New Roman" w:hAnsi="Times New Roman" w:cs="Times New Roman"/>
          <w:sz w:val="24"/>
          <w:szCs w:val="24"/>
        </w:rPr>
        <w:t>: Detailed test scenarios.</w:t>
      </w:r>
    </w:p>
    <w:p w14:paraId="34DB20B6" w14:textId="77777777" w:rsidR="00F308E6" w:rsidRPr="00113134" w:rsidRDefault="00F308E6" w:rsidP="000A057D">
      <w:pPr>
        <w:numPr>
          <w:ilvl w:val="0"/>
          <w:numId w:val="125"/>
        </w:numPr>
        <w:rPr>
          <w:rFonts w:ascii="Times New Roman" w:hAnsi="Times New Roman" w:cs="Times New Roman"/>
          <w:sz w:val="24"/>
          <w:szCs w:val="24"/>
        </w:rPr>
      </w:pPr>
      <w:r w:rsidRPr="00113134">
        <w:rPr>
          <w:rFonts w:ascii="Times New Roman" w:hAnsi="Times New Roman" w:cs="Times New Roman"/>
          <w:b/>
          <w:bCs/>
          <w:sz w:val="24"/>
          <w:szCs w:val="24"/>
        </w:rPr>
        <w:t>Test Execution Reports</w:t>
      </w:r>
      <w:r w:rsidRPr="00113134">
        <w:rPr>
          <w:rFonts w:ascii="Times New Roman" w:hAnsi="Times New Roman" w:cs="Times New Roman"/>
          <w:sz w:val="24"/>
          <w:szCs w:val="24"/>
        </w:rPr>
        <w:t>: Results of each test case.</w:t>
      </w:r>
    </w:p>
    <w:p w14:paraId="5582BB3C" w14:textId="77777777" w:rsidR="00F308E6" w:rsidRPr="00113134" w:rsidRDefault="00F308E6" w:rsidP="000A057D">
      <w:pPr>
        <w:numPr>
          <w:ilvl w:val="0"/>
          <w:numId w:val="125"/>
        </w:numPr>
        <w:rPr>
          <w:rFonts w:ascii="Times New Roman" w:hAnsi="Times New Roman" w:cs="Times New Roman"/>
          <w:sz w:val="24"/>
          <w:szCs w:val="24"/>
        </w:rPr>
      </w:pPr>
      <w:r w:rsidRPr="00113134">
        <w:rPr>
          <w:rFonts w:ascii="Times New Roman" w:hAnsi="Times New Roman" w:cs="Times New Roman"/>
          <w:b/>
          <w:bCs/>
          <w:sz w:val="24"/>
          <w:szCs w:val="24"/>
        </w:rPr>
        <w:t>Defect Logs</w:t>
      </w:r>
      <w:r w:rsidRPr="00113134">
        <w:rPr>
          <w:rFonts w:ascii="Times New Roman" w:hAnsi="Times New Roman" w:cs="Times New Roman"/>
          <w:sz w:val="24"/>
          <w:szCs w:val="24"/>
        </w:rPr>
        <w:t>: Detailed logs of any bugs or issues found.</w:t>
      </w:r>
    </w:p>
    <w:p w14:paraId="1355D3D4" w14:textId="77777777" w:rsidR="00F308E6" w:rsidRPr="00113134" w:rsidRDefault="00F308E6" w:rsidP="000A057D">
      <w:pPr>
        <w:numPr>
          <w:ilvl w:val="0"/>
          <w:numId w:val="125"/>
        </w:numPr>
        <w:rPr>
          <w:rFonts w:ascii="Times New Roman" w:hAnsi="Times New Roman" w:cs="Times New Roman"/>
          <w:sz w:val="24"/>
          <w:szCs w:val="24"/>
        </w:rPr>
      </w:pPr>
      <w:r w:rsidRPr="00113134">
        <w:rPr>
          <w:rFonts w:ascii="Times New Roman" w:hAnsi="Times New Roman" w:cs="Times New Roman"/>
          <w:b/>
          <w:bCs/>
          <w:sz w:val="24"/>
          <w:szCs w:val="24"/>
        </w:rPr>
        <w:t>Test Summary Report</w:t>
      </w:r>
      <w:r w:rsidRPr="00113134">
        <w:rPr>
          <w:rFonts w:ascii="Times New Roman" w:hAnsi="Times New Roman" w:cs="Times New Roman"/>
          <w:sz w:val="24"/>
          <w:szCs w:val="24"/>
        </w:rPr>
        <w:t>: A summary of testing activities and outcomes.</w:t>
      </w:r>
    </w:p>
    <w:p w14:paraId="5EAC1620" w14:textId="77777777" w:rsidR="00F308E6" w:rsidRPr="00113134" w:rsidRDefault="00F308E6" w:rsidP="00F308E6">
      <w:pPr>
        <w:rPr>
          <w:rFonts w:ascii="Times New Roman" w:hAnsi="Times New Roman" w:cs="Times New Roman"/>
          <w:sz w:val="24"/>
          <w:szCs w:val="24"/>
        </w:rPr>
      </w:pPr>
    </w:p>
    <w:p w14:paraId="0AD9A69D"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8. Test Schedule:</w:t>
      </w:r>
    </w:p>
    <w:tbl>
      <w:tblPr>
        <w:tblStyle w:val="TableGrid"/>
        <w:tblW w:w="0" w:type="auto"/>
        <w:tblLook w:val="04A0" w:firstRow="1" w:lastRow="0" w:firstColumn="1" w:lastColumn="0" w:noHBand="0" w:noVBand="1"/>
      </w:tblPr>
      <w:tblGrid>
        <w:gridCol w:w="3281"/>
        <w:gridCol w:w="1336"/>
        <w:gridCol w:w="1336"/>
      </w:tblGrid>
      <w:tr w:rsidR="00F308E6" w:rsidRPr="00113134" w14:paraId="758AF958" w14:textId="77777777" w:rsidTr="00236325">
        <w:tc>
          <w:tcPr>
            <w:tcW w:w="0" w:type="auto"/>
            <w:hideMark/>
          </w:tcPr>
          <w:p w14:paraId="5AD99878"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Test Phase</w:t>
            </w:r>
          </w:p>
        </w:tc>
        <w:tc>
          <w:tcPr>
            <w:tcW w:w="0" w:type="auto"/>
            <w:hideMark/>
          </w:tcPr>
          <w:p w14:paraId="68BB1FB7"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Start Date</w:t>
            </w:r>
          </w:p>
        </w:tc>
        <w:tc>
          <w:tcPr>
            <w:tcW w:w="0" w:type="auto"/>
            <w:hideMark/>
          </w:tcPr>
          <w:p w14:paraId="6DBC8D70"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End Date</w:t>
            </w:r>
          </w:p>
        </w:tc>
      </w:tr>
      <w:tr w:rsidR="00F308E6" w:rsidRPr="00113134" w14:paraId="110947BE" w14:textId="77777777" w:rsidTr="00236325">
        <w:tc>
          <w:tcPr>
            <w:tcW w:w="0" w:type="auto"/>
            <w:hideMark/>
          </w:tcPr>
          <w:p w14:paraId="6F8CA85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Planning</w:t>
            </w:r>
          </w:p>
        </w:tc>
        <w:tc>
          <w:tcPr>
            <w:tcW w:w="0" w:type="auto"/>
            <w:hideMark/>
          </w:tcPr>
          <w:p w14:paraId="022215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2025-02-01</w:t>
            </w:r>
          </w:p>
        </w:tc>
        <w:tc>
          <w:tcPr>
            <w:tcW w:w="0" w:type="auto"/>
            <w:hideMark/>
          </w:tcPr>
          <w:p w14:paraId="7097F7C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2025-02-02</w:t>
            </w:r>
          </w:p>
        </w:tc>
      </w:tr>
      <w:tr w:rsidR="00F308E6" w:rsidRPr="00113134" w14:paraId="15502E4D" w14:textId="77777777" w:rsidTr="00236325">
        <w:tc>
          <w:tcPr>
            <w:tcW w:w="0" w:type="auto"/>
            <w:hideMark/>
          </w:tcPr>
          <w:p w14:paraId="2C12024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Case Design</w:t>
            </w:r>
          </w:p>
        </w:tc>
        <w:tc>
          <w:tcPr>
            <w:tcW w:w="0" w:type="auto"/>
            <w:hideMark/>
          </w:tcPr>
          <w:p w14:paraId="49EEA8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2025-02-03</w:t>
            </w:r>
          </w:p>
        </w:tc>
        <w:tc>
          <w:tcPr>
            <w:tcW w:w="0" w:type="auto"/>
            <w:hideMark/>
          </w:tcPr>
          <w:p w14:paraId="63C4F0A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2025-02-06</w:t>
            </w:r>
          </w:p>
        </w:tc>
      </w:tr>
      <w:tr w:rsidR="00F308E6" w:rsidRPr="00113134" w14:paraId="7B9B3FD4" w14:textId="77777777" w:rsidTr="00236325">
        <w:tc>
          <w:tcPr>
            <w:tcW w:w="0" w:type="auto"/>
            <w:hideMark/>
          </w:tcPr>
          <w:p w14:paraId="400D035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Environment Setup</w:t>
            </w:r>
          </w:p>
        </w:tc>
        <w:tc>
          <w:tcPr>
            <w:tcW w:w="0" w:type="auto"/>
            <w:hideMark/>
          </w:tcPr>
          <w:p w14:paraId="4E45B90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2025-02-07</w:t>
            </w:r>
          </w:p>
        </w:tc>
        <w:tc>
          <w:tcPr>
            <w:tcW w:w="0" w:type="auto"/>
            <w:hideMark/>
          </w:tcPr>
          <w:p w14:paraId="63D849F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2025-02-08</w:t>
            </w:r>
          </w:p>
        </w:tc>
      </w:tr>
      <w:tr w:rsidR="00F308E6" w:rsidRPr="00113134" w14:paraId="55E2406D" w14:textId="77777777" w:rsidTr="00236325">
        <w:tc>
          <w:tcPr>
            <w:tcW w:w="0" w:type="auto"/>
            <w:hideMark/>
          </w:tcPr>
          <w:p w14:paraId="0DECAED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 Testing</w:t>
            </w:r>
          </w:p>
        </w:tc>
        <w:tc>
          <w:tcPr>
            <w:tcW w:w="0" w:type="auto"/>
            <w:hideMark/>
          </w:tcPr>
          <w:p w14:paraId="4BFB32B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2025-02-09</w:t>
            </w:r>
          </w:p>
        </w:tc>
        <w:tc>
          <w:tcPr>
            <w:tcW w:w="0" w:type="auto"/>
            <w:hideMark/>
          </w:tcPr>
          <w:p w14:paraId="7ED53F1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2025-02-15</w:t>
            </w:r>
          </w:p>
        </w:tc>
      </w:tr>
      <w:tr w:rsidR="00F308E6" w:rsidRPr="00113134" w14:paraId="6607C397" w14:textId="77777777" w:rsidTr="00236325">
        <w:tc>
          <w:tcPr>
            <w:tcW w:w="0" w:type="auto"/>
            <w:hideMark/>
          </w:tcPr>
          <w:p w14:paraId="63CE852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 Testing</w:t>
            </w:r>
          </w:p>
        </w:tc>
        <w:tc>
          <w:tcPr>
            <w:tcW w:w="0" w:type="auto"/>
            <w:hideMark/>
          </w:tcPr>
          <w:p w14:paraId="04D787D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2025-02-16</w:t>
            </w:r>
          </w:p>
        </w:tc>
        <w:tc>
          <w:tcPr>
            <w:tcW w:w="0" w:type="auto"/>
            <w:hideMark/>
          </w:tcPr>
          <w:p w14:paraId="5B83B01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2025-02-18</w:t>
            </w:r>
          </w:p>
        </w:tc>
      </w:tr>
      <w:tr w:rsidR="00F308E6" w:rsidRPr="00113134" w14:paraId="6E04C54A" w14:textId="77777777" w:rsidTr="00236325">
        <w:tc>
          <w:tcPr>
            <w:tcW w:w="0" w:type="auto"/>
            <w:hideMark/>
          </w:tcPr>
          <w:p w14:paraId="52E7522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 Testing</w:t>
            </w:r>
          </w:p>
        </w:tc>
        <w:tc>
          <w:tcPr>
            <w:tcW w:w="0" w:type="auto"/>
            <w:hideMark/>
          </w:tcPr>
          <w:p w14:paraId="0F472A9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2025-02-19</w:t>
            </w:r>
          </w:p>
        </w:tc>
        <w:tc>
          <w:tcPr>
            <w:tcW w:w="0" w:type="auto"/>
            <w:hideMark/>
          </w:tcPr>
          <w:p w14:paraId="383896F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2025-02-21</w:t>
            </w:r>
          </w:p>
        </w:tc>
      </w:tr>
      <w:tr w:rsidR="00F308E6" w:rsidRPr="00113134" w14:paraId="14C44671" w14:textId="77777777" w:rsidTr="00236325">
        <w:tc>
          <w:tcPr>
            <w:tcW w:w="0" w:type="auto"/>
            <w:hideMark/>
          </w:tcPr>
          <w:p w14:paraId="4811AB3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 Testing</w:t>
            </w:r>
          </w:p>
        </w:tc>
        <w:tc>
          <w:tcPr>
            <w:tcW w:w="0" w:type="auto"/>
            <w:hideMark/>
          </w:tcPr>
          <w:p w14:paraId="68E2E0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2025-02-22</w:t>
            </w:r>
          </w:p>
        </w:tc>
        <w:tc>
          <w:tcPr>
            <w:tcW w:w="0" w:type="auto"/>
            <w:hideMark/>
          </w:tcPr>
          <w:p w14:paraId="62C4036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2025-02-25</w:t>
            </w:r>
          </w:p>
        </w:tc>
      </w:tr>
      <w:tr w:rsidR="00F308E6" w:rsidRPr="00113134" w14:paraId="12E8E023" w14:textId="77777777" w:rsidTr="00236325">
        <w:tc>
          <w:tcPr>
            <w:tcW w:w="0" w:type="auto"/>
            <w:hideMark/>
          </w:tcPr>
          <w:p w14:paraId="48CF085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 Testing</w:t>
            </w:r>
          </w:p>
        </w:tc>
        <w:tc>
          <w:tcPr>
            <w:tcW w:w="0" w:type="auto"/>
            <w:hideMark/>
          </w:tcPr>
          <w:p w14:paraId="49808AD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2025-02-26</w:t>
            </w:r>
          </w:p>
        </w:tc>
        <w:tc>
          <w:tcPr>
            <w:tcW w:w="0" w:type="auto"/>
            <w:hideMark/>
          </w:tcPr>
          <w:p w14:paraId="635A1BC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2025-02-28</w:t>
            </w:r>
          </w:p>
        </w:tc>
      </w:tr>
      <w:tr w:rsidR="00F308E6" w:rsidRPr="00113134" w14:paraId="25D990DD" w14:textId="77777777" w:rsidTr="00236325">
        <w:tc>
          <w:tcPr>
            <w:tcW w:w="0" w:type="auto"/>
            <w:hideMark/>
          </w:tcPr>
          <w:p w14:paraId="0AEB6AB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Acceptance Testing (UAT)</w:t>
            </w:r>
          </w:p>
        </w:tc>
        <w:tc>
          <w:tcPr>
            <w:tcW w:w="0" w:type="auto"/>
            <w:hideMark/>
          </w:tcPr>
          <w:p w14:paraId="0468E93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2025-03-01</w:t>
            </w:r>
          </w:p>
        </w:tc>
        <w:tc>
          <w:tcPr>
            <w:tcW w:w="0" w:type="auto"/>
            <w:hideMark/>
          </w:tcPr>
          <w:p w14:paraId="47C6849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2025-03-01</w:t>
            </w:r>
          </w:p>
        </w:tc>
      </w:tr>
    </w:tbl>
    <w:p w14:paraId="2697395D" w14:textId="4E2511EA" w:rsidR="00F308E6" w:rsidRPr="00113134" w:rsidRDefault="00DC6867" w:rsidP="00DC6867">
      <w:pPr>
        <w:pStyle w:val="Caption"/>
        <w:rPr>
          <w:rFonts w:ascii="Times New Roman" w:hAnsi="Times New Roman" w:cs="Times New Roman"/>
          <w:sz w:val="24"/>
          <w:szCs w:val="24"/>
        </w:rPr>
      </w:pPr>
      <w:r w:rsidRPr="00113134">
        <w:rPr>
          <w:rFonts w:ascii="Times New Roman" w:hAnsi="Times New Roman" w:cs="Times New Roman"/>
          <w:sz w:val="24"/>
          <w:szCs w:val="24"/>
        </w:rPr>
        <w:br/>
      </w:r>
      <w:r w:rsidRPr="00113134">
        <w:rPr>
          <w:rFonts w:ascii="Times New Roman" w:hAnsi="Times New Roman" w:cs="Times New Roman"/>
        </w:rPr>
        <w:t xml:space="preserve">Table </w:t>
      </w:r>
      <w:r w:rsidRPr="00113134">
        <w:rPr>
          <w:rFonts w:ascii="Times New Roman" w:hAnsi="Times New Roman" w:cs="Times New Roman"/>
        </w:rPr>
        <w:fldChar w:fldCharType="begin"/>
      </w:r>
      <w:r w:rsidRPr="00113134">
        <w:rPr>
          <w:rFonts w:ascii="Times New Roman" w:hAnsi="Times New Roman" w:cs="Times New Roman"/>
        </w:rPr>
        <w:instrText xml:space="preserve"> SEQ Table \* ARABIC </w:instrText>
      </w:r>
      <w:r w:rsidRPr="00113134">
        <w:rPr>
          <w:rFonts w:ascii="Times New Roman" w:hAnsi="Times New Roman" w:cs="Times New Roman"/>
        </w:rPr>
        <w:fldChar w:fldCharType="separate"/>
      </w:r>
      <w:r w:rsidRPr="00113134">
        <w:rPr>
          <w:rFonts w:ascii="Times New Roman" w:hAnsi="Times New Roman" w:cs="Times New Roman"/>
          <w:noProof/>
        </w:rPr>
        <w:t>4</w:t>
      </w:r>
      <w:r w:rsidRPr="00113134">
        <w:rPr>
          <w:rFonts w:ascii="Times New Roman" w:hAnsi="Times New Roman" w:cs="Times New Roman"/>
        </w:rPr>
        <w:fldChar w:fldCharType="end"/>
      </w:r>
    </w:p>
    <w:p w14:paraId="12807EC7"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 xml:space="preserve">This detailed test plan for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b/>
          <w:bCs/>
          <w:sz w:val="24"/>
          <w:szCs w:val="24"/>
        </w:rPr>
        <w:t xml:space="preserve"> - Travel Planner</w:t>
      </w:r>
      <w:r w:rsidRPr="00113134">
        <w:rPr>
          <w:rFonts w:ascii="Times New Roman" w:hAnsi="Times New Roman" w:cs="Times New Roman"/>
          <w:sz w:val="24"/>
          <w:szCs w:val="24"/>
        </w:rPr>
        <w:t xml:space="preserve"> outlines the schedule, environment, and methodology for comprehensive testing from February 1st to March 1st, 2025. The plan ensures functional, performance, and usability checks across different browsers, devices, and network conditions.</w:t>
      </w:r>
    </w:p>
    <w:p w14:paraId="668C5189" w14:textId="77777777" w:rsidR="00F308E6" w:rsidRPr="00113134" w:rsidRDefault="00F308E6" w:rsidP="00F308E6">
      <w:pPr>
        <w:rPr>
          <w:rFonts w:ascii="Times New Roman" w:hAnsi="Times New Roman" w:cs="Times New Roman"/>
          <w:sz w:val="24"/>
          <w:szCs w:val="24"/>
        </w:rPr>
      </w:pPr>
    </w:p>
    <w:p w14:paraId="3020EC48" w14:textId="77777777" w:rsidR="00F308E6" w:rsidRPr="00113134" w:rsidRDefault="00F308E6" w:rsidP="000A057D">
      <w:pPr>
        <w:pStyle w:val="ListParagraph"/>
        <w:numPr>
          <w:ilvl w:val="1"/>
          <w:numId w:val="117"/>
        </w:numPr>
        <w:rPr>
          <w:rFonts w:ascii="Times New Roman" w:hAnsi="Times New Roman" w:cs="Times New Roman"/>
          <w:b/>
          <w:bCs/>
          <w:sz w:val="24"/>
          <w:szCs w:val="24"/>
          <w:u w:val="single"/>
        </w:rPr>
      </w:pPr>
      <w:r w:rsidRPr="00113134">
        <w:rPr>
          <w:rFonts w:ascii="Times New Roman" w:hAnsi="Times New Roman" w:cs="Times New Roman"/>
          <w:b/>
          <w:bCs/>
          <w:sz w:val="24"/>
          <w:szCs w:val="24"/>
          <w:u w:val="single"/>
        </w:rPr>
        <w:t>Test cases</w:t>
      </w:r>
    </w:p>
    <w:tbl>
      <w:tblPr>
        <w:tblStyle w:val="TableGrid"/>
        <w:tblW w:w="0" w:type="auto"/>
        <w:tblLook w:val="04A0" w:firstRow="1" w:lastRow="0" w:firstColumn="1" w:lastColumn="0" w:noHBand="0" w:noVBand="1"/>
      </w:tblPr>
      <w:tblGrid>
        <w:gridCol w:w="673"/>
        <w:gridCol w:w="1449"/>
        <w:gridCol w:w="1621"/>
        <w:gridCol w:w="1731"/>
        <w:gridCol w:w="943"/>
        <w:gridCol w:w="968"/>
        <w:gridCol w:w="1965"/>
      </w:tblGrid>
      <w:tr w:rsidR="00F308E6" w:rsidRPr="00113134" w14:paraId="115BCF20" w14:textId="77777777" w:rsidTr="00236325">
        <w:tc>
          <w:tcPr>
            <w:tcW w:w="0" w:type="auto"/>
            <w:hideMark/>
          </w:tcPr>
          <w:p w14:paraId="7A155521"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lastRenderedPageBreak/>
              <w:t>Test Case ID</w:t>
            </w:r>
          </w:p>
        </w:tc>
        <w:tc>
          <w:tcPr>
            <w:tcW w:w="0" w:type="auto"/>
            <w:hideMark/>
          </w:tcPr>
          <w:p w14:paraId="1F6FBE10"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Test Category</w:t>
            </w:r>
          </w:p>
        </w:tc>
        <w:tc>
          <w:tcPr>
            <w:tcW w:w="0" w:type="auto"/>
            <w:hideMark/>
          </w:tcPr>
          <w:p w14:paraId="1CDB3505"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Test Case Description</w:t>
            </w:r>
          </w:p>
        </w:tc>
        <w:tc>
          <w:tcPr>
            <w:tcW w:w="0" w:type="auto"/>
            <w:hideMark/>
          </w:tcPr>
          <w:p w14:paraId="208DC60D"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Expected Result</w:t>
            </w:r>
          </w:p>
        </w:tc>
        <w:tc>
          <w:tcPr>
            <w:tcW w:w="0" w:type="auto"/>
            <w:hideMark/>
          </w:tcPr>
          <w:p w14:paraId="79F3B444"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Status</w:t>
            </w:r>
          </w:p>
        </w:tc>
        <w:tc>
          <w:tcPr>
            <w:tcW w:w="0" w:type="auto"/>
            <w:hideMark/>
          </w:tcPr>
          <w:p w14:paraId="155782DA"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Priority</w:t>
            </w:r>
          </w:p>
        </w:tc>
        <w:tc>
          <w:tcPr>
            <w:tcW w:w="0" w:type="auto"/>
            <w:hideMark/>
          </w:tcPr>
          <w:p w14:paraId="59439945"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Remarks</w:t>
            </w:r>
          </w:p>
        </w:tc>
      </w:tr>
      <w:tr w:rsidR="00F308E6" w:rsidRPr="00113134" w14:paraId="68A104DE" w14:textId="77777777" w:rsidTr="00236325">
        <w:tc>
          <w:tcPr>
            <w:tcW w:w="0" w:type="auto"/>
            <w:hideMark/>
          </w:tcPr>
          <w:p w14:paraId="0A25B70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w:t>
            </w:r>
          </w:p>
        </w:tc>
        <w:tc>
          <w:tcPr>
            <w:tcW w:w="0" w:type="auto"/>
            <w:hideMark/>
          </w:tcPr>
          <w:p w14:paraId="63EC189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7377E21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Home Page Loads Correctly</w:t>
            </w:r>
          </w:p>
        </w:tc>
        <w:tc>
          <w:tcPr>
            <w:tcW w:w="0" w:type="auto"/>
            <w:hideMark/>
          </w:tcPr>
          <w:p w14:paraId="5928B37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Home page should load successfully with all elements displaying correctly.</w:t>
            </w:r>
          </w:p>
        </w:tc>
        <w:tc>
          <w:tcPr>
            <w:tcW w:w="0" w:type="auto"/>
            <w:hideMark/>
          </w:tcPr>
          <w:p w14:paraId="097AB26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31BEEA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19EEAC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no errors during load</w:t>
            </w:r>
          </w:p>
        </w:tc>
      </w:tr>
      <w:tr w:rsidR="00F308E6" w:rsidRPr="00113134" w14:paraId="52B82E83" w14:textId="77777777" w:rsidTr="00236325">
        <w:tc>
          <w:tcPr>
            <w:tcW w:w="0" w:type="auto"/>
            <w:hideMark/>
          </w:tcPr>
          <w:p w14:paraId="0444A42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A2</w:t>
            </w:r>
          </w:p>
        </w:tc>
        <w:tc>
          <w:tcPr>
            <w:tcW w:w="0" w:type="auto"/>
            <w:hideMark/>
          </w:tcPr>
          <w:p w14:paraId="585AF88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34FE783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Navigation Links Work</w:t>
            </w:r>
          </w:p>
        </w:tc>
        <w:tc>
          <w:tcPr>
            <w:tcW w:w="0" w:type="auto"/>
            <w:hideMark/>
          </w:tcPr>
          <w:p w14:paraId="2156AFE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All navigation links should be clickable and redirect to the correct pages.</w:t>
            </w:r>
          </w:p>
        </w:tc>
        <w:tc>
          <w:tcPr>
            <w:tcW w:w="0" w:type="auto"/>
            <w:hideMark/>
          </w:tcPr>
          <w:p w14:paraId="15A6BC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38A70CA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B9D0AE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against all links</w:t>
            </w:r>
          </w:p>
        </w:tc>
      </w:tr>
      <w:tr w:rsidR="00F308E6" w:rsidRPr="00113134" w14:paraId="2951D33F" w14:textId="77777777" w:rsidTr="00236325">
        <w:tc>
          <w:tcPr>
            <w:tcW w:w="0" w:type="auto"/>
            <w:hideMark/>
          </w:tcPr>
          <w:p w14:paraId="7EDD355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A3</w:t>
            </w:r>
          </w:p>
        </w:tc>
        <w:tc>
          <w:tcPr>
            <w:tcW w:w="0" w:type="auto"/>
            <w:hideMark/>
          </w:tcPr>
          <w:p w14:paraId="075393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2C5E14B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Functionality with Valid Credentials</w:t>
            </w:r>
          </w:p>
        </w:tc>
        <w:tc>
          <w:tcPr>
            <w:tcW w:w="0" w:type="auto"/>
            <w:hideMark/>
          </w:tcPr>
          <w:p w14:paraId="304D2D0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log in successfully using valid credentials.</w:t>
            </w:r>
          </w:p>
        </w:tc>
        <w:tc>
          <w:tcPr>
            <w:tcW w:w="0" w:type="auto"/>
            <w:hideMark/>
          </w:tcPr>
          <w:p w14:paraId="1BC57E7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291B76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B34F2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valid username and password</w:t>
            </w:r>
          </w:p>
        </w:tc>
      </w:tr>
      <w:tr w:rsidR="00F308E6" w:rsidRPr="00113134" w14:paraId="656B770C" w14:textId="77777777" w:rsidTr="00236325">
        <w:tc>
          <w:tcPr>
            <w:tcW w:w="0" w:type="auto"/>
            <w:hideMark/>
          </w:tcPr>
          <w:p w14:paraId="4321EF6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A4</w:t>
            </w:r>
          </w:p>
        </w:tc>
        <w:tc>
          <w:tcPr>
            <w:tcW w:w="0" w:type="auto"/>
            <w:hideMark/>
          </w:tcPr>
          <w:p w14:paraId="07EA224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3C30D7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Error with Invalid Credentials</w:t>
            </w:r>
          </w:p>
        </w:tc>
        <w:tc>
          <w:tcPr>
            <w:tcW w:w="0" w:type="auto"/>
            <w:hideMark/>
          </w:tcPr>
          <w:p w14:paraId="38C08DF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receive an error message when entering invalid credentials.</w:t>
            </w:r>
          </w:p>
        </w:tc>
        <w:tc>
          <w:tcPr>
            <w:tcW w:w="0" w:type="auto"/>
            <w:hideMark/>
          </w:tcPr>
          <w:p w14:paraId="4E12691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33573C1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4A97E9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incorrect username/password</w:t>
            </w:r>
          </w:p>
        </w:tc>
      </w:tr>
      <w:tr w:rsidR="00F308E6" w:rsidRPr="00113134" w14:paraId="1763B2FB" w14:textId="77777777" w:rsidTr="00236325">
        <w:tc>
          <w:tcPr>
            <w:tcW w:w="0" w:type="auto"/>
            <w:hideMark/>
          </w:tcPr>
          <w:p w14:paraId="66C2E6A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A5</w:t>
            </w:r>
          </w:p>
        </w:tc>
        <w:tc>
          <w:tcPr>
            <w:tcW w:w="0" w:type="auto"/>
            <w:hideMark/>
          </w:tcPr>
          <w:p w14:paraId="5E1809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5B3B36E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Signup Form Submission</w:t>
            </w:r>
          </w:p>
        </w:tc>
        <w:tc>
          <w:tcPr>
            <w:tcW w:w="0" w:type="auto"/>
            <w:hideMark/>
          </w:tcPr>
          <w:p w14:paraId="09B7586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sign up with valid information and create an account.</w:t>
            </w:r>
          </w:p>
        </w:tc>
        <w:tc>
          <w:tcPr>
            <w:tcW w:w="0" w:type="auto"/>
            <w:hideMark/>
          </w:tcPr>
          <w:p w14:paraId="59C7184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5FAF96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83E418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correct inputs</w:t>
            </w:r>
          </w:p>
        </w:tc>
      </w:tr>
      <w:tr w:rsidR="00F308E6" w:rsidRPr="00113134" w14:paraId="0D818759" w14:textId="77777777" w:rsidTr="00236325">
        <w:tc>
          <w:tcPr>
            <w:tcW w:w="0" w:type="auto"/>
            <w:hideMark/>
          </w:tcPr>
          <w:p w14:paraId="66D5F4B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A6</w:t>
            </w:r>
          </w:p>
        </w:tc>
        <w:tc>
          <w:tcPr>
            <w:tcW w:w="0" w:type="auto"/>
            <w:hideMark/>
          </w:tcPr>
          <w:p w14:paraId="391AE14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5741733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Signup Error on Invalid Input</w:t>
            </w:r>
          </w:p>
        </w:tc>
        <w:tc>
          <w:tcPr>
            <w:tcW w:w="0" w:type="auto"/>
            <w:hideMark/>
          </w:tcPr>
          <w:p w14:paraId="04ED68E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Error message should appear when the user provides invalid inputs (e.g., invalid email).</w:t>
            </w:r>
          </w:p>
        </w:tc>
        <w:tc>
          <w:tcPr>
            <w:tcW w:w="0" w:type="auto"/>
            <w:hideMark/>
          </w:tcPr>
          <w:p w14:paraId="22DD7B8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25D879D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CC7868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incorrect email</w:t>
            </w:r>
          </w:p>
        </w:tc>
      </w:tr>
      <w:tr w:rsidR="00F308E6" w:rsidRPr="00113134" w14:paraId="018F5364" w14:textId="77777777" w:rsidTr="00236325">
        <w:tc>
          <w:tcPr>
            <w:tcW w:w="0" w:type="auto"/>
            <w:hideMark/>
          </w:tcPr>
          <w:p w14:paraId="3D3216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A7</w:t>
            </w:r>
          </w:p>
        </w:tc>
        <w:tc>
          <w:tcPr>
            <w:tcW w:w="0" w:type="auto"/>
            <w:hideMark/>
          </w:tcPr>
          <w:p w14:paraId="459FD78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201B779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Creation Flow</w:t>
            </w:r>
          </w:p>
        </w:tc>
        <w:tc>
          <w:tcPr>
            <w:tcW w:w="0" w:type="auto"/>
            <w:hideMark/>
          </w:tcPr>
          <w:p w14:paraId="58C680E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User should be able to create a new trip by filling out all </w:t>
            </w:r>
            <w:r w:rsidRPr="00113134">
              <w:rPr>
                <w:rFonts w:ascii="Times New Roman" w:hAnsi="Times New Roman" w:cs="Times New Roman"/>
              </w:rPr>
              <w:lastRenderedPageBreak/>
              <w:t>necessary details.</w:t>
            </w:r>
          </w:p>
        </w:tc>
        <w:tc>
          <w:tcPr>
            <w:tcW w:w="0" w:type="auto"/>
            <w:hideMark/>
          </w:tcPr>
          <w:p w14:paraId="524C744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Pending</w:t>
            </w:r>
          </w:p>
        </w:tc>
        <w:tc>
          <w:tcPr>
            <w:tcW w:w="0" w:type="auto"/>
            <w:hideMark/>
          </w:tcPr>
          <w:p w14:paraId="5A16083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1A45C47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all required fields</w:t>
            </w:r>
          </w:p>
        </w:tc>
      </w:tr>
      <w:tr w:rsidR="00F308E6" w:rsidRPr="00113134" w14:paraId="4D405506" w14:textId="77777777" w:rsidTr="00236325">
        <w:tc>
          <w:tcPr>
            <w:tcW w:w="0" w:type="auto"/>
            <w:hideMark/>
          </w:tcPr>
          <w:p w14:paraId="727ED95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A8</w:t>
            </w:r>
          </w:p>
        </w:tc>
        <w:tc>
          <w:tcPr>
            <w:tcW w:w="0" w:type="auto"/>
            <w:hideMark/>
          </w:tcPr>
          <w:p w14:paraId="07652A1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4F0D667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Creation with Required Inputs</w:t>
            </w:r>
          </w:p>
        </w:tc>
        <w:tc>
          <w:tcPr>
            <w:tcW w:w="0" w:type="auto"/>
            <w:hideMark/>
          </w:tcPr>
          <w:p w14:paraId="501FB09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creation should be successful when all required inputs are provided.</w:t>
            </w:r>
          </w:p>
        </w:tc>
        <w:tc>
          <w:tcPr>
            <w:tcW w:w="0" w:type="auto"/>
            <w:hideMark/>
          </w:tcPr>
          <w:p w14:paraId="6AC6DC9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A093B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F46769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for required fields</w:t>
            </w:r>
          </w:p>
        </w:tc>
      </w:tr>
      <w:tr w:rsidR="00F308E6" w:rsidRPr="00113134" w14:paraId="0CD8842B" w14:textId="77777777" w:rsidTr="00236325">
        <w:tc>
          <w:tcPr>
            <w:tcW w:w="0" w:type="auto"/>
            <w:hideMark/>
          </w:tcPr>
          <w:p w14:paraId="380A9CD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A9</w:t>
            </w:r>
          </w:p>
        </w:tc>
        <w:tc>
          <w:tcPr>
            <w:tcW w:w="0" w:type="auto"/>
            <w:hideMark/>
          </w:tcPr>
          <w:p w14:paraId="0A2F15B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4B6180E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Planner Form Submissions</w:t>
            </w:r>
          </w:p>
        </w:tc>
        <w:tc>
          <w:tcPr>
            <w:tcW w:w="0" w:type="auto"/>
            <w:hideMark/>
          </w:tcPr>
          <w:p w14:paraId="769BBD5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All fields in the trip planner form should be submitted successfully with valid data.</w:t>
            </w:r>
          </w:p>
        </w:tc>
        <w:tc>
          <w:tcPr>
            <w:tcW w:w="0" w:type="auto"/>
            <w:hideMark/>
          </w:tcPr>
          <w:p w14:paraId="4FBBAA1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D7A0FF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EC2A8F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no missing details</w:t>
            </w:r>
          </w:p>
        </w:tc>
      </w:tr>
      <w:tr w:rsidR="00F308E6" w:rsidRPr="00113134" w14:paraId="153910FE" w14:textId="77777777" w:rsidTr="00236325">
        <w:tc>
          <w:tcPr>
            <w:tcW w:w="0" w:type="auto"/>
            <w:hideMark/>
          </w:tcPr>
          <w:p w14:paraId="69530BE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A10</w:t>
            </w:r>
          </w:p>
        </w:tc>
        <w:tc>
          <w:tcPr>
            <w:tcW w:w="0" w:type="auto"/>
            <w:hideMark/>
          </w:tcPr>
          <w:p w14:paraId="31FCBC8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47D8E9B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Itinerary Generation After Trip Creation</w:t>
            </w:r>
          </w:p>
        </w:tc>
        <w:tc>
          <w:tcPr>
            <w:tcW w:w="0" w:type="auto"/>
            <w:hideMark/>
          </w:tcPr>
          <w:p w14:paraId="678C1D6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After trip creation, the system should generate and display an itinerary.</w:t>
            </w:r>
          </w:p>
        </w:tc>
        <w:tc>
          <w:tcPr>
            <w:tcW w:w="0" w:type="auto"/>
            <w:hideMark/>
          </w:tcPr>
          <w:p w14:paraId="0550CA2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7688D9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510DB08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itinerary details</w:t>
            </w:r>
          </w:p>
        </w:tc>
      </w:tr>
      <w:tr w:rsidR="00F308E6" w:rsidRPr="00113134" w14:paraId="070AAEA1" w14:textId="77777777" w:rsidTr="00236325">
        <w:tc>
          <w:tcPr>
            <w:tcW w:w="0" w:type="auto"/>
            <w:hideMark/>
          </w:tcPr>
          <w:p w14:paraId="494DA8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A11</w:t>
            </w:r>
          </w:p>
        </w:tc>
        <w:tc>
          <w:tcPr>
            <w:tcW w:w="0" w:type="auto"/>
            <w:hideMark/>
          </w:tcPr>
          <w:p w14:paraId="434EDA3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4316200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View Trip Page Displays Correct Details</w:t>
            </w:r>
          </w:p>
        </w:tc>
        <w:tc>
          <w:tcPr>
            <w:tcW w:w="0" w:type="auto"/>
            <w:hideMark/>
          </w:tcPr>
          <w:p w14:paraId="42D6D72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View trip page should display the correct details of the selected trip.</w:t>
            </w:r>
          </w:p>
        </w:tc>
        <w:tc>
          <w:tcPr>
            <w:tcW w:w="0" w:type="auto"/>
            <w:hideMark/>
          </w:tcPr>
          <w:p w14:paraId="4707BDC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F07EB9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DE4A13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trip data</w:t>
            </w:r>
          </w:p>
        </w:tc>
      </w:tr>
      <w:tr w:rsidR="00F308E6" w:rsidRPr="00113134" w14:paraId="08709A22" w14:textId="77777777" w:rsidTr="00236325">
        <w:tc>
          <w:tcPr>
            <w:tcW w:w="0" w:type="auto"/>
            <w:hideMark/>
          </w:tcPr>
          <w:p w14:paraId="3FDA079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A12</w:t>
            </w:r>
          </w:p>
        </w:tc>
        <w:tc>
          <w:tcPr>
            <w:tcW w:w="0" w:type="auto"/>
            <w:hideMark/>
          </w:tcPr>
          <w:p w14:paraId="2A611E8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6ADD7E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Save Trip Button Saves the Trip</w:t>
            </w:r>
          </w:p>
        </w:tc>
        <w:tc>
          <w:tcPr>
            <w:tcW w:w="0" w:type="auto"/>
            <w:hideMark/>
          </w:tcPr>
          <w:p w14:paraId="4E435EE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save a trip by clicking the "Save Trip" button, and the trip should be stored.</w:t>
            </w:r>
          </w:p>
        </w:tc>
        <w:tc>
          <w:tcPr>
            <w:tcW w:w="0" w:type="auto"/>
            <w:hideMark/>
          </w:tcPr>
          <w:p w14:paraId="099DE6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9A235A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2EF1AC6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for save functionality</w:t>
            </w:r>
          </w:p>
        </w:tc>
      </w:tr>
      <w:tr w:rsidR="00F308E6" w:rsidRPr="00113134" w14:paraId="7BA9BA8F" w14:textId="77777777" w:rsidTr="00236325">
        <w:tc>
          <w:tcPr>
            <w:tcW w:w="0" w:type="auto"/>
            <w:hideMark/>
          </w:tcPr>
          <w:p w14:paraId="62D5B73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A13</w:t>
            </w:r>
          </w:p>
        </w:tc>
        <w:tc>
          <w:tcPr>
            <w:tcW w:w="0" w:type="auto"/>
            <w:hideMark/>
          </w:tcPr>
          <w:p w14:paraId="3BE34B1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19C3B5F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Profile Displays Correct Information</w:t>
            </w:r>
          </w:p>
        </w:tc>
        <w:tc>
          <w:tcPr>
            <w:tcW w:w="0" w:type="auto"/>
            <w:hideMark/>
          </w:tcPr>
          <w:p w14:paraId="0427FEE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profile page should display the correct information about the user (e.g., name, email, trips).</w:t>
            </w:r>
          </w:p>
        </w:tc>
        <w:tc>
          <w:tcPr>
            <w:tcW w:w="0" w:type="auto"/>
            <w:hideMark/>
          </w:tcPr>
          <w:p w14:paraId="0D6A8C4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B95628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CF0C45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Check for accuracy of profile data</w:t>
            </w:r>
          </w:p>
        </w:tc>
      </w:tr>
      <w:tr w:rsidR="00F308E6" w:rsidRPr="00113134" w14:paraId="7CDFA125" w14:textId="77777777" w:rsidTr="00236325">
        <w:tc>
          <w:tcPr>
            <w:tcW w:w="0" w:type="auto"/>
            <w:hideMark/>
          </w:tcPr>
          <w:p w14:paraId="3967088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A14</w:t>
            </w:r>
          </w:p>
        </w:tc>
        <w:tc>
          <w:tcPr>
            <w:tcW w:w="0" w:type="auto"/>
            <w:hideMark/>
          </w:tcPr>
          <w:p w14:paraId="40BF9B6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11BAAA1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Logout Functionality Works</w:t>
            </w:r>
          </w:p>
        </w:tc>
        <w:tc>
          <w:tcPr>
            <w:tcW w:w="0" w:type="auto"/>
            <w:hideMark/>
          </w:tcPr>
          <w:p w14:paraId="411D34F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logged out and redirected to the home page after clicking the logout button.</w:t>
            </w:r>
          </w:p>
        </w:tc>
        <w:tc>
          <w:tcPr>
            <w:tcW w:w="0" w:type="auto"/>
            <w:hideMark/>
          </w:tcPr>
          <w:p w14:paraId="1885A91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5AB3DA0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0BF10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logout flow</w:t>
            </w:r>
          </w:p>
        </w:tc>
      </w:tr>
      <w:tr w:rsidR="00F308E6" w:rsidRPr="00113134" w14:paraId="3F684D8A" w14:textId="77777777" w:rsidTr="00236325">
        <w:tc>
          <w:tcPr>
            <w:tcW w:w="0" w:type="auto"/>
            <w:hideMark/>
          </w:tcPr>
          <w:p w14:paraId="2A35FB3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A15</w:t>
            </w:r>
          </w:p>
        </w:tc>
        <w:tc>
          <w:tcPr>
            <w:tcW w:w="0" w:type="auto"/>
            <w:hideMark/>
          </w:tcPr>
          <w:p w14:paraId="73F3EA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6F821CF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Editing Option Works</w:t>
            </w:r>
          </w:p>
        </w:tc>
        <w:tc>
          <w:tcPr>
            <w:tcW w:w="0" w:type="auto"/>
            <w:hideMark/>
          </w:tcPr>
          <w:p w14:paraId="6D9F3AA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edit an existing trip's details, including adding/removing activities.</w:t>
            </w:r>
          </w:p>
        </w:tc>
        <w:tc>
          <w:tcPr>
            <w:tcW w:w="0" w:type="auto"/>
            <w:hideMark/>
          </w:tcPr>
          <w:p w14:paraId="109AE92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21F00D3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11387EE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editing works</w:t>
            </w:r>
          </w:p>
        </w:tc>
      </w:tr>
      <w:tr w:rsidR="00F308E6" w:rsidRPr="00113134" w14:paraId="79AEBFCB" w14:textId="77777777" w:rsidTr="00236325">
        <w:tc>
          <w:tcPr>
            <w:tcW w:w="0" w:type="auto"/>
            <w:hideMark/>
          </w:tcPr>
          <w:p w14:paraId="1F736BC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B1</w:t>
            </w:r>
          </w:p>
        </w:tc>
        <w:tc>
          <w:tcPr>
            <w:tcW w:w="0" w:type="auto"/>
            <w:hideMark/>
          </w:tcPr>
          <w:p w14:paraId="29FA26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7CAC965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Access and Navigate Updates Section</w:t>
            </w:r>
          </w:p>
        </w:tc>
        <w:tc>
          <w:tcPr>
            <w:tcW w:w="0" w:type="auto"/>
            <w:hideMark/>
          </w:tcPr>
          <w:p w14:paraId="040F9F1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find and navigate to the updates section easily.</w:t>
            </w:r>
          </w:p>
        </w:tc>
        <w:tc>
          <w:tcPr>
            <w:tcW w:w="0" w:type="auto"/>
            <w:hideMark/>
          </w:tcPr>
          <w:p w14:paraId="6656B3A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273620E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297EEB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navigation is clear</w:t>
            </w:r>
          </w:p>
        </w:tc>
      </w:tr>
      <w:tr w:rsidR="00F308E6" w:rsidRPr="00113134" w14:paraId="7D72B207" w14:textId="77777777" w:rsidTr="00236325">
        <w:tc>
          <w:tcPr>
            <w:tcW w:w="0" w:type="auto"/>
            <w:hideMark/>
          </w:tcPr>
          <w:p w14:paraId="4000C79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B2</w:t>
            </w:r>
          </w:p>
        </w:tc>
        <w:tc>
          <w:tcPr>
            <w:tcW w:w="0" w:type="auto"/>
            <w:hideMark/>
          </w:tcPr>
          <w:p w14:paraId="78F65EB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1E9BC74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All Updates</w:t>
            </w:r>
          </w:p>
        </w:tc>
        <w:tc>
          <w:tcPr>
            <w:tcW w:w="0" w:type="auto"/>
            <w:hideMark/>
          </w:tcPr>
          <w:p w14:paraId="5937D45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all updates in the updates section.</w:t>
            </w:r>
          </w:p>
        </w:tc>
        <w:tc>
          <w:tcPr>
            <w:tcW w:w="0" w:type="auto"/>
            <w:hideMark/>
          </w:tcPr>
          <w:p w14:paraId="4DDAE62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1BB3A8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66C061B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visibility of updates</w:t>
            </w:r>
          </w:p>
        </w:tc>
      </w:tr>
      <w:tr w:rsidR="00F308E6" w:rsidRPr="00113134" w14:paraId="08C00D0E" w14:textId="77777777" w:rsidTr="00236325">
        <w:tc>
          <w:tcPr>
            <w:tcW w:w="0" w:type="auto"/>
            <w:hideMark/>
          </w:tcPr>
          <w:p w14:paraId="3424A7F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B3</w:t>
            </w:r>
          </w:p>
        </w:tc>
        <w:tc>
          <w:tcPr>
            <w:tcW w:w="0" w:type="auto"/>
            <w:hideMark/>
          </w:tcPr>
          <w:p w14:paraId="7D4D48A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18EA4F1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Search and Filter Updates</w:t>
            </w:r>
          </w:p>
        </w:tc>
        <w:tc>
          <w:tcPr>
            <w:tcW w:w="0" w:type="auto"/>
            <w:hideMark/>
          </w:tcPr>
          <w:p w14:paraId="6FEA215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search for and filter updates based on specific criteria (e.g., date, category).</w:t>
            </w:r>
          </w:p>
        </w:tc>
        <w:tc>
          <w:tcPr>
            <w:tcW w:w="0" w:type="auto"/>
            <w:hideMark/>
          </w:tcPr>
          <w:p w14:paraId="040CFE1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17C6DE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1D92186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search/filter functionality</w:t>
            </w:r>
          </w:p>
        </w:tc>
      </w:tr>
      <w:tr w:rsidR="00F308E6" w:rsidRPr="00113134" w14:paraId="0C35C186" w14:textId="77777777" w:rsidTr="00236325">
        <w:tc>
          <w:tcPr>
            <w:tcW w:w="0" w:type="auto"/>
            <w:hideMark/>
          </w:tcPr>
          <w:p w14:paraId="4AC18FF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B4</w:t>
            </w:r>
          </w:p>
        </w:tc>
        <w:tc>
          <w:tcPr>
            <w:tcW w:w="0" w:type="auto"/>
            <w:hideMark/>
          </w:tcPr>
          <w:p w14:paraId="7EBBD51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06EA04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Navigate Explore Section (Hotels, Restaurants, Tourist Places)</w:t>
            </w:r>
          </w:p>
        </w:tc>
        <w:tc>
          <w:tcPr>
            <w:tcW w:w="0" w:type="auto"/>
            <w:hideMark/>
          </w:tcPr>
          <w:p w14:paraId="5AC82B6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access and explore different sections like Hotels, Restaurants, and Tourist Places.</w:t>
            </w:r>
          </w:p>
        </w:tc>
        <w:tc>
          <w:tcPr>
            <w:tcW w:w="0" w:type="auto"/>
            <w:hideMark/>
          </w:tcPr>
          <w:p w14:paraId="4C3702D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7573B5F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318746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Check ease of navigation</w:t>
            </w:r>
          </w:p>
        </w:tc>
      </w:tr>
      <w:tr w:rsidR="00F308E6" w:rsidRPr="00113134" w14:paraId="2DC32EFA" w14:textId="77777777" w:rsidTr="00236325">
        <w:tc>
          <w:tcPr>
            <w:tcW w:w="0" w:type="auto"/>
            <w:hideMark/>
          </w:tcPr>
          <w:p w14:paraId="054DF72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B5</w:t>
            </w:r>
          </w:p>
        </w:tc>
        <w:tc>
          <w:tcPr>
            <w:tcW w:w="0" w:type="auto"/>
            <w:hideMark/>
          </w:tcPr>
          <w:p w14:paraId="1B0EE22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2507470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and Select Hotels</w:t>
            </w:r>
          </w:p>
        </w:tc>
        <w:tc>
          <w:tcPr>
            <w:tcW w:w="0" w:type="auto"/>
            <w:hideMark/>
          </w:tcPr>
          <w:p w14:paraId="233D260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 list of hotels and select one for booking.</w:t>
            </w:r>
          </w:p>
        </w:tc>
        <w:tc>
          <w:tcPr>
            <w:tcW w:w="0" w:type="auto"/>
            <w:hideMark/>
          </w:tcPr>
          <w:p w14:paraId="7BE964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3D1349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4BDB0E5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proper hotel listing display</w:t>
            </w:r>
          </w:p>
        </w:tc>
      </w:tr>
      <w:tr w:rsidR="00F308E6" w:rsidRPr="00113134" w14:paraId="0FD1641A" w14:textId="77777777" w:rsidTr="00236325">
        <w:tc>
          <w:tcPr>
            <w:tcW w:w="0" w:type="auto"/>
            <w:hideMark/>
          </w:tcPr>
          <w:p w14:paraId="33EDE5D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B6</w:t>
            </w:r>
          </w:p>
        </w:tc>
        <w:tc>
          <w:tcPr>
            <w:tcW w:w="0" w:type="auto"/>
            <w:hideMark/>
          </w:tcPr>
          <w:p w14:paraId="48974BB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6F40607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and Select Restaurants</w:t>
            </w:r>
          </w:p>
        </w:tc>
        <w:tc>
          <w:tcPr>
            <w:tcW w:w="0" w:type="auto"/>
            <w:hideMark/>
          </w:tcPr>
          <w:p w14:paraId="13C12C1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 list of restaurants and select one for booking.</w:t>
            </w:r>
          </w:p>
        </w:tc>
        <w:tc>
          <w:tcPr>
            <w:tcW w:w="0" w:type="auto"/>
            <w:hideMark/>
          </w:tcPr>
          <w:p w14:paraId="74C5423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E89822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0C540F0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restaurant selection</w:t>
            </w:r>
          </w:p>
        </w:tc>
      </w:tr>
      <w:tr w:rsidR="00F308E6" w:rsidRPr="00113134" w14:paraId="11150826" w14:textId="77777777" w:rsidTr="00236325">
        <w:tc>
          <w:tcPr>
            <w:tcW w:w="0" w:type="auto"/>
            <w:hideMark/>
          </w:tcPr>
          <w:p w14:paraId="6EF9E3C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B7</w:t>
            </w:r>
          </w:p>
        </w:tc>
        <w:tc>
          <w:tcPr>
            <w:tcW w:w="0" w:type="auto"/>
            <w:hideMark/>
          </w:tcPr>
          <w:p w14:paraId="03A43B3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4E7F578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and Select Tourist Places</w:t>
            </w:r>
          </w:p>
        </w:tc>
        <w:tc>
          <w:tcPr>
            <w:tcW w:w="0" w:type="auto"/>
            <w:hideMark/>
          </w:tcPr>
          <w:p w14:paraId="064D037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 list of tourist places and select one for their trip.</w:t>
            </w:r>
          </w:p>
        </w:tc>
        <w:tc>
          <w:tcPr>
            <w:tcW w:w="0" w:type="auto"/>
            <w:hideMark/>
          </w:tcPr>
          <w:p w14:paraId="538B0C5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1865B8E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1173587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correct tourist place listing</w:t>
            </w:r>
          </w:p>
        </w:tc>
      </w:tr>
      <w:tr w:rsidR="00F308E6" w:rsidRPr="00113134" w14:paraId="497C8771" w14:textId="77777777" w:rsidTr="00236325">
        <w:tc>
          <w:tcPr>
            <w:tcW w:w="0" w:type="auto"/>
            <w:hideMark/>
          </w:tcPr>
          <w:p w14:paraId="6EE6618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B8</w:t>
            </w:r>
          </w:p>
        </w:tc>
        <w:tc>
          <w:tcPr>
            <w:tcW w:w="0" w:type="auto"/>
            <w:hideMark/>
          </w:tcPr>
          <w:p w14:paraId="1737B1E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4EB110E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Navigation is Intuitive on All Pages</w:t>
            </w:r>
          </w:p>
        </w:tc>
        <w:tc>
          <w:tcPr>
            <w:tcW w:w="0" w:type="auto"/>
            <w:hideMark/>
          </w:tcPr>
          <w:p w14:paraId="79E194C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easily navigate through all pages of the website without confusion.</w:t>
            </w:r>
          </w:p>
        </w:tc>
        <w:tc>
          <w:tcPr>
            <w:tcW w:w="0" w:type="auto"/>
            <w:hideMark/>
          </w:tcPr>
          <w:p w14:paraId="5E14841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541CF17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5689DD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intuitive navigation</w:t>
            </w:r>
          </w:p>
        </w:tc>
      </w:tr>
      <w:tr w:rsidR="00F308E6" w:rsidRPr="00113134" w14:paraId="20795EE0" w14:textId="77777777" w:rsidTr="00236325">
        <w:tc>
          <w:tcPr>
            <w:tcW w:w="0" w:type="auto"/>
            <w:hideMark/>
          </w:tcPr>
          <w:p w14:paraId="4964CC6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B9</w:t>
            </w:r>
          </w:p>
        </w:tc>
        <w:tc>
          <w:tcPr>
            <w:tcW w:w="0" w:type="auto"/>
            <w:hideMark/>
          </w:tcPr>
          <w:p w14:paraId="3B02306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5E08E1D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Users Can Easily Plan and Modify Trips</w:t>
            </w:r>
          </w:p>
        </w:tc>
        <w:tc>
          <w:tcPr>
            <w:tcW w:w="0" w:type="auto"/>
            <w:hideMark/>
          </w:tcPr>
          <w:p w14:paraId="15CC2AC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Users should have an easy time planning a new trip or editing an existing trip.</w:t>
            </w:r>
          </w:p>
        </w:tc>
        <w:tc>
          <w:tcPr>
            <w:tcW w:w="0" w:type="auto"/>
            <w:hideMark/>
          </w:tcPr>
          <w:p w14:paraId="5491E6F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7C556C6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42DEA1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for smooth trip modification</w:t>
            </w:r>
          </w:p>
        </w:tc>
      </w:tr>
      <w:tr w:rsidR="00F308E6" w:rsidRPr="00113134" w14:paraId="1E56B888" w14:textId="77777777" w:rsidTr="00236325">
        <w:tc>
          <w:tcPr>
            <w:tcW w:w="0" w:type="auto"/>
            <w:hideMark/>
          </w:tcPr>
          <w:p w14:paraId="6B3982F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B10</w:t>
            </w:r>
          </w:p>
        </w:tc>
        <w:tc>
          <w:tcPr>
            <w:tcW w:w="0" w:type="auto"/>
            <w:hideMark/>
          </w:tcPr>
          <w:p w14:paraId="1862953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190394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Signup Process is Simple and Clear</w:t>
            </w:r>
          </w:p>
        </w:tc>
        <w:tc>
          <w:tcPr>
            <w:tcW w:w="0" w:type="auto"/>
            <w:hideMark/>
          </w:tcPr>
          <w:p w14:paraId="3971832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Signup form should be straightforward with easy-to-understand instructions.</w:t>
            </w:r>
          </w:p>
        </w:tc>
        <w:tc>
          <w:tcPr>
            <w:tcW w:w="0" w:type="auto"/>
            <w:hideMark/>
          </w:tcPr>
          <w:p w14:paraId="52C1257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56C820B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69B494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clarity of the process</w:t>
            </w:r>
          </w:p>
        </w:tc>
      </w:tr>
      <w:tr w:rsidR="00F308E6" w:rsidRPr="00113134" w14:paraId="60577DD3" w14:textId="77777777" w:rsidTr="00236325">
        <w:tc>
          <w:tcPr>
            <w:tcW w:w="0" w:type="auto"/>
            <w:hideMark/>
          </w:tcPr>
          <w:p w14:paraId="7FF1F26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C1</w:t>
            </w:r>
          </w:p>
        </w:tc>
        <w:tc>
          <w:tcPr>
            <w:tcW w:w="0" w:type="auto"/>
            <w:hideMark/>
          </w:tcPr>
          <w:p w14:paraId="7FEE223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6DA3003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Response Time Under Normal Load</w:t>
            </w:r>
          </w:p>
        </w:tc>
        <w:tc>
          <w:tcPr>
            <w:tcW w:w="0" w:type="auto"/>
            <w:hideMark/>
          </w:tcPr>
          <w:p w14:paraId="214C9B1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The app should load and respond within 3 seconds </w:t>
            </w:r>
            <w:r w:rsidRPr="00113134">
              <w:rPr>
                <w:rFonts w:ascii="Times New Roman" w:hAnsi="Times New Roman" w:cs="Times New Roman"/>
              </w:rPr>
              <w:lastRenderedPageBreak/>
              <w:t>during normal use.</w:t>
            </w:r>
          </w:p>
        </w:tc>
        <w:tc>
          <w:tcPr>
            <w:tcW w:w="0" w:type="auto"/>
            <w:hideMark/>
          </w:tcPr>
          <w:p w14:paraId="12E6C27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Pending</w:t>
            </w:r>
          </w:p>
        </w:tc>
        <w:tc>
          <w:tcPr>
            <w:tcW w:w="0" w:type="auto"/>
            <w:hideMark/>
          </w:tcPr>
          <w:p w14:paraId="39BEDB1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9E70F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Measure response time under normal load</w:t>
            </w:r>
          </w:p>
        </w:tc>
      </w:tr>
      <w:tr w:rsidR="00F308E6" w:rsidRPr="00113134" w14:paraId="58EA49E6" w14:textId="77777777" w:rsidTr="00236325">
        <w:tc>
          <w:tcPr>
            <w:tcW w:w="0" w:type="auto"/>
            <w:hideMark/>
          </w:tcPr>
          <w:p w14:paraId="1782F5E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C2</w:t>
            </w:r>
          </w:p>
        </w:tc>
        <w:tc>
          <w:tcPr>
            <w:tcW w:w="0" w:type="auto"/>
            <w:hideMark/>
          </w:tcPr>
          <w:p w14:paraId="161F4D4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49E4211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Response Time Under High Load (Multiple Users)</w:t>
            </w:r>
          </w:p>
        </w:tc>
        <w:tc>
          <w:tcPr>
            <w:tcW w:w="0" w:type="auto"/>
            <w:hideMark/>
          </w:tcPr>
          <w:p w14:paraId="4FD54A3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still load and respond within acceptable limits (e.g., 5 seconds) under high load.</w:t>
            </w:r>
          </w:p>
        </w:tc>
        <w:tc>
          <w:tcPr>
            <w:tcW w:w="0" w:type="auto"/>
            <w:hideMark/>
          </w:tcPr>
          <w:p w14:paraId="448CECE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D6A553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353979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Simulate high traffic scenarios</w:t>
            </w:r>
          </w:p>
        </w:tc>
      </w:tr>
      <w:tr w:rsidR="00F308E6" w:rsidRPr="00113134" w14:paraId="224BA7EF" w14:textId="77777777" w:rsidTr="00236325">
        <w:tc>
          <w:tcPr>
            <w:tcW w:w="0" w:type="auto"/>
            <w:hideMark/>
          </w:tcPr>
          <w:p w14:paraId="2F21ED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C3</w:t>
            </w:r>
          </w:p>
        </w:tc>
        <w:tc>
          <w:tcPr>
            <w:tcW w:w="0" w:type="auto"/>
            <w:hideMark/>
          </w:tcPr>
          <w:p w14:paraId="43A2EA6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5C07436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Performance with High-Volume Data (Multiple Trips)</w:t>
            </w:r>
          </w:p>
        </w:tc>
        <w:tc>
          <w:tcPr>
            <w:tcW w:w="0" w:type="auto"/>
            <w:hideMark/>
          </w:tcPr>
          <w:p w14:paraId="1DB1223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handle and process a large number of trips without performance degradation.</w:t>
            </w:r>
          </w:p>
        </w:tc>
        <w:tc>
          <w:tcPr>
            <w:tcW w:w="0" w:type="auto"/>
            <w:hideMark/>
          </w:tcPr>
          <w:p w14:paraId="2F7AEF2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1A365E9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32D7F7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large datasets</w:t>
            </w:r>
          </w:p>
        </w:tc>
      </w:tr>
      <w:tr w:rsidR="00F308E6" w:rsidRPr="00113134" w14:paraId="7F8168A3" w14:textId="77777777" w:rsidTr="00236325">
        <w:tc>
          <w:tcPr>
            <w:tcW w:w="0" w:type="auto"/>
            <w:hideMark/>
          </w:tcPr>
          <w:p w14:paraId="4B76317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C4</w:t>
            </w:r>
          </w:p>
        </w:tc>
        <w:tc>
          <w:tcPr>
            <w:tcW w:w="0" w:type="auto"/>
            <w:hideMark/>
          </w:tcPr>
          <w:p w14:paraId="1054CAE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1FF8882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Performance under 3G Network Condition</w:t>
            </w:r>
          </w:p>
        </w:tc>
        <w:tc>
          <w:tcPr>
            <w:tcW w:w="0" w:type="auto"/>
            <w:hideMark/>
          </w:tcPr>
          <w:p w14:paraId="1C8C65F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still be usable and responsive when connected via a 3G network.</w:t>
            </w:r>
          </w:p>
        </w:tc>
        <w:tc>
          <w:tcPr>
            <w:tcW w:w="0" w:type="auto"/>
            <w:hideMark/>
          </w:tcPr>
          <w:p w14:paraId="51314D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B6DDF9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126FB3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slower network connections</w:t>
            </w:r>
          </w:p>
        </w:tc>
      </w:tr>
      <w:tr w:rsidR="00F308E6" w:rsidRPr="00113134" w14:paraId="483F1CA7" w14:textId="77777777" w:rsidTr="00236325">
        <w:tc>
          <w:tcPr>
            <w:tcW w:w="0" w:type="auto"/>
            <w:hideMark/>
          </w:tcPr>
          <w:p w14:paraId="229843C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C5</w:t>
            </w:r>
          </w:p>
        </w:tc>
        <w:tc>
          <w:tcPr>
            <w:tcW w:w="0" w:type="auto"/>
            <w:hideMark/>
          </w:tcPr>
          <w:p w14:paraId="466E02C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056DC7C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Performance under </w:t>
            </w:r>
            <w:proofErr w:type="spellStart"/>
            <w:r w:rsidRPr="00113134">
              <w:rPr>
                <w:rFonts w:ascii="Times New Roman" w:hAnsi="Times New Roman" w:cs="Times New Roman"/>
              </w:rPr>
              <w:t>WiFi</w:t>
            </w:r>
            <w:proofErr w:type="spellEnd"/>
            <w:r w:rsidRPr="00113134">
              <w:rPr>
                <w:rFonts w:ascii="Times New Roman" w:hAnsi="Times New Roman" w:cs="Times New Roman"/>
              </w:rPr>
              <w:t xml:space="preserve"> Network Condition</w:t>
            </w:r>
          </w:p>
        </w:tc>
        <w:tc>
          <w:tcPr>
            <w:tcW w:w="0" w:type="auto"/>
            <w:hideMark/>
          </w:tcPr>
          <w:p w14:paraId="5F956F8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The app should perform optimally when connected to a </w:t>
            </w:r>
            <w:proofErr w:type="spellStart"/>
            <w:r w:rsidRPr="00113134">
              <w:rPr>
                <w:rFonts w:ascii="Times New Roman" w:hAnsi="Times New Roman" w:cs="Times New Roman"/>
              </w:rPr>
              <w:t>WiFi</w:t>
            </w:r>
            <w:proofErr w:type="spellEnd"/>
            <w:r w:rsidRPr="00113134">
              <w:rPr>
                <w:rFonts w:ascii="Times New Roman" w:hAnsi="Times New Roman" w:cs="Times New Roman"/>
              </w:rPr>
              <w:t xml:space="preserve"> network.</w:t>
            </w:r>
          </w:p>
        </w:tc>
        <w:tc>
          <w:tcPr>
            <w:tcW w:w="0" w:type="auto"/>
            <w:hideMark/>
          </w:tcPr>
          <w:p w14:paraId="02E3CF1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788D027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4A4904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Test with </w:t>
            </w:r>
            <w:proofErr w:type="spellStart"/>
            <w:r w:rsidRPr="00113134">
              <w:rPr>
                <w:rFonts w:ascii="Times New Roman" w:hAnsi="Times New Roman" w:cs="Times New Roman"/>
              </w:rPr>
              <w:t>WiFi</w:t>
            </w:r>
            <w:proofErr w:type="spellEnd"/>
            <w:r w:rsidRPr="00113134">
              <w:rPr>
                <w:rFonts w:ascii="Times New Roman" w:hAnsi="Times New Roman" w:cs="Times New Roman"/>
              </w:rPr>
              <w:t xml:space="preserve"> connectivity</w:t>
            </w:r>
          </w:p>
        </w:tc>
      </w:tr>
      <w:tr w:rsidR="00F308E6" w:rsidRPr="00113134" w14:paraId="05DD9FD8" w14:textId="77777777" w:rsidTr="00236325">
        <w:tc>
          <w:tcPr>
            <w:tcW w:w="0" w:type="auto"/>
            <w:hideMark/>
          </w:tcPr>
          <w:p w14:paraId="383B02F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D1</w:t>
            </w:r>
          </w:p>
        </w:tc>
        <w:tc>
          <w:tcPr>
            <w:tcW w:w="0" w:type="auto"/>
            <w:hideMark/>
          </w:tcPr>
          <w:p w14:paraId="4AEE995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3E7CD0D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Page is Secure (HTTPS Connection)</w:t>
            </w:r>
          </w:p>
        </w:tc>
        <w:tc>
          <w:tcPr>
            <w:tcW w:w="0" w:type="auto"/>
            <w:hideMark/>
          </w:tcPr>
          <w:p w14:paraId="5564406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login page should be served over HTTPS to ensure encrypted data transmission.</w:t>
            </w:r>
          </w:p>
        </w:tc>
        <w:tc>
          <w:tcPr>
            <w:tcW w:w="0" w:type="auto"/>
            <w:hideMark/>
          </w:tcPr>
          <w:p w14:paraId="0206FAF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0D6D03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BFF8D5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encryption of login page</w:t>
            </w:r>
          </w:p>
        </w:tc>
      </w:tr>
      <w:tr w:rsidR="00F308E6" w:rsidRPr="00113134" w14:paraId="74E40E54" w14:textId="77777777" w:rsidTr="00236325">
        <w:tc>
          <w:tcPr>
            <w:tcW w:w="0" w:type="auto"/>
            <w:hideMark/>
          </w:tcPr>
          <w:p w14:paraId="2249CA2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D2</w:t>
            </w:r>
          </w:p>
        </w:tc>
        <w:tc>
          <w:tcPr>
            <w:tcW w:w="0" w:type="auto"/>
            <w:hideMark/>
          </w:tcPr>
          <w:p w14:paraId="03DD2C3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56F5D8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Credentials are Stored Encrypted</w:t>
            </w:r>
          </w:p>
        </w:tc>
        <w:tc>
          <w:tcPr>
            <w:tcW w:w="0" w:type="auto"/>
            <w:hideMark/>
          </w:tcPr>
          <w:p w14:paraId="3084572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User credentials should be stored securely using encryption methods (e.g., </w:t>
            </w:r>
            <w:proofErr w:type="spellStart"/>
            <w:r w:rsidRPr="00113134">
              <w:rPr>
                <w:rFonts w:ascii="Times New Roman" w:hAnsi="Times New Roman" w:cs="Times New Roman"/>
              </w:rPr>
              <w:t>bcrypt</w:t>
            </w:r>
            <w:proofErr w:type="spellEnd"/>
            <w:r w:rsidRPr="00113134">
              <w:rPr>
                <w:rFonts w:ascii="Times New Roman" w:hAnsi="Times New Roman" w:cs="Times New Roman"/>
              </w:rPr>
              <w:t>).</w:t>
            </w:r>
          </w:p>
        </w:tc>
        <w:tc>
          <w:tcPr>
            <w:tcW w:w="0" w:type="auto"/>
            <w:hideMark/>
          </w:tcPr>
          <w:p w14:paraId="600F612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90E2E8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01B5DA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security of stored data</w:t>
            </w:r>
          </w:p>
        </w:tc>
      </w:tr>
      <w:tr w:rsidR="00F308E6" w:rsidRPr="00113134" w14:paraId="274E54B4" w14:textId="77777777" w:rsidTr="00236325">
        <w:tc>
          <w:tcPr>
            <w:tcW w:w="0" w:type="auto"/>
            <w:hideMark/>
          </w:tcPr>
          <w:p w14:paraId="6C069D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D3</w:t>
            </w:r>
          </w:p>
        </w:tc>
        <w:tc>
          <w:tcPr>
            <w:tcW w:w="0" w:type="auto"/>
            <w:hideMark/>
          </w:tcPr>
          <w:p w14:paraId="54DDFA7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62DE272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Cross-Site Scripting (XSS) Prevention</w:t>
            </w:r>
          </w:p>
        </w:tc>
        <w:tc>
          <w:tcPr>
            <w:tcW w:w="0" w:type="auto"/>
            <w:hideMark/>
          </w:tcPr>
          <w:p w14:paraId="7F90FC6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application should prevent cross-site scripting attacks in all input fields.</w:t>
            </w:r>
          </w:p>
        </w:tc>
        <w:tc>
          <w:tcPr>
            <w:tcW w:w="0" w:type="auto"/>
            <w:hideMark/>
          </w:tcPr>
          <w:p w14:paraId="782FD13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5D79DDB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73B41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for XSS vulnerabilities</w:t>
            </w:r>
          </w:p>
        </w:tc>
      </w:tr>
      <w:tr w:rsidR="00F308E6" w:rsidRPr="00113134" w14:paraId="676E2CF4" w14:textId="77777777" w:rsidTr="00236325">
        <w:tc>
          <w:tcPr>
            <w:tcW w:w="0" w:type="auto"/>
            <w:hideMark/>
          </w:tcPr>
          <w:p w14:paraId="031443C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D4</w:t>
            </w:r>
          </w:p>
        </w:tc>
        <w:tc>
          <w:tcPr>
            <w:tcW w:w="0" w:type="auto"/>
            <w:hideMark/>
          </w:tcPr>
          <w:p w14:paraId="3B77E5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01B50DA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SQL Injection Prevention on Forms</w:t>
            </w:r>
          </w:p>
        </w:tc>
        <w:tc>
          <w:tcPr>
            <w:tcW w:w="0" w:type="auto"/>
            <w:hideMark/>
          </w:tcPr>
          <w:p w14:paraId="19D8AA0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system should sanitize all inputs to prevent SQL injection attacks.</w:t>
            </w:r>
          </w:p>
        </w:tc>
        <w:tc>
          <w:tcPr>
            <w:tcW w:w="0" w:type="auto"/>
            <w:hideMark/>
          </w:tcPr>
          <w:p w14:paraId="27FFFF3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22EF2A6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C39FB6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for SQL injection vulnerabilities</w:t>
            </w:r>
          </w:p>
        </w:tc>
      </w:tr>
      <w:tr w:rsidR="00F308E6" w:rsidRPr="00113134" w14:paraId="5ED49385" w14:textId="77777777" w:rsidTr="00236325">
        <w:tc>
          <w:tcPr>
            <w:tcW w:w="0" w:type="auto"/>
            <w:hideMark/>
          </w:tcPr>
          <w:p w14:paraId="08BF6F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D5</w:t>
            </w:r>
          </w:p>
        </w:tc>
        <w:tc>
          <w:tcPr>
            <w:tcW w:w="0" w:type="auto"/>
            <w:hideMark/>
          </w:tcPr>
          <w:p w14:paraId="3329FE9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6D18491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Session Expiry after Timeout</w:t>
            </w:r>
          </w:p>
        </w:tc>
        <w:tc>
          <w:tcPr>
            <w:tcW w:w="0" w:type="auto"/>
            <w:hideMark/>
          </w:tcPr>
          <w:p w14:paraId="57B98CB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login session should expire after a certain timeout period (e.g., 15 minutes).</w:t>
            </w:r>
          </w:p>
        </w:tc>
        <w:tc>
          <w:tcPr>
            <w:tcW w:w="0" w:type="auto"/>
            <w:hideMark/>
          </w:tcPr>
          <w:p w14:paraId="0459194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92BCB3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501F60E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session expiration</w:t>
            </w:r>
          </w:p>
        </w:tc>
      </w:tr>
      <w:tr w:rsidR="00F308E6" w:rsidRPr="00113134" w14:paraId="5651B4EB" w14:textId="77777777" w:rsidTr="00236325">
        <w:tc>
          <w:tcPr>
            <w:tcW w:w="0" w:type="auto"/>
            <w:hideMark/>
          </w:tcPr>
          <w:p w14:paraId="1C2C31D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E1</w:t>
            </w:r>
          </w:p>
        </w:tc>
        <w:tc>
          <w:tcPr>
            <w:tcW w:w="0" w:type="auto"/>
            <w:hideMark/>
          </w:tcPr>
          <w:p w14:paraId="66815E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0C14FF5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Compatibility on Different Browsers (Chrome, Firefox, Safari, Edge)</w:t>
            </w:r>
          </w:p>
        </w:tc>
        <w:tc>
          <w:tcPr>
            <w:tcW w:w="0" w:type="auto"/>
            <w:hideMark/>
          </w:tcPr>
          <w:p w14:paraId="1C94AEA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display correctly on all major browsers (Chrome, Firefox, Safari, Edge).</w:t>
            </w:r>
          </w:p>
        </w:tc>
        <w:tc>
          <w:tcPr>
            <w:tcW w:w="0" w:type="auto"/>
            <w:hideMark/>
          </w:tcPr>
          <w:p w14:paraId="0EFE2FA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87665A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012728B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across different browsers</w:t>
            </w:r>
          </w:p>
        </w:tc>
      </w:tr>
      <w:tr w:rsidR="00F308E6" w:rsidRPr="00113134" w14:paraId="26FB79EA" w14:textId="77777777" w:rsidTr="00236325">
        <w:tc>
          <w:tcPr>
            <w:tcW w:w="0" w:type="auto"/>
            <w:hideMark/>
          </w:tcPr>
          <w:p w14:paraId="17967D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E2</w:t>
            </w:r>
          </w:p>
        </w:tc>
        <w:tc>
          <w:tcPr>
            <w:tcW w:w="0" w:type="auto"/>
            <w:hideMark/>
          </w:tcPr>
          <w:p w14:paraId="0351E7C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7835EAA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Responsiveness on Desktop Devices (Windows, Mac)</w:t>
            </w:r>
          </w:p>
        </w:tc>
        <w:tc>
          <w:tcPr>
            <w:tcW w:w="0" w:type="auto"/>
            <w:hideMark/>
          </w:tcPr>
          <w:p w14:paraId="4778D4D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adjust properly on desktop screens with varying resolutions.</w:t>
            </w:r>
          </w:p>
        </w:tc>
        <w:tc>
          <w:tcPr>
            <w:tcW w:w="0" w:type="auto"/>
            <w:hideMark/>
          </w:tcPr>
          <w:p w14:paraId="01899BA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172589A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161E645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with various desktop resolutions</w:t>
            </w:r>
          </w:p>
        </w:tc>
      </w:tr>
      <w:tr w:rsidR="00F308E6" w:rsidRPr="00113134" w14:paraId="5A87F148" w14:textId="77777777" w:rsidTr="00236325">
        <w:tc>
          <w:tcPr>
            <w:tcW w:w="0" w:type="auto"/>
            <w:hideMark/>
          </w:tcPr>
          <w:p w14:paraId="1880D93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E3</w:t>
            </w:r>
          </w:p>
        </w:tc>
        <w:tc>
          <w:tcPr>
            <w:tcW w:w="0" w:type="auto"/>
            <w:hideMark/>
          </w:tcPr>
          <w:p w14:paraId="2219F4F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58D6E7E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Responsiveness on Mobile Devices (iOS, Android)</w:t>
            </w:r>
          </w:p>
        </w:tc>
        <w:tc>
          <w:tcPr>
            <w:tcW w:w="0" w:type="auto"/>
            <w:hideMark/>
          </w:tcPr>
          <w:p w14:paraId="478C68E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be fully responsive and functional on mobile devices.</w:t>
            </w:r>
          </w:p>
        </w:tc>
        <w:tc>
          <w:tcPr>
            <w:tcW w:w="0" w:type="auto"/>
            <w:hideMark/>
          </w:tcPr>
          <w:p w14:paraId="70A0E9A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830FBB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A3691E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on both iOS and Android devices</w:t>
            </w:r>
          </w:p>
        </w:tc>
      </w:tr>
      <w:tr w:rsidR="00F308E6" w:rsidRPr="00113134" w14:paraId="400B618A" w14:textId="77777777" w:rsidTr="00236325">
        <w:tc>
          <w:tcPr>
            <w:tcW w:w="0" w:type="auto"/>
            <w:hideMark/>
          </w:tcPr>
          <w:p w14:paraId="2C4030F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E4</w:t>
            </w:r>
          </w:p>
        </w:tc>
        <w:tc>
          <w:tcPr>
            <w:tcW w:w="0" w:type="auto"/>
            <w:hideMark/>
          </w:tcPr>
          <w:p w14:paraId="35A4784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01A8481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UI Appearance on Mobile Screen Sizes</w:t>
            </w:r>
          </w:p>
        </w:tc>
        <w:tc>
          <w:tcPr>
            <w:tcW w:w="0" w:type="auto"/>
            <w:hideMark/>
          </w:tcPr>
          <w:p w14:paraId="2FE2689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The UI should be appropriately scaled for various mobile screen sizes </w:t>
            </w:r>
            <w:r w:rsidRPr="00113134">
              <w:rPr>
                <w:rFonts w:ascii="Times New Roman" w:hAnsi="Times New Roman" w:cs="Times New Roman"/>
              </w:rPr>
              <w:lastRenderedPageBreak/>
              <w:t>(portrait and landscape).</w:t>
            </w:r>
          </w:p>
        </w:tc>
        <w:tc>
          <w:tcPr>
            <w:tcW w:w="0" w:type="auto"/>
            <w:hideMark/>
          </w:tcPr>
          <w:p w14:paraId="1BD2E7E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Pending</w:t>
            </w:r>
          </w:p>
        </w:tc>
        <w:tc>
          <w:tcPr>
            <w:tcW w:w="0" w:type="auto"/>
            <w:hideMark/>
          </w:tcPr>
          <w:p w14:paraId="0516A09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01B3D4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UI looks good on all mobile sizes</w:t>
            </w:r>
          </w:p>
        </w:tc>
      </w:tr>
      <w:tr w:rsidR="00F308E6" w:rsidRPr="00113134" w14:paraId="31D8EBE2" w14:textId="77777777" w:rsidTr="00236325">
        <w:tc>
          <w:tcPr>
            <w:tcW w:w="0" w:type="auto"/>
            <w:hideMark/>
          </w:tcPr>
          <w:p w14:paraId="0FA9D3E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E5</w:t>
            </w:r>
          </w:p>
        </w:tc>
        <w:tc>
          <w:tcPr>
            <w:tcW w:w="0" w:type="auto"/>
            <w:hideMark/>
          </w:tcPr>
          <w:p w14:paraId="01325C6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040F59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UI on Tablets (Portrait and Landscape Mode)</w:t>
            </w:r>
          </w:p>
        </w:tc>
        <w:tc>
          <w:tcPr>
            <w:tcW w:w="0" w:type="auto"/>
            <w:hideMark/>
          </w:tcPr>
          <w:p w14:paraId="5BEDF4D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UI should be adaptable to both portrait and landscape modes on tablets.</w:t>
            </w:r>
          </w:p>
        </w:tc>
        <w:tc>
          <w:tcPr>
            <w:tcW w:w="0" w:type="auto"/>
            <w:hideMark/>
          </w:tcPr>
          <w:p w14:paraId="52D5C2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DA33C1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A44F0D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UI on tablet devices</w:t>
            </w:r>
          </w:p>
        </w:tc>
      </w:tr>
      <w:tr w:rsidR="00F308E6" w:rsidRPr="00113134" w14:paraId="2D632A58" w14:textId="77777777" w:rsidTr="00236325">
        <w:tc>
          <w:tcPr>
            <w:tcW w:w="0" w:type="auto"/>
            <w:hideMark/>
          </w:tcPr>
          <w:p w14:paraId="69DE0D4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F1</w:t>
            </w:r>
          </w:p>
        </w:tc>
        <w:tc>
          <w:tcPr>
            <w:tcW w:w="0" w:type="auto"/>
            <w:hideMark/>
          </w:tcPr>
          <w:p w14:paraId="06B01D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2D78213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Functionality after New Feature Implementation</w:t>
            </w:r>
          </w:p>
        </w:tc>
        <w:tc>
          <w:tcPr>
            <w:tcW w:w="0" w:type="auto"/>
            <w:hideMark/>
          </w:tcPr>
          <w:p w14:paraId="749E8C2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Login functionality should remain unaffected after new features have been implemented.</w:t>
            </w:r>
          </w:p>
        </w:tc>
        <w:tc>
          <w:tcPr>
            <w:tcW w:w="0" w:type="auto"/>
            <w:hideMark/>
          </w:tcPr>
          <w:p w14:paraId="017379D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616775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6ED019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no regression in login flow</w:t>
            </w:r>
          </w:p>
        </w:tc>
      </w:tr>
      <w:tr w:rsidR="00F308E6" w:rsidRPr="00113134" w14:paraId="6AAF59F4" w14:textId="77777777" w:rsidTr="00236325">
        <w:tc>
          <w:tcPr>
            <w:tcW w:w="0" w:type="auto"/>
            <w:hideMark/>
          </w:tcPr>
          <w:p w14:paraId="505C2AB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F2</w:t>
            </w:r>
          </w:p>
        </w:tc>
        <w:tc>
          <w:tcPr>
            <w:tcW w:w="0" w:type="auto"/>
            <w:hideMark/>
          </w:tcPr>
          <w:p w14:paraId="7ADE8F0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472211B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Creation Flow after Updates</w:t>
            </w:r>
          </w:p>
        </w:tc>
        <w:tc>
          <w:tcPr>
            <w:tcW w:w="0" w:type="auto"/>
            <w:hideMark/>
          </w:tcPr>
          <w:p w14:paraId="010EF51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trip creation process should work as expected after feature updates.</w:t>
            </w:r>
          </w:p>
        </w:tc>
        <w:tc>
          <w:tcPr>
            <w:tcW w:w="0" w:type="auto"/>
            <w:hideMark/>
          </w:tcPr>
          <w:p w14:paraId="35DD827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DE30CE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5A7236D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trip creation after changes</w:t>
            </w:r>
          </w:p>
        </w:tc>
      </w:tr>
      <w:tr w:rsidR="00F308E6" w:rsidRPr="00113134" w14:paraId="5CCB8677" w14:textId="77777777" w:rsidTr="00236325">
        <w:tc>
          <w:tcPr>
            <w:tcW w:w="0" w:type="auto"/>
            <w:hideMark/>
          </w:tcPr>
          <w:p w14:paraId="641AE32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F3</w:t>
            </w:r>
          </w:p>
        </w:tc>
        <w:tc>
          <w:tcPr>
            <w:tcW w:w="0" w:type="auto"/>
            <w:hideMark/>
          </w:tcPr>
          <w:p w14:paraId="7688E5C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7CE4976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Existing Trip Information Remains Unchanged After Updates</w:t>
            </w:r>
          </w:p>
        </w:tc>
        <w:tc>
          <w:tcPr>
            <w:tcW w:w="0" w:type="auto"/>
            <w:hideMark/>
          </w:tcPr>
          <w:p w14:paraId="6891319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Existing trips should retain all information after the system is updated.</w:t>
            </w:r>
          </w:p>
        </w:tc>
        <w:tc>
          <w:tcPr>
            <w:tcW w:w="0" w:type="auto"/>
            <w:hideMark/>
          </w:tcPr>
          <w:p w14:paraId="252872B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1BC53F1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912AED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data consistency</w:t>
            </w:r>
          </w:p>
        </w:tc>
      </w:tr>
      <w:tr w:rsidR="00F308E6" w:rsidRPr="00113134" w14:paraId="6F48CC33" w14:textId="77777777" w:rsidTr="00236325">
        <w:tc>
          <w:tcPr>
            <w:tcW w:w="0" w:type="auto"/>
            <w:hideMark/>
          </w:tcPr>
          <w:p w14:paraId="06F25AF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F4</w:t>
            </w:r>
          </w:p>
        </w:tc>
        <w:tc>
          <w:tcPr>
            <w:tcW w:w="0" w:type="auto"/>
            <w:hideMark/>
          </w:tcPr>
          <w:p w14:paraId="1A98D0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7390551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Navigation Links Work After Feature Changes</w:t>
            </w:r>
          </w:p>
        </w:tc>
        <w:tc>
          <w:tcPr>
            <w:tcW w:w="0" w:type="auto"/>
            <w:hideMark/>
          </w:tcPr>
          <w:p w14:paraId="031C574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Navigation links should continue to function correctly after system updates.</w:t>
            </w:r>
          </w:p>
        </w:tc>
        <w:tc>
          <w:tcPr>
            <w:tcW w:w="0" w:type="auto"/>
            <w:hideMark/>
          </w:tcPr>
          <w:p w14:paraId="714CFA0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3122054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0131D1C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link functionality after update</w:t>
            </w:r>
          </w:p>
        </w:tc>
      </w:tr>
      <w:tr w:rsidR="00F308E6" w:rsidRPr="00113134" w14:paraId="78FCDD77" w14:textId="77777777" w:rsidTr="00236325">
        <w:tc>
          <w:tcPr>
            <w:tcW w:w="0" w:type="auto"/>
            <w:hideMark/>
          </w:tcPr>
          <w:p w14:paraId="56CEC0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F5</w:t>
            </w:r>
          </w:p>
        </w:tc>
        <w:tc>
          <w:tcPr>
            <w:tcW w:w="0" w:type="auto"/>
            <w:hideMark/>
          </w:tcPr>
          <w:p w14:paraId="54C4A33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16B67AA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Profile Information Retains After System Update</w:t>
            </w:r>
          </w:p>
        </w:tc>
        <w:tc>
          <w:tcPr>
            <w:tcW w:w="0" w:type="auto"/>
            <w:hideMark/>
          </w:tcPr>
          <w:p w14:paraId="718C344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profile information should not be lost or altered after a system update.</w:t>
            </w:r>
          </w:p>
        </w:tc>
        <w:tc>
          <w:tcPr>
            <w:tcW w:w="0" w:type="auto"/>
            <w:hideMark/>
          </w:tcPr>
          <w:p w14:paraId="2ABF73C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DCA1C7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1DB30CC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Ensure user data persistence</w:t>
            </w:r>
          </w:p>
        </w:tc>
      </w:tr>
      <w:tr w:rsidR="00F308E6" w:rsidRPr="00113134" w14:paraId="780A8BA9" w14:textId="77777777" w:rsidTr="00236325">
        <w:tc>
          <w:tcPr>
            <w:tcW w:w="0" w:type="auto"/>
            <w:hideMark/>
          </w:tcPr>
          <w:p w14:paraId="17C9158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G1</w:t>
            </w:r>
          </w:p>
        </w:tc>
        <w:tc>
          <w:tcPr>
            <w:tcW w:w="0" w:type="auto"/>
            <w:hideMark/>
          </w:tcPr>
          <w:p w14:paraId="184B496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1B4B2C0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Meets Functional Requirements</w:t>
            </w:r>
          </w:p>
        </w:tc>
        <w:tc>
          <w:tcPr>
            <w:tcW w:w="0" w:type="auto"/>
            <w:hideMark/>
          </w:tcPr>
          <w:p w14:paraId="2DE543A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The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application should meet all functional requirements as per the project specifications.</w:t>
            </w:r>
          </w:p>
        </w:tc>
        <w:tc>
          <w:tcPr>
            <w:tcW w:w="0" w:type="auto"/>
            <w:hideMark/>
          </w:tcPr>
          <w:p w14:paraId="4F60B36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BCF8BE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436DEB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full feature set</w:t>
            </w:r>
          </w:p>
        </w:tc>
      </w:tr>
      <w:tr w:rsidR="00F308E6" w:rsidRPr="00113134" w14:paraId="1963DDCF" w14:textId="77777777" w:rsidTr="00236325">
        <w:tc>
          <w:tcPr>
            <w:tcW w:w="0" w:type="auto"/>
            <w:hideMark/>
          </w:tcPr>
          <w:p w14:paraId="479CBE5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G2</w:t>
            </w:r>
          </w:p>
        </w:tc>
        <w:tc>
          <w:tcPr>
            <w:tcW w:w="0" w:type="auto"/>
            <w:hideMark/>
          </w:tcPr>
          <w:p w14:paraId="633FEC3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26570D6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Meets User Expectations</w:t>
            </w:r>
          </w:p>
        </w:tc>
        <w:tc>
          <w:tcPr>
            <w:tcW w:w="0" w:type="auto"/>
            <w:hideMark/>
          </w:tcPr>
          <w:p w14:paraId="74A9B3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application should meet user expectations based on feedback and usability tests.</w:t>
            </w:r>
          </w:p>
        </w:tc>
        <w:tc>
          <w:tcPr>
            <w:tcW w:w="0" w:type="auto"/>
            <w:hideMark/>
          </w:tcPr>
          <w:p w14:paraId="2D60F72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7BF78F6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346422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against user expectations</w:t>
            </w:r>
          </w:p>
        </w:tc>
      </w:tr>
      <w:tr w:rsidR="00F308E6" w:rsidRPr="00113134" w14:paraId="7B8B2DED" w14:textId="77777777" w:rsidTr="00236325">
        <w:tc>
          <w:tcPr>
            <w:tcW w:w="0" w:type="auto"/>
            <w:hideMark/>
          </w:tcPr>
          <w:p w14:paraId="2740FE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G3</w:t>
            </w:r>
          </w:p>
        </w:tc>
        <w:tc>
          <w:tcPr>
            <w:tcW w:w="0" w:type="auto"/>
            <w:hideMark/>
          </w:tcPr>
          <w:p w14:paraId="0368C15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64CDF9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Meets Business Objectives</w:t>
            </w:r>
          </w:p>
        </w:tc>
        <w:tc>
          <w:tcPr>
            <w:tcW w:w="0" w:type="auto"/>
            <w:hideMark/>
          </w:tcPr>
          <w:p w14:paraId="4CEE52D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The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application should fulfill the business goals defined at the start of the project.</w:t>
            </w:r>
          </w:p>
        </w:tc>
        <w:tc>
          <w:tcPr>
            <w:tcW w:w="0" w:type="auto"/>
            <w:hideMark/>
          </w:tcPr>
          <w:p w14:paraId="6DED6C5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4861CB6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AC3FB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Validate against business goals</w:t>
            </w:r>
          </w:p>
        </w:tc>
      </w:tr>
      <w:tr w:rsidR="00F308E6" w:rsidRPr="00113134" w14:paraId="17CAD3A8" w14:textId="77777777" w:rsidTr="00236325">
        <w:tc>
          <w:tcPr>
            <w:tcW w:w="0" w:type="auto"/>
            <w:hideMark/>
          </w:tcPr>
          <w:p w14:paraId="256DCF3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G4</w:t>
            </w:r>
          </w:p>
        </w:tc>
        <w:tc>
          <w:tcPr>
            <w:tcW w:w="0" w:type="auto"/>
            <w:hideMark/>
          </w:tcPr>
          <w:p w14:paraId="00B33D0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773943C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Complete a Trip Planning Flow without Issues</w:t>
            </w:r>
          </w:p>
        </w:tc>
        <w:tc>
          <w:tcPr>
            <w:tcW w:w="0" w:type="auto"/>
            <w:hideMark/>
          </w:tcPr>
          <w:p w14:paraId="6AE939E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Users should be able to complete the entire trip planning process without errors or issues.</w:t>
            </w:r>
          </w:p>
        </w:tc>
        <w:tc>
          <w:tcPr>
            <w:tcW w:w="0" w:type="auto"/>
            <w:hideMark/>
          </w:tcPr>
          <w:p w14:paraId="105E280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0731A24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162B578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end-to-end planning process</w:t>
            </w:r>
          </w:p>
        </w:tc>
      </w:tr>
      <w:tr w:rsidR="00F308E6" w:rsidRPr="00113134" w14:paraId="362C310A" w14:textId="77777777" w:rsidTr="00236325">
        <w:tc>
          <w:tcPr>
            <w:tcW w:w="0" w:type="auto"/>
            <w:hideMark/>
          </w:tcPr>
          <w:p w14:paraId="5B268B2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G5</w:t>
            </w:r>
          </w:p>
        </w:tc>
        <w:tc>
          <w:tcPr>
            <w:tcW w:w="0" w:type="auto"/>
            <w:hideMark/>
          </w:tcPr>
          <w:p w14:paraId="70B6318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1898309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End-to-End Trip Creation and Viewing Process is Smooth</w:t>
            </w:r>
          </w:p>
        </w:tc>
        <w:tc>
          <w:tcPr>
            <w:tcW w:w="0" w:type="auto"/>
            <w:hideMark/>
          </w:tcPr>
          <w:p w14:paraId="218CCB3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entire process of creating and viewing a trip should be smooth, with no bugs or interruptions.</w:t>
            </w:r>
          </w:p>
        </w:tc>
        <w:tc>
          <w:tcPr>
            <w:tcW w:w="0" w:type="auto"/>
            <w:hideMark/>
          </w:tcPr>
          <w:p w14:paraId="315D36A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Pending</w:t>
            </w:r>
          </w:p>
        </w:tc>
        <w:tc>
          <w:tcPr>
            <w:tcW w:w="0" w:type="auto"/>
            <w:hideMark/>
          </w:tcPr>
          <w:p w14:paraId="6006828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4CB4B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Test full flow of trip creation and viewing</w:t>
            </w:r>
          </w:p>
        </w:tc>
      </w:tr>
    </w:tbl>
    <w:p w14:paraId="58622F2A" w14:textId="4A1B0112" w:rsidR="00F308E6" w:rsidRPr="00113134" w:rsidRDefault="00DC6867" w:rsidP="00DC6867">
      <w:pPr>
        <w:pStyle w:val="Caption"/>
        <w:rPr>
          <w:rFonts w:ascii="Times New Roman" w:hAnsi="Times New Roman" w:cs="Times New Roman"/>
          <w:b/>
          <w:bCs/>
          <w:sz w:val="24"/>
          <w:szCs w:val="24"/>
          <w:u w:val="single"/>
        </w:rPr>
      </w:pPr>
      <w:r w:rsidRPr="00113134">
        <w:rPr>
          <w:rFonts w:ascii="Times New Roman" w:hAnsi="Times New Roman" w:cs="Times New Roman"/>
        </w:rPr>
        <w:t xml:space="preserve">Table </w:t>
      </w:r>
      <w:r w:rsidRPr="00113134">
        <w:rPr>
          <w:rFonts w:ascii="Times New Roman" w:hAnsi="Times New Roman" w:cs="Times New Roman"/>
        </w:rPr>
        <w:fldChar w:fldCharType="begin"/>
      </w:r>
      <w:r w:rsidRPr="00113134">
        <w:rPr>
          <w:rFonts w:ascii="Times New Roman" w:hAnsi="Times New Roman" w:cs="Times New Roman"/>
        </w:rPr>
        <w:instrText xml:space="preserve"> SEQ Table \* ARABIC </w:instrText>
      </w:r>
      <w:r w:rsidRPr="00113134">
        <w:rPr>
          <w:rFonts w:ascii="Times New Roman" w:hAnsi="Times New Roman" w:cs="Times New Roman"/>
        </w:rPr>
        <w:fldChar w:fldCharType="separate"/>
      </w:r>
      <w:r w:rsidRPr="00113134">
        <w:rPr>
          <w:rFonts w:ascii="Times New Roman" w:hAnsi="Times New Roman" w:cs="Times New Roman"/>
          <w:noProof/>
        </w:rPr>
        <w:t>5</w:t>
      </w:r>
      <w:r w:rsidRPr="00113134">
        <w:rPr>
          <w:rFonts w:ascii="Times New Roman" w:hAnsi="Times New Roman" w:cs="Times New Roman"/>
        </w:rPr>
        <w:fldChar w:fldCharType="end"/>
      </w:r>
    </w:p>
    <w:p w14:paraId="49B832A0" w14:textId="5652D6EA" w:rsidR="00F308E6" w:rsidRPr="00113134" w:rsidRDefault="00A427A7" w:rsidP="00F308E6">
      <w:pPr>
        <w:rPr>
          <w:rFonts w:ascii="Times New Roman" w:hAnsi="Times New Roman" w:cs="Times New Roman"/>
          <w:b/>
          <w:bCs/>
          <w:sz w:val="24"/>
          <w:szCs w:val="24"/>
          <w:u w:val="single"/>
        </w:rPr>
      </w:pPr>
      <w:r>
        <w:rPr>
          <w:rFonts w:ascii="Times New Roman" w:hAnsi="Times New Roman" w:cs="Times New Roman"/>
          <w:b/>
          <w:bCs/>
          <w:sz w:val="24"/>
          <w:szCs w:val="24"/>
          <w:u w:val="single"/>
        </w:rPr>
        <w:br/>
      </w:r>
      <w:r>
        <w:rPr>
          <w:rFonts w:ascii="Times New Roman" w:hAnsi="Times New Roman" w:cs="Times New Roman"/>
          <w:b/>
          <w:bCs/>
          <w:sz w:val="24"/>
          <w:szCs w:val="24"/>
          <w:u w:val="single"/>
        </w:rPr>
        <w:br/>
      </w:r>
      <w:r>
        <w:rPr>
          <w:rFonts w:ascii="Times New Roman" w:hAnsi="Times New Roman" w:cs="Times New Roman"/>
          <w:b/>
          <w:bCs/>
          <w:sz w:val="24"/>
          <w:szCs w:val="24"/>
          <w:u w:val="single"/>
        </w:rPr>
        <w:br/>
      </w:r>
      <w:r>
        <w:rPr>
          <w:rFonts w:ascii="Times New Roman" w:hAnsi="Times New Roman" w:cs="Times New Roman"/>
          <w:b/>
          <w:bCs/>
          <w:sz w:val="24"/>
          <w:szCs w:val="24"/>
          <w:u w:val="single"/>
        </w:rPr>
        <w:br/>
      </w:r>
      <w:r>
        <w:rPr>
          <w:rFonts w:ascii="Times New Roman" w:hAnsi="Times New Roman" w:cs="Times New Roman"/>
          <w:b/>
          <w:bCs/>
          <w:sz w:val="24"/>
          <w:szCs w:val="24"/>
          <w:u w:val="single"/>
        </w:rPr>
        <w:lastRenderedPageBreak/>
        <w:br/>
      </w:r>
      <w:r w:rsidR="00F308E6" w:rsidRPr="00113134">
        <w:rPr>
          <w:rFonts w:ascii="Times New Roman" w:hAnsi="Times New Roman" w:cs="Times New Roman"/>
          <w:b/>
          <w:bCs/>
          <w:sz w:val="24"/>
          <w:szCs w:val="24"/>
          <w:u w:val="single"/>
        </w:rPr>
        <w:t>Test Results</w:t>
      </w:r>
    </w:p>
    <w:p w14:paraId="3A7B1232" w14:textId="77777777" w:rsidR="00F308E6" w:rsidRPr="00113134" w:rsidRDefault="00F308E6" w:rsidP="00F308E6">
      <w:pPr>
        <w:rPr>
          <w:rFonts w:ascii="Times New Roman" w:hAnsi="Times New Roman" w:cs="Times New Roman"/>
          <w:b/>
          <w:bCs/>
          <w:sz w:val="24"/>
          <w:szCs w:val="24"/>
          <w:u w:val="single"/>
        </w:rPr>
      </w:pPr>
    </w:p>
    <w:tbl>
      <w:tblPr>
        <w:tblStyle w:val="TableGrid"/>
        <w:tblW w:w="0" w:type="auto"/>
        <w:tblLook w:val="04A0" w:firstRow="1" w:lastRow="0" w:firstColumn="1" w:lastColumn="0" w:noHBand="0" w:noVBand="1"/>
      </w:tblPr>
      <w:tblGrid>
        <w:gridCol w:w="727"/>
        <w:gridCol w:w="1552"/>
        <w:gridCol w:w="1813"/>
        <w:gridCol w:w="1667"/>
        <w:gridCol w:w="857"/>
        <w:gridCol w:w="1030"/>
        <w:gridCol w:w="1704"/>
      </w:tblGrid>
      <w:tr w:rsidR="00F308E6" w:rsidRPr="00113134" w14:paraId="64D29261" w14:textId="77777777" w:rsidTr="00236325">
        <w:tc>
          <w:tcPr>
            <w:tcW w:w="0" w:type="auto"/>
            <w:hideMark/>
          </w:tcPr>
          <w:p w14:paraId="1E75DB7D"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Test Case ID</w:t>
            </w:r>
          </w:p>
        </w:tc>
        <w:tc>
          <w:tcPr>
            <w:tcW w:w="0" w:type="auto"/>
            <w:hideMark/>
          </w:tcPr>
          <w:p w14:paraId="2A71FD4A"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Test Category</w:t>
            </w:r>
          </w:p>
        </w:tc>
        <w:tc>
          <w:tcPr>
            <w:tcW w:w="0" w:type="auto"/>
            <w:hideMark/>
          </w:tcPr>
          <w:p w14:paraId="720EC02B"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Test Case Description</w:t>
            </w:r>
          </w:p>
        </w:tc>
        <w:tc>
          <w:tcPr>
            <w:tcW w:w="0" w:type="auto"/>
            <w:hideMark/>
          </w:tcPr>
          <w:p w14:paraId="3AEF2BFB"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Expected Result</w:t>
            </w:r>
          </w:p>
        </w:tc>
        <w:tc>
          <w:tcPr>
            <w:tcW w:w="0" w:type="auto"/>
            <w:hideMark/>
          </w:tcPr>
          <w:p w14:paraId="0477077E"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Status</w:t>
            </w:r>
          </w:p>
        </w:tc>
        <w:tc>
          <w:tcPr>
            <w:tcW w:w="0" w:type="auto"/>
            <w:hideMark/>
          </w:tcPr>
          <w:p w14:paraId="65670EF0"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Priority</w:t>
            </w:r>
          </w:p>
        </w:tc>
        <w:tc>
          <w:tcPr>
            <w:tcW w:w="0" w:type="auto"/>
            <w:hideMark/>
          </w:tcPr>
          <w:p w14:paraId="3DB506CC" w14:textId="77777777" w:rsidR="00F308E6" w:rsidRPr="00113134" w:rsidRDefault="00F308E6" w:rsidP="00236325">
            <w:pPr>
              <w:spacing w:after="160"/>
              <w:rPr>
                <w:rFonts w:ascii="Times New Roman" w:hAnsi="Times New Roman" w:cs="Times New Roman"/>
                <w:b/>
                <w:bCs/>
              </w:rPr>
            </w:pPr>
            <w:r w:rsidRPr="00113134">
              <w:rPr>
                <w:rFonts w:ascii="Times New Roman" w:hAnsi="Times New Roman" w:cs="Times New Roman"/>
                <w:b/>
                <w:bCs/>
              </w:rPr>
              <w:t>Remarks</w:t>
            </w:r>
          </w:p>
        </w:tc>
      </w:tr>
      <w:tr w:rsidR="00F308E6" w:rsidRPr="00113134" w14:paraId="5E36F4AB" w14:textId="77777777" w:rsidTr="00236325">
        <w:tc>
          <w:tcPr>
            <w:tcW w:w="0" w:type="auto"/>
            <w:hideMark/>
          </w:tcPr>
          <w:p w14:paraId="7D467E0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w:t>
            </w:r>
          </w:p>
        </w:tc>
        <w:tc>
          <w:tcPr>
            <w:tcW w:w="0" w:type="auto"/>
            <w:hideMark/>
          </w:tcPr>
          <w:p w14:paraId="145D0CB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50BD70D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Home Page Loads Correctly</w:t>
            </w:r>
          </w:p>
        </w:tc>
        <w:tc>
          <w:tcPr>
            <w:tcW w:w="0" w:type="auto"/>
            <w:hideMark/>
          </w:tcPr>
          <w:p w14:paraId="0E9FCAD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Home page should load successfully with all elements displaying correctly.</w:t>
            </w:r>
          </w:p>
        </w:tc>
        <w:tc>
          <w:tcPr>
            <w:tcW w:w="0" w:type="auto"/>
            <w:hideMark/>
          </w:tcPr>
          <w:p w14:paraId="2334896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3188B16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409921B" w14:textId="31BA3DEB"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Successfully loaded without errors</w:t>
            </w:r>
            <w:r w:rsidR="009D31EE">
              <w:rPr>
                <w:rFonts w:ascii="Times New Roman" w:hAnsi="Times New Roman" w:cs="Times New Roman"/>
              </w:rPr>
              <w:br/>
            </w:r>
          </w:p>
        </w:tc>
      </w:tr>
      <w:tr w:rsidR="00F308E6" w:rsidRPr="00113134" w14:paraId="53D1B047" w14:textId="77777777" w:rsidTr="00236325">
        <w:tc>
          <w:tcPr>
            <w:tcW w:w="0" w:type="auto"/>
            <w:hideMark/>
          </w:tcPr>
          <w:p w14:paraId="7D551C4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A2</w:t>
            </w:r>
          </w:p>
        </w:tc>
        <w:tc>
          <w:tcPr>
            <w:tcW w:w="0" w:type="auto"/>
            <w:hideMark/>
          </w:tcPr>
          <w:p w14:paraId="452BFAE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4344976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Navigation Links Work</w:t>
            </w:r>
          </w:p>
        </w:tc>
        <w:tc>
          <w:tcPr>
            <w:tcW w:w="0" w:type="auto"/>
            <w:hideMark/>
          </w:tcPr>
          <w:p w14:paraId="39721CF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All navigation links should be clickable and redirect to the correct pages.</w:t>
            </w:r>
          </w:p>
        </w:tc>
        <w:tc>
          <w:tcPr>
            <w:tcW w:w="0" w:type="auto"/>
            <w:hideMark/>
          </w:tcPr>
          <w:p w14:paraId="69CD3C6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019399C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168051E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All links redirect correctly</w:t>
            </w:r>
          </w:p>
        </w:tc>
      </w:tr>
      <w:tr w:rsidR="00F308E6" w:rsidRPr="00113134" w14:paraId="42792EB6" w14:textId="77777777" w:rsidTr="00236325">
        <w:tc>
          <w:tcPr>
            <w:tcW w:w="0" w:type="auto"/>
            <w:hideMark/>
          </w:tcPr>
          <w:p w14:paraId="2E64781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A3</w:t>
            </w:r>
          </w:p>
        </w:tc>
        <w:tc>
          <w:tcPr>
            <w:tcW w:w="0" w:type="auto"/>
            <w:hideMark/>
          </w:tcPr>
          <w:p w14:paraId="5F5FAF8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74DD5EC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Functionality with Valid Credentials</w:t>
            </w:r>
          </w:p>
        </w:tc>
        <w:tc>
          <w:tcPr>
            <w:tcW w:w="0" w:type="auto"/>
            <w:hideMark/>
          </w:tcPr>
          <w:p w14:paraId="6B88D8F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log in successfully using valid credentials.</w:t>
            </w:r>
          </w:p>
        </w:tc>
        <w:tc>
          <w:tcPr>
            <w:tcW w:w="0" w:type="auto"/>
            <w:hideMark/>
          </w:tcPr>
          <w:p w14:paraId="7BF9822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2E040CE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C70E7C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Login successful with valid credentials</w:t>
            </w:r>
          </w:p>
        </w:tc>
      </w:tr>
      <w:tr w:rsidR="00F308E6" w:rsidRPr="00113134" w14:paraId="2EBD1580" w14:textId="77777777" w:rsidTr="00236325">
        <w:tc>
          <w:tcPr>
            <w:tcW w:w="0" w:type="auto"/>
            <w:hideMark/>
          </w:tcPr>
          <w:p w14:paraId="3E01DF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A4</w:t>
            </w:r>
          </w:p>
        </w:tc>
        <w:tc>
          <w:tcPr>
            <w:tcW w:w="0" w:type="auto"/>
            <w:hideMark/>
          </w:tcPr>
          <w:p w14:paraId="68E9D91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6E3B5D3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Error with Invalid Credentials</w:t>
            </w:r>
          </w:p>
        </w:tc>
        <w:tc>
          <w:tcPr>
            <w:tcW w:w="0" w:type="auto"/>
            <w:hideMark/>
          </w:tcPr>
          <w:p w14:paraId="7674EB5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receive an error message when entering invalid credentials.</w:t>
            </w:r>
          </w:p>
        </w:tc>
        <w:tc>
          <w:tcPr>
            <w:tcW w:w="0" w:type="auto"/>
            <w:hideMark/>
          </w:tcPr>
          <w:p w14:paraId="7E753DF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2D668E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683F0E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Error message displayed correctly</w:t>
            </w:r>
          </w:p>
        </w:tc>
      </w:tr>
      <w:tr w:rsidR="00F308E6" w:rsidRPr="00113134" w14:paraId="64F6C012" w14:textId="77777777" w:rsidTr="00236325">
        <w:tc>
          <w:tcPr>
            <w:tcW w:w="0" w:type="auto"/>
            <w:hideMark/>
          </w:tcPr>
          <w:p w14:paraId="26EE8B9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A5</w:t>
            </w:r>
          </w:p>
        </w:tc>
        <w:tc>
          <w:tcPr>
            <w:tcW w:w="0" w:type="auto"/>
            <w:hideMark/>
          </w:tcPr>
          <w:p w14:paraId="286E139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21F3869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Signup Form Submission</w:t>
            </w:r>
          </w:p>
        </w:tc>
        <w:tc>
          <w:tcPr>
            <w:tcW w:w="0" w:type="auto"/>
            <w:hideMark/>
          </w:tcPr>
          <w:p w14:paraId="167F21C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sign up with valid information and create an account.</w:t>
            </w:r>
          </w:p>
        </w:tc>
        <w:tc>
          <w:tcPr>
            <w:tcW w:w="0" w:type="auto"/>
            <w:hideMark/>
          </w:tcPr>
          <w:p w14:paraId="2640923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1636DCB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1BD446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Account created successfully</w:t>
            </w:r>
          </w:p>
        </w:tc>
      </w:tr>
      <w:tr w:rsidR="00F308E6" w:rsidRPr="00113134" w14:paraId="73DE9D49" w14:textId="77777777" w:rsidTr="00236325">
        <w:tc>
          <w:tcPr>
            <w:tcW w:w="0" w:type="auto"/>
            <w:hideMark/>
          </w:tcPr>
          <w:p w14:paraId="69334E6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A6</w:t>
            </w:r>
          </w:p>
        </w:tc>
        <w:tc>
          <w:tcPr>
            <w:tcW w:w="0" w:type="auto"/>
            <w:hideMark/>
          </w:tcPr>
          <w:p w14:paraId="7053936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514B4D1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Signup Error on Invalid Input</w:t>
            </w:r>
          </w:p>
        </w:tc>
        <w:tc>
          <w:tcPr>
            <w:tcW w:w="0" w:type="auto"/>
            <w:hideMark/>
          </w:tcPr>
          <w:p w14:paraId="50D8F6F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Error message should appear when the user provides invalid inputs.</w:t>
            </w:r>
          </w:p>
        </w:tc>
        <w:tc>
          <w:tcPr>
            <w:tcW w:w="0" w:type="auto"/>
            <w:hideMark/>
          </w:tcPr>
          <w:p w14:paraId="2E8767D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1BA7F54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157991E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Error displayed for invalid input</w:t>
            </w:r>
          </w:p>
        </w:tc>
      </w:tr>
      <w:tr w:rsidR="00F308E6" w:rsidRPr="00113134" w14:paraId="4D2DAEE0" w14:textId="77777777" w:rsidTr="00236325">
        <w:tc>
          <w:tcPr>
            <w:tcW w:w="0" w:type="auto"/>
            <w:hideMark/>
          </w:tcPr>
          <w:p w14:paraId="3E44E1F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A7</w:t>
            </w:r>
          </w:p>
        </w:tc>
        <w:tc>
          <w:tcPr>
            <w:tcW w:w="0" w:type="auto"/>
            <w:hideMark/>
          </w:tcPr>
          <w:p w14:paraId="739DC90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0735D48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Creation Flow</w:t>
            </w:r>
          </w:p>
        </w:tc>
        <w:tc>
          <w:tcPr>
            <w:tcW w:w="0" w:type="auto"/>
            <w:hideMark/>
          </w:tcPr>
          <w:p w14:paraId="372727D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create a new trip by filling out all necessary details.</w:t>
            </w:r>
          </w:p>
        </w:tc>
        <w:tc>
          <w:tcPr>
            <w:tcW w:w="0" w:type="auto"/>
            <w:hideMark/>
          </w:tcPr>
          <w:p w14:paraId="74314DE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2286AA7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2345F0A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created successfully</w:t>
            </w:r>
          </w:p>
        </w:tc>
      </w:tr>
      <w:tr w:rsidR="00F308E6" w:rsidRPr="00113134" w14:paraId="4F602350" w14:textId="77777777" w:rsidTr="00236325">
        <w:tc>
          <w:tcPr>
            <w:tcW w:w="0" w:type="auto"/>
            <w:hideMark/>
          </w:tcPr>
          <w:p w14:paraId="6C9AA56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A8</w:t>
            </w:r>
          </w:p>
        </w:tc>
        <w:tc>
          <w:tcPr>
            <w:tcW w:w="0" w:type="auto"/>
            <w:hideMark/>
          </w:tcPr>
          <w:p w14:paraId="03C8856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3EB2E61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Creation with Required Inputs</w:t>
            </w:r>
          </w:p>
        </w:tc>
        <w:tc>
          <w:tcPr>
            <w:tcW w:w="0" w:type="auto"/>
            <w:hideMark/>
          </w:tcPr>
          <w:p w14:paraId="7031A4C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creation should be successful when all required inputs are provided.</w:t>
            </w:r>
          </w:p>
        </w:tc>
        <w:tc>
          <w:tcPr>
            <w:tcW w:w="0" w:type="auto"/>
            <w:hideMark/>
          </w:tcPr>
          <w:p w14:paraId="3B8AFE0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E40DC2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94B0DD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Required fields validated</w:t>
            </w:r>
          </w:p>
        </w:tc>
      </w:tr>
      <w:tr w:rsidR="00F308E6" w:rsidRPr="00113134" w14:paraId="5EE3DA5D" w14:textId="77777777" w:rsidTr="00236325">
        <w:tc>
          <w:tcPr>
            <w:tcW w:w="0" w:type="auto"/>
            <w:hideMark/>
          </w:tcPr>
          <w:p w14:paraId="3637A54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A9</w:t>
            </w:r>
          </w:p>
        </w:tc>
        <w:tc>
          <w:tcPr>
            <w:tcW w:w="0" w:type="auto"/>
            <w:hideMark/>
          </w:tcPr>
          <w:p w14:paraId="0FCC803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3360902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Planner Form Submissions</w:t>
            </w:r>
          </w:p>
        </w:tc>
        <w:tc>
          <w:tcPr>
            <w:tcW w:w="0" w:type="auto"/>
            <w:hideMark/>
          </w:tcPr>
          <w:p w14:paraId="1A86386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All fields in the trip planner form should be submitted successfully with valid data.</w:t>
            </w:r>
          </w:p>
        </w:tc>
        <w:tc>
          <w:tcPr>
            <w:tcW w:w="0" w:type="auto"/>
            <w:hideMark/>
          </w:tcPr>
          <w:p w14:paraId="2A2D946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31A382A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68D8C3F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Form submitted successfully</w:t>
            </w:r>
          </w:p>
        </w:tc>
      </w:tr>
      <w:tr w:rsidR="00F308E6" w:rsidRPr="00113134" w14:paraId="7E97319A" w14:textId="77777777" w:rsidTr="00236325">
        <w:tc>
          <w:tcPr>
            <w:tcW w:w="0" w:type="auto"/>
            <w:hideMark/>
          </w:tcPr>
          <w:p w14:paraId="663CFB9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A10</w:t>
            </w:r>
          </w:p>
        </w:tc>
        <w:tc>
          <w:tcPr>
            <w:tcW w:w="0" w:type="auto"/>
            <w:hideMark/>
          </w:tcPr>
          <w:p w14:paraId="4C8DFAC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7DDB3D7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Itinerary Generation After Trip Creation</w:t>
            </w:r>
          </w:p>
        </w:tc>
        <w:tc>
          <w:tcPr>
            <w:tcW w:w="0" w:type="auto"/>
            <w:hideMark/>
          </w:tcPr>
          <w:p w14:paraId="5ED325B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After trip creation, the system should generate and display an itinerary.</w:t>
            </w:r>
          </w:p>
        </w:tc>
        <w:tc>
          <w:tcPr>
            <w:tcW w:w="0" w:type="auto"/>
            <w:hideMark/>
          </w:tcPr>
          <w:p w14:paraId="655B1C5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35A682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6E599AD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Itinerary generated successfully</w:t>
            </w:r>
          </w:p>
        </w:tc>
      </w:tr>
      <w:tr w:rsidR="00F308E6" w:rsidRPr="00113134" w14:paraId="35F6AAA1" w14:textId="77777777" w:rsidTr="00236325">
        <w:tc>
          <w:tcPr>
            <w:tcW w:w="0" w:type="auto"/>
            <w:hideMark/>
          </w:tcPr>
          <w:p w14:paraId="0956E40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A11</w:t>
            </w:r>
          </w:p>
        </w:tc>
        <w:tc>
          <w:tcPr>
            <w:tcW w:w="0" w:type="auto"/>
            <w:hideMark/>
          </w:tcPr>
          <w:p w14:paraId="65757BA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6714F96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View Trip Page Displays Correct Details</w:t>
            </w:r>
          </w:p>
        </w:tc>
        <w:tc>
          <w:tcPr>
            <w:tcW w:w="0" w:type="auto"/>
            <w:hideMark/>
          </w:tcPr>
          <w:p w14:paraId="2AB1A2F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View trip page should display the correct details of the selected trip.</w:t>
            </w:r>
          </w:p>
        </w:tc>
        <w:tc>
          <w:tcPr>
            <w:tcW w:w="0" w:type="auto"/>
            <w:hideMark/>
          </w:tcPr>
          <w:p w14:paraId="7BC4B0F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3C5130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A76ADC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details displayed correctly</w:t>
            </w:r>
          </w:p>
        </w:tc>
      </w:tr>
      <w:tr w:rsidR="00F308E6" w:rsidRPr="00113134" w14:paraId="32025BE8" w14:textId="77777777" w:rsidTr="00236325">
        <w:tc>
          <w:tcPr>
            <w:tcW w:w="0" w:type="auto"/>
            <w:hideMark/>
          </w:tcPr>
          <w:p w14:paraId="52FCA07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A12</w:t>
            </w:r>
          </w:p>
        </w:tc>
        <w:tc>
          <w:tcPr>
            <w:tcW w:w="0" w:type="auto"/>
            <w:hideMark/>
          </w:tcPr>
          <w:p w14:paraId="40A4644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7DA88F7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Save Trip Button Saves the Trip</w:t>
            </w:r>
          </w:p>
        </w:tc>
        <w:tc>
          <w:tcPr>
            <w:tcW w:w="0" w:type="auto"/>
            <w:hideMark/>
          </w:tcPr>
          <w:p w14:paraId="4695FDD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save a trip by clicking the "Save Trip" button.</w:t>
            </w:r>
          </w:p>
        </w:tc>
        <w:tc>
          <w:tcPr>
            <w:tcW w:w="0" w:type="auto"/>
            <w:hideMark/>
          </w:tcPr>
          <w:p w14:paraId="0336E60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6C22C59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0D0272F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saved successfully</w:t>
            </w:r>
          </w:p>
        </w:tc>
      </w:tr>
      <w:tr w:rsidR="00F308E6" w:rsidRPr="00113134" w14:paraId="7F4C7DA2" w14:textId="77777777" w:rsidTr="00236325">
        <w:tc>
          <w:tcPr>
            <w:tcW w:w="0" w:type="auto"/>
            <w:hideMark/>
          </w:tcPr>
          <w:p w14:paraId="1F8CA0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A13</w:t>
            </w:r>
          </w:p>
        </w:tc>
        <w:tc>
          <w:tcPr>
            <w:tcW w:w="0" w:type="auto"/>
            <w:hideMark/>
          </w:tcPr>
          <w:p w14:paraId="7100054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28D71D4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Profile Displays Correct Information</w:t>
            </w:r>
          </w:p>
        </w:tc>
        <w:tc>
          <w:tcPr>
            <w:tcW w:w="0" w:type="auto"/>
            <w:hideMark/>
          </w:tcPr>
          <w:p w14:paraId="5F8A23B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User profile page should display correct information </w:t>
            </w:r>
            <w:r w:rsidRPr="00113134">
              <w:rPr>
                <w:rFonts w:ascii="Times New Roman" w:hAnsi="Times New Roman" w:cs="Times New Roman"/>
              </w:rPr>
              <w:lastRenderedPageBreak/>
              <w:t>(e.g., name, email, trips).</w:t>
            </w:r>
          </w:p>
        </w:tc>
        <w:tc>
          <w:tcPr>
            <w:tcW w:w="0" w:type="auto"/>
            <w:hideMark/>
          </w:tcPr>
          <w:p w14:paraId="518A4E1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Pass</w:t>
            </w:r>
          </w:p>
        </w:tc>
        <w:tc>
          <w:tcPr>
            <w:tcW w:w="0" w:type="auto"/>
            <w:hideMark/>
          </w:tcPr>
          <w:p w14:paraId="41E3DF2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DF446C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profile data correct</w:t>
            </w:r>
          </w:p>
        </w:tc>
      </w:tr>
      <w:tr w:rsidR="00F308E6" w:rsidRPr="00113134" w14:paraId="3ED777A2" w14:textId="77777777" w:rsidTr="00236325">
        <w:tc>
          <w:tcPr>
            <w:tcW w:w="0" w:type="auto"/>
            <w:hideMark/>
          </w:tcPr>
          <w:p w14:paraId="347CB04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A14</w:t>
            </w:r>
          </w:p>
        </w:tc>
        <w:tc>
          <w:tcPr>
            <w:tcW w:w="0" w:type="auto"/>
            <w:hideMark/>
          </w:tcPr>
          <w:p w14:paraId="2E837A8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05001B4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Logout Functionality Works</w:t>
            </w:r>
          </w:p>
        </w:tc>
        <w:tc>
          <w:tcPr>
            <w:tcW w:w="0" w:type="auto"/>
            <w:hideMark/>
          </w:tcPr>
          <w:p w14:paraId="702360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logged out and redirected to the home page.</w:t>
            </w:r>
          </w:p>
        </w:tc>
        <w:tc>
          <w:tcPr>
            <w:tcW w:w="0" w:type="auto"/>
            <w:hideMark/>
          </w:tcPr>
          <w:p w14:paraId="1830D2A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240DB16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C5C5FE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Logout successful</w:t>
            </w:r>
          </w:p>
        </w:tc>
      </w:tr>
      <w:tr w:rsidR="00F308E6" w:rsidRPr="00113134" w14:paraId="0686F308" w14:textId="77777777" w:rsidTr="00236325">
        <w:tc>
          <w:tcPr>
            <w:tcW w:w="0" w:type="auto"/>
            <w:hideMark/>
          </w:tcPr>
          <w:p w14:paraId="6B15587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A15</w:t>
            </w:r>
          </w:p>
        </w:tc>
        <w:tc>
          <w:tcPr>
            <w:tcW w:w="0" w:type="auto"/>
            <w:hideMark/>
          </w:tcPr>
          <w:p w14:paraId="2CEFCC8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Functional</w:t>
            </w:r>
          </w:p>
        </w:tc>
        <w:tc>
          <w:tcPr>
            <w:tcW w:w="0" w:type="auto"/>
            <w:hideMark/>
          </w:tcPr>
          <w:p w14:paraId="06866E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Editing Option Works</w:t>
            </w:r>
          </w:p>
        </w:tc>
        <w:tc>
          <w:tcPr>
            <w:tcW w:w="0" w:type="auto"/>
            <w:hideMark/>
          </w:tcPr>
          <w:p w14:paraId="6E4EB53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edit an existing trip's details.</w:t>
            </w:r>
          </w:p>
        </w:tc>
        <w:tc>
          <w:tcPr>
            <w:tcW w:w="0" w:type="auto"/>
            <w:hideMark/>
          </w:tcPr>
          <w:p w14:paraId="5C8A9E3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CE4E72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04853D2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editing works correctly</w:t>
            </w:r>
          </w:p>
        </w:tc>
      </w:tr>
      <w:tr w:rsidR="00F308E6" w:rsidRPr="00113134" w14:paraId="5B5E58E3" w14:textId="77777777" w:rsidTr="00236325">
        <w:tc>
          <w:tcPr>
            <w:tcW w:w="0" w:type="auto"/>
            <w:hideMark/>
          </w:tcPr>
          <w:p w14:paraId="02263DC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B1</w:t>
            </w:r>
          </w:p>
        </w:tc>
        <w:tc>
          <w:tcPr>
            <w:tcW w:w="0" w:type="auto"/>
            <w:hideMark/>
          </w:tcPr>
          <w:p w14:paraId="101D5DF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51AA1EE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Access and Navigate Updates Section</w:t>
            </w:r>
          </w:p>
        </w:tc>
        <w:tc>
          <w:tcPr>
            <w:tcW w:w="0" w:type="auto"/>
            <w:hideMark/>
          </w:tcPr>
          <w:p w14:paraId="066F61E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navigate to the updates section easily.</w:t>
            </w:r>
          </w:p>
        </w:tc>
        <w:tc>
          <w:tcPr>
            <w:tcW w:w="0" w:type="auto"/>
            <w:hideMark/>
          </w:tcPr>
          <w:p w14:paraId="7A0C7FC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C9029A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19BA6E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Navigation successful</w:t>
            </w:r>
          </w:p>
        </w:tc>
      </w:tr>
      <w:tr w:rsidR="00F308E6" w:rsidRPr="00113134" w14:paraId="594F628E" w14:textId="77777777" w:rsidTr="00236325">
        <w:tc>
          <w:tcPr>
            <w:tcW w:w="0" w:type="auto"/>
            <w:hideMark/>
          </w:tcPr>
          <w:p w14:paraId="4D84D10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B2</w:t>
            </w:r>
          </w:p>
        </w:tc>
        <w:tc>
          <w:tcPr>
            <w:tcW w:w="0" w:type="auto"/>
            <w:hideMark/>
          </w:tcPr>
          <w:p w14:paraId="7B55090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084971C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All Updates</w:t>
            </w:r>
          </w:p>
        </w:tc>
        <w:tc>
          <w:tcPr>
            <w:tcW w:w="0" w:type="auto"/>
            <w:hideMark/>
          </w:tcPr>
          <w:p w14:paraId="049E6D0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all updates in the updates section.</w:t>
            </w:r>
          </w:p>
        </w:tc>
        <w:tc>
          <w:tcPr>
            <w:tcW w:w="0" w:type="auto"/>
            <w:hideMark/>
          </w:tcPr>
          <w:p w14:paraId="4CC8A26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80BC1A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06111B4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Updates displayed correctly</w:t>
            </w:r>
          </w:p>
        </w:tc>
      </w:tr>
      <w:tr w:rsidR="00F308E6" w:rsidRPr="00113134" w14:paraId="4EE165E4" w14:textId="77777777" w:rsidTr="00236325">
        <w:tc>
          <w:tcPr>
            <w:tcW w:w="0" w:type="auto"/>
            <w:hideMark/>
          </w:tcPr>
          <w:p w14:paraId="5584C88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B3</w:t>
            </w:r>
          </w:p>
        </w:tc>
        <w:tc>
          <w:tcPr>
            <w:tcW w:w="0" w:type="auto"/>
            <w:hideMark/>
          </w:tcPr>
          <w:p w14:paraId="620E1FA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52E0915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Search and Filter Updates</w:t>
            </w:r>
          </w:p>
        </w:tc>
        <w:tc>
          <w:tcPr>
            <w:tcW w:w="0" w:type="auto"/>
            <w:hideMark/>
          </w:tcPr>
          <w:p w14:paraId="0C33E03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search for and filter updates based on criteria.</w:t>
            </w:r>
          </w:p>
        </w:tc>
        <w:tc>
          <w:tcPr>
            <w:tcW w:w="0" w:type="auto"/>
            <w:hideMark/>
          </w:tcPr>
          <w:p w14:paraId="3D2D67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11DF418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3CE240E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Search and filter work as expected</w:t>
            </w:r>
          </w:p>
        </w:tc>
      </w:tr>
      <w:tr w:rsidR="00F308E6" w:rsidRPr="00113134" w14:paraId="337E77CA" w14:textId="77777777" w:rsidTr="00236325">
        <w:tc>
          <w:tcPr>
            <w:tcW w:w="0" w:type="auto"/>
            <w:hideMark/>
          </w:tcPr>
          <w:p w14:paraId="380EB29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B4</w:t>
            </w:r>
          </w:p>
        </w:tc>
        <w:tc>
          <w:tcPr>
            <w:tcW w:w="0" w:type="auto"/>
            <w:hideMark/>
          </w:tcPr>
          <w:p w14:paraId="26E6581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6DCE799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Navigate Explore Section</w:t>
            </w:r>
          </w:p>
        </w:tc>
        <w:tc>
          <w:tcPr>
            <w:tcW w:w="0" w:type="auto"/>
            <w:hideMark/>
          </w:tcPr>
          <w:p w14:paraId="251C87A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explore Hotels, Restaurants, and Tourist Places.</w:t>
            </w:r>
          </w:p>
        </w:tc>
        <w:tc>
          <w:tcPr>
            <w:tcW w:w="0" w:type="auto"/>
            <w:hideMark/>
          </w:tcPr>
          <w:p w14:paraId="528BEE4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D3FE10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76A8598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Navigation successful</w:t>
            </w:r>
          </w:p>
        </w:tc>
      </w:tr>
      <w:tr w:rsidR="00F308E6" w:rsidRPr="00113134" w14:paraId="0A3D9625" w14:textId="77777777" w:rsidTr="00236325">
        <w:tc>
          <w:tcPr>
            <w:tcW w:w="0" w:type="auto"/>
            <w:hideMark/>
          </w:tcPr>
          <w:p w14:paraId="15C656A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B5</w:t>
            </w:r>
          </w:p>
        </w:tc>
        <w:tc>
          <w:tcPr>
            <w:tcW w:w="0" w:type="auto"/>
            <w:hideMark/>
          </w:tcPr>
          <w:p w14:paraId="74F6149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1F809DE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and Select Hotels</w:t>
            </w:r>
          </w:p>
        </w:tc>
        <w:tc>
          <w:tcPr>
            <w:tcW w:w="0" w:type="auto"/>
            <w:hideMark/>
          </w:tcPr>
          <w:p w14:paraId="24357D0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and select a hotel.</w:t>
            </w:r>
          </w:p>
        </w:tc>
        <w:tc>
          <w:tcPr>
            <w:tcW w:w="0" w:type="auto"/>
            <w:hideMark/>
          </w:tcPr>
          <w:p w14:paraId="330B646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717362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3085709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Hotel selection works correctly</w:t>
            </w:r>
          </w:p>
        </w:tc>
      </w:tr>
      <w:tr w:rsidR="00F308E6" w:rsidRPr="00113134" w14:paraId="21304B5D" w14:textId="77777777" w:rsidTr="00236325">
        <w:tc>
          <w:tcPr>
            <w:tcW w:w="0" w:type="auto"/>
            <w:hideMark/>
          </w:tcPr>
          <w:p w14:paraId="77B5C6E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B6</w:t>
            </w:r>
          </w:p>
        </w:tc>
        <w:tc>
          <w:tcPr>
            <w:tcW w:w="0" w:type="auto"/>
            <w:hideMark/>
          </w:tcPr>
          <w:p w14:paraId="139BA3D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54E963E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and Select Restaurants</w:t>
            </w:r>
          </w:p>
        </w:tc>
        <w:tc>
          <w:tcPr>
            <w:tcW w:w="0" w:type="auto"/>
            <w:hideMark/>
          </w:tcPr>
          <w:p w14:paraId="18AB0F0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and select a restaurant.</w:t>
            </w:r>
          </w:p>
        </w:tc>
        <w:tc>
          <w:tcPr>
            <w:tcW w:w="0" w:type="auto"/>
            <w:hideMark/>
          </w:tcPr>
          <w:p w14:paraId="756C658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A7F815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6891171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Restaurant selection works correctly</w:t>
            </w:r>
          </w:p>
        </w:tc>
      </w:tr>
      <w:tr w:rsidR="00F308E6" w:rsidRPr="00113134" w14:paraId="3389D9EA" w14:textId="77777777" w:rsidTr="00236325">
        <w:tc>
          <w:tcPr>
            <w:tcW w:w="0" w:type="auto"/>
            <w:hideMark/>
          </w:tcPr>
          <w:p w14:paraId="54C7FF7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B7</w:t>
            </w:r>
          </w:p>
        </w:tc>
        <w:tc>
          <w:tcPr>
            <w:tcW w:w="0" w:type="auto"/>
            <w:hideMark/>
          </w:tcPr>
          <w:p w14:paraId="17A1039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1712FBD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View and Select Tourist Places</w:t>
            </w:r>
          </w:p>
        </w:tc>
        <w:tc>
          <w:tcPr>
            <w:tcW w:w="0" w:type="auto"/>
            <w:hideMark/>
          </w:tcPr>
          <w:p w14:paraId="4E542DF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be able to view and select a tourist place.</w:t>
            </w:r>
          </w:p>
        </w:tc>
        <w:tc>
          <w:tcPr>
            <w:tcW w:w="0" w:type="auto"/>
            <w:hideMark/>
          </w:tcPr>
          <w:p w14:paraId="0E75164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3CE58E8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4D9A4D0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Tourist places displayed correctly</w:t>
            </w:r>
          </w:p>
        </w:tc>
      </w:tr>
      <w:tr w:rsidR="00F308E6" w:rsidRPr="00113134" w14:paraId="40CF69D1" w14:textId="77777777" w:rsidTr="00236325">
        <w:tc>
          <w:tcPr>
            <w:tcW w:w="0" w:type="auto"/>
            <w:hideMark/>
          </w:tcPr>
          <w:p w14:paraId="4A79ADB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B8</w:t>
            </w:r>
          </w:p>
        </w:tc>
        <w:tc>
          <w:tcPr>
            <w:tcW w:w="0" w:type="auto"/>
            <w:hideMark/>
          </w:tcPr>
          <w:p w14:paraId="390A18C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536649B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Navigation is Intuitive on All Pages</w:t>
            </w:r>
          </w:p>
        </w:tc>
        <w:tc>
          <w:tcPr>
            <w:tcW w:w="0" w:type="auto"/>
            <w:hideMark/>
          </w:tcPr>
          <w:p w14:paraId="1626B1C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should easily navigate all pages.</w:t>
            </w:r>
          </w:p>
        </w:tc>
        <w:tc>
          <w:tcPr>
            <w:tcW w:w="0" w:type="auto"/>
            <w:hideMark/>
          </w:tcPr>
          <w:p w14:paraId="657EA68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6C8AD8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1BB66F1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Navigation is user-friendly</w:t>
            </w:r>
          </w:p>
        </w:tc>
      </w:tr>
      <w:tr w:rsidR="00F308E6" w:rsidRPr="00113134" w14:paraId="3235500B" w14:textId="77777777" w:rsidTr="00236325">
        <w:tc>
          <w:tcPr>
            <w:tcW w:w="0" w:type="auto"/>
            <w:hideMark/>
          </w:tcPr>
          <w:p w14:paraId="701B48D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B9</w:t>
            </w:r>
          </w:p>
        </w:tc>
        <w:tc>
          <w:tcPr>
            <w:tcW w:w="0" w:type="auto"/>
            <w:hideMark/>
          </w:tcPr>
          <w:p w14:paraId="61C58E9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72FBD25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Users Can Easily Plan and Modify Trips</w:t>
            </w:r>
          </w:p>
        </w:tc>
        <w:tc>
          <w:tcPr>
            <w:tcW w:w="0" w:type="auto"/>
            <w:hideMark/>
          </w:tcPr>
          <w:p w14:paraId="41C1B9E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Users should have an easy time planning or modifying trips.</w:t>
            </w:r>
          </w:p>
        </w:tc>
        <w:tc>
          <w:tcPr>
            <w:tcW w:w="0" w:type="auto"/>
            <w:hideMark/>
          </w:tcPr>
          <w:p w14:paraId="4006EDC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64DBB61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BE66EC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planning is smooth</w:t>
            </w:r>
          </w:p>
        </w:tc>
      </w:tr>
      <w:tr w:rsidR="00F308E6" w:rsidRPr="00113134" w14:paraId="4802DC91" w14:textId="77777777" w:rsidTr="00236325">
        <w:tc>
          <w:tcPr>
            <w:tcW w:w="0" w:type="auto"/>
            <w:hideMark/>
          </w:tcPr>
          <w:p w14:paraId="424C77D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B10</w:t>
            </w:r>
          </w:p>
        </w:tc>
        <w:tc>
          <w:tcPr>
            <w:tcW w:w="0" w:type="auto"/>
            <w:hideMark/>
          </w:tcPr>
          <w:p w14:paraId="0A9EFFC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Usability</w:t>
            </w:r>
          </w:p>
        </w:tc>
        <w:tc>
          <w:tcPr>
            <w:tcW w:w="0" w:type="auto"/>
            <w:hideMark/>
          </w:tcPr>
          <w:p w14:paraId="10C81CE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Signup Process is Simple and Clear</w:t>
            </w:r>
          </w:p>
        </w:tc>
        <w:tc>
          <w:tcPr>
            <w:tcW w:w="0" w:type="auto"/>
            <w:hideMark/>
          </w:tcPr>
          <w:p w14:paraId="6808F9E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Signup form should be clear and easy to use.</w:t>
            </w:r>
          </w:p>
        </w:tc>
        <w:tc>
          <w:tcPr>
            <w:tcW w:w="0" w:type="auto"/>
            <w:hideMark/>
          </w:tcPr>
          <w:p w14:paraId="3B67A05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117EA41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268C2B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Signup process is user-friendly</w:t>
            </w:r>
          </w:p>
        </w:tc>
      </w:tr>
      <w:tr w:rsidR="00F308E6" w:rsidRPr="00113134" w14:paraId="355B51DA" w14:textId="77777777" w:rsidTr="00236325">
        <w:tc>
          <w:tcPr>
            <w:tcW w:w="0" w:type="auto"/>
            <w:hideMark/>
          </w:tcPr>
          <w:p w14:paraId="30D48AB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C1</w:t>
            </w:r>
          </w:p>
        </w:tc>
        <w:tc>
          <w:tcPr>
            <w:tcW w:w="0" w:type="auto"/>
            <w:hideMark/>
          </w:tcPr>
          <w:p w14:paraId="64DA080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1B7329A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Response Time Under Normal Load</w:t>
            </w:r>
          </w:p>
        </w:tc>
        <w:tc>
          <w:tcPr>
            <w:tcW w:w="0" w:type="auto"/>
            <w:hideMark/>
          </w:tcPr>
          <w:p w14:paraId="2C1179C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load within 3 seconds under normal load.</w:t>
            </w:r>
          </w:p>
        </w:tc>
        <w:tc>
          <w:tcPr>
            <w:tcW w:w="0" w:type="auto"/>
            <w:hideMark/>
          </w:tcPr>
          <w:p w14:paraId="3578C0A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4836A7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7098EA2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Response time is within limits</w:t>
            </w:r>
          </w:p>
        </w:tc>
      </w:tr>
      <w:tr w:rsidR="00F308E6" w:rsidRPr="00113134" w14:paraId="559B59D2" w14:textId="77777777" w:rsidTr="00236325">
        <w:tc>
          <w:tcPr>
            <w:tcW w:w="0" w:type="auto"/>
            <w:hideMark/>
          </w:tcPr>
          <w:p w14:paraId="0B5FEBE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C2</w:t>
            </w:r>
          </w:p>
        </w:tc>
        <w:tc>
          <w:tcPr>
            <w:tcW w:w="0" w:type="auto"/>
            <w:hideMark/>
          </w:tcPr>
          <w:p w14:paraId="79E95F8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09034F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Response Time Under High Load</w:t>
            </w:r>
          </w:p>
        </w:tc>
        <w:tc>
          <w:tcPr>
            <w:tcW w:w="0" w:type="auto"/>
            <w:hideMark/>
          </w:tcPr>
          <w:p w14:paraId="5F1D4D3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respond within 5 seconds under high load.</w:t>
            </w:r>
          </w:p>
        </w:tc>
        <w:tc>
          <w:tcPr>
            <w:tcW w:w="0" w:type="auto"/>
            <w:hideMark/>
          </w:tcPr>
          <w:p w14:paraId="02286AA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63909EE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E2CBEA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 remains stable</w:t>
            </w:r>
          </w:p>
        </w:tc>
      </w:tr>
      <w:tr w:rsidR="00F308E6" w:rsidRPr="00113134" w14:paraId="437DF156" w14:textId="77777777" w:rsidTr="00236325">
        <w:tc>
          <w:tcPr>
            <w:tcW w:w="0" w:type="auto"/>
            <w:hideMark/>
          </w:tcPr>
          <w:p w14:paraId="43D1B3D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C3</w:t>
            </w:r>
          </w:p>
        </w:tc>
        <w:tc>
          <w:tcPr>
            <w:tcW w:w="0" w:type="auto"/>
            <w:hideMark/>
          </w:tcPr>
          <w:p w14:paraId="5EEE18A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6F35743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App's Performance with High-Volume Data</w:t>
            </w:r>
          </w:p>
        </w:tc>
        <w:tc>
          <w:tcPr>
            <w:tcW w:w="0" w:type="auto"/>
            <w:hideMark/>
          </w:tcPr>
          <w:p w14:paraId="70B789B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handle multiple trips efficiently.</w:t>
            </w:r>
          </w:p>
        </w:tc>
        <w:tc>
          <w:tcPr>
            <w:tcW w:w="0" w:type="auto"/>
            <w:hideMark/>
          </w:tcPr>
          <w:p w14:paraId="4C2B0C8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2A8C187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5B93786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High-volume data handled correctly</w:t>
            </w:r>
          </w:p>
        </w:tc>
      </w:tr>
      <w:tr w:rsidR="00F308E6" w:rsidRPr="00113134" w14:paraId="02E5DA70" w14:textId="77777777" w:rsidTr="00236325">
        <w:tc>
          <w:tcPr>
            <w:tcW w:w="0" w:type="auto"/>
            <w:hideMark/>
          </w:tcPr>
          <w:p w14:paraId="51A050C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C4</w:t>
            </w:r>
          </w:p>
        </w:tc>
        <w:tc>
          <w:tcPr>
            <w:tcW w:w="0" w:type="auto"/>
            <w:hideMark/>
          </w:tcPr>
          <w:p w14:paraId="0E46ADC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488608A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Performance under 3G Network Condition</w:t>
            </w:r>
          </w:p>
        </w:tc>
        <w:tc>
          <w:tcPr>
            <w:tcW w:w="0" w:type="auto"/>
            <w:hideMark/>
          </w:tcPr>
          <w:p w14:paraId="5905F80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remain usable on a 3G network.</w:t>
            </w:r>
          </w:p>
        </w:tc>
        <w:tc>
          <w:tcPr>
            <w:tcW w:w="0" w:type="auto"/>
            <w:hideMark/>
          </w:tcPr>
          <w:p w14:paraId="550A1CA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FFB391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63CB220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Works well on slow networks</w:t>
            </w:r>
          </w:p>
        </w:tc>
      </w:tr>
      <w:tr w:rsidR="00F308E6" w:rsidRPr="00113134" w14:paraId="71F59609" w14:textId="77777777" w:rsidTr="00236325">
        <w:tc>
          <w:tcPr>
            <w:tcW w:w="0" w:type="auto"/>
            <w:hideMark/>
          </w:tcPr>
          <w:p w14:paraId="46F9B76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C5</w:t>
            </w:r>
          </w:p>
        </w:tc>
        <w:tc>
          <w:tcPr>
            <w:tcW w:w="0" w:type="auto"/>
            <w:hideMark/>
          </w:tcPr>
          <w:p w14:paraId="74FCE30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Performance</w:t>
            </w:r>
          </w:p>
        </w:tc>
        <w:tc>
          <w:tcPr>
            <w:tcW w:w="0" w:type="auto"/>
            <w:hideMark/>
          </w:tcPr>
          <w:p w14:paraId="249E456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Performance under </w:t>
            </w:r>
            <w:proofErr w:type="spellStart"/>
            <w:r w:rsidRPr="00113134">
              <w:rPr>
                <w:rFonts w:ascii="Times New Roman" w:hAnsi="Times New Roman" w:cs="Times New Roman"/>
              </w:rPr>
              <w:t>WiFi</w:t>
            </w:r>
            <w:proofErr w:type="spellEnd"/>
            <w:r w:rsidRPr="00113134">
              <w:rPr>
                <w:rFonts w:ascii="Times New Roman" w:hAnsi="Times New Roman" w:cs="Times New Roman"/>
              </w:rPr>
              <w:t xml:space="preserve"> </w:t>
            </w:r>
            <w:r w:rsidRPr="00113134">
              <w:rPr>
                <w:rFonts w:ascii="Times New Roman" w:hAnsi="Times New Roman" w:cs="Times New Roman"/>
              </w:rPr>
              <w:lastRenderedPageBreak/>
              <w:t>Network Condition</w:t>
            </w:r>
          </w:p>
        </w:tc>
        <w:tc>
          <w:tcPr>
            <w:tcW w:w="0" w:type="auto"/>
            <w:hideMark/>
          </w:tcPr>
          <w:p w14:paraId="66D973B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 xml:space="preserve">The app should perform well on </w:t>
            </w:r>
            <w:proofErr w:type="spellStart"/>
            <w:r w:rsidRPr="00113134">
              <w:rPr>
                <w:rFonts w:ascii="Times New Roman" w:hAnsi="Times New Roman" w:cs="Times New Roman"/>
              </w:rPr>
              <w:t>WiFi</w:t>
            </w:r>
            <w:proofErr w:type="spellEnd"/>
            <w:r w:rsidRPr="00113134">
              <w:rPr>
                <w:rFonts w:ascii="Times New Roman" w:hAnsi="Times New Roman" w:cs="Times New Roman"/>
              </w:rPr>
              <w:t>.</w:t>
            </w:r>
          </w:p>
        </w:tc>
        <w:tc>
          <w:tcPr>
            <w:tcW w:w="0" w:type="auto"/>
            <w:hideMark/>
          </w:tcPr>
          <w:p w14:paraId="3F39BBA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24E1C78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04B013D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No performance issues on </w:t>
            </w:r>
            <w:proofErr w:type="spellStart"/>
            <w:r w:rsidRPr="00113134">
              <w:rPr>
                <w:rFonts w:ascii="Times New Roman" w:hAnsi="Times New Roman" w:cs="Times New Roman"/>
              </w:rPr>
              <w:t>WiFi</w:t>
            </w:r>
            <w:proofErr w:type="spellEnd"/>
          </w:p>
        </w:tc>
      </w:tr>
      <w:tr w:rsidR="00F308E6" w:rsidRPr="00113134" w14:paraId="1D7962B4" w14:textId="77777777" w:rsidTr="00236325">
        <w:tc>
          <w:tcPr>
            <w:tcW w:w="0" w:type="auto"/>
            <w:hideMark/>
          </w:tcPr>
          <w:p w14:paraId="7589D84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D1</w:t>
            </w:r>
          </w:p>
        </w:tc>
        <w:tc>
          <w:tcPr>
            <w:tcW w:w="0" w:type="auto"/>
            <w:hideMark/>
          </w:tcPr>
          <w:p w14:paraId="443BAD5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40765C7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Page is Secure (HTTPS Connection)</w:t>
            </w:r>
          </w:p>
        </w:tc>
        <w:tc>
          <w:tcPr>
            <w:tcW w:w="0" w:type="auto"/>
            <w:hideMark/>
          </w:tcPr>
          <w:p w14:paraId="17C71ED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Login page should be served over HTTPS.</w:t>
            </w:r>
          </w:p>
        </w:tc>
        <w:tc>
          <w:tcPr>
            <w:tcW w:w="0" w:type="auto"/>
            <w:hideMark/>
          </w:tcPr>
          <w:p w14:paraId="4CF732D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2662AF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48A01F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HTTPS connection is secure</w:t>
            </w:r>
          </w:p>
        </w:tc>
      </w:tr>
      <w:tr w:rsidR="00F308E6" w:rsidRPr="00113134" w14:paraId="76A0AAC6" w14:textId="77777777" w:rsidTr="00236325">
        <w:tc>
          <w:tcPr>
            <w:tcW w:w="0" w:type="auto"/>
            <w:hideMark/>
          </w:tcPr>
          <w:p w14:paraId="54CC594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D2</w:t>
            </w:r>
          </w:p>
        </w:tc>
        <w:tc>
          <w:tcPr>
            <w:tcW w:w="0" w:type="auto"/>
            <w:hideMark/>
          </w:tcPr>
          <w:p w14:paraId="3E8AA48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67D5D84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Credentials are Stored Encrypted</w:t>
            </w:r>
          </w:p>
        </w:tc>
        <w:tc>
          <w:tcPr>
            <w:tcW w:w="0" w:type="auto"/>
            <w:hideMark/>
          </w:tcPr>
          <w:p w14:paraId="11D71FD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Credentials should be stored securely.</w:t>
            </w:r>
          </w:p>
        </w:tc>
        <w:tc>
          <w:tcPr>
            <w:tcW w:w="0" w:type="auto"/>
            <w:hideMark/>
          </w:tcPr>
          <w:p w14:paraId="04EC70B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DACE38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CA0F9E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Password encryption verified</w:t>
            </w:r>
          </w:p>
        </w:tc>
      </w:tr>
      <w:tr w:rsidR="00F308E6" w:rsidRPr="00113134" w14:paraId="67898701" w14:textId="77777777" w:rsidTr="00236325">
        <w:tc>
          <w:tcPr>
            <w:tcW w:w="0" w:type="auto"/>
            <w:hideMark/>
          </w:tcPr>
          <w:p w14:paraId="0CC4584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D3</w:t>
            </w:r>
          </w:p>
        </w:tc>
        <w:tc>
          <w:tcPr>
            <w:tcW w:w="0" w:type="auto"/>
            <w:hideMark/>
          </w:tcPr>
          <w:p w14:paraId="637A85D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6E6E375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Cross-Site Scripting (XSS) Prevention</w:t>
            </w:r>
          </w:p>
        </w:tc>
        <w:tc>
          <w:tcPr>
            <w:tcW w:w="0" w:type="auto"/>
            <w:hideMark/>
          </w:tcPr>
          <w:p w14:paraId="154EE0F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prevent XSS attacks.</w:t>
            </w:r>
          </w:p>
        </w:tc>
        <w:tc>
          <w:tcPr>
            <w:tcW w:w="0" w:type="auto"/>
            <w:hideMark/>
          </w:tcPr>
          <w:p w14:paraId="0E188EF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F32490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2728E9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XSS protection in place</w:t>
            </w:r>
          </w:p>
        </w:tc>
      </w:tr>
      <w:tr w:rsidR="00F308E6" w:rsidRPr="00113134" w14:paraId="1E648989" w14:textId="77777777" w:rsidTr="00236325">
        <w:tc>
          <w:tcPr>
            <w:tcW w:w="0" w:type="auto"/>
            <w:hideMark/>
          </w:tcPr>
          <w:p w14:paraId="220D1F2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D4</w:t>
            </w:r>
          </w:p>
        </w:tc>
        <w:tc>
          <w:tcPr>
            <w:tcW w:w="0" w:type="auto"/>
            <w:hideMark/>
          </w:tcPr>
          <w:p w14:paraId="6C70392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284DC39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SQL Injection Prevention</w:t>
            </w:r>
          </w:p>
        </w:tc>
        <w:tc>
          <w:tcPr>
            <w:tcW w:w="0" w:type="auto"/>
            <w:hideMark/>
          </w:tcPr>
          <w:p w14:paraId="4A5669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system should prevent SQL injection.</w:t>
            </w:r>
          </w:p>
        </w:tc>
        <w:tc>
          <w:tcPr>
            <w:tcW w:w="0" w:type="auto"/>
            <w:hideMark/>
          </w:tcPr>
          <w:p w14:paraId="701F082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189732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11359B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SQL injection tests passed</w:t>
            </w:r>
          </w:p>
        </w:tc>
      </w:tr>
      <w:tr w:rsidR="00F308E6" w:rsidRPr="00113134" w14:paraId="7688A1E0" w14:textId="77777777" w:rsidTr="00236325">
        <w:tc>
          <w:tcPr>
            <w:tcW w:w="0" w:type="auto"/>
            <w:hideMark/>
          </w:tcPr>
          <w:p w14:paraId="11FD030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D5</w:t>
            </w:r>
          </w:p>
        </w:tc>
        <w:tc>
          <w:tcPr>
            <w:tcW w:w="0" w:type="auto"/>
            <w:hideMark/>
          </w:tcPr>
          <w:p w14:paraId="32699DC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Security</w:t>
            </w:r>
          </w:p>
        </w:tc>
        <w:tc>
          <w:tcPr>
            <w:tcW w:w="0" w:type="auto"/>
            <w:hideMark/>
          </w:tcPr>
          <w:p w14:paraId="18D68F4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Session Expiry after Timeout</w:t>
            </w:r>
          </w:p>
        </w:tc>
        <w:tc>
          <w:tcPr>
            <w:tcW w:w="0" w:type="auto"/>
            <w:hideMark/>
          </w:tcPr>
          <w:p w14:paraId="7A440C5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Login session should expire after a timeout.</w:t>
            </w:r>
          </w:p>
        </w:tc>
        <w:tc>
          <w:tcPr>
            <w:tcW w:w="0" w:type="auto"/>
            <w:hideMark/>
          </w:tcPr>
          <w:p w14:paraId="1F99FBC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15D1ED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1C76041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Session timeout works correctly</w:t>
            </w:r>
          </w:p>
        </w:tc>
      </w:tr>
      <w:tr w:rsidR="00F308E6" w:rsidRPr="00113134" w14:paraId="4D272583" w14:textId="77777777" w:rsidTr="00236325">
        <w:tc>
          <w:tcPr>
            <w:tcW w:w="0" w:type="auto"/>
            <w:hideMark/>
          </w:tcPr>
          <w:p w14:paraId="72B70A4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E1</w:t>
            </w:r>
          </w:p>
        </w:tc>
        <w:tc>
          <w:tcPr>
            <w:tcW w:w="0" w:type="auto"/>
            <w:hideMark/>
          </w:tcPr>
          <w:p w14:paraId="73133CF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44166F2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 Compatibility on Different Browsers</w:t>
            </w:r>
          </w:p>
        </w:tc>
        <w:tc>
          <w:tcPr>
            <w:tcW w:w="0" w:type="auto"/>
            <w:hideMark/>
          </w:tcPr>
          <w:p w14:paraId="2BB1FCA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work on Chrome, Firefox, Safari, and Edge.</w:t>
            </w:r>
          </w:p>
        </w:tc>
        <w:tc>
          <w:tcPr>
            <w:tcW w:w="0" w:type="auto"/>
            <w:hideMark/>
          </w:tcPr>
          <w:p w14:paraId="6636B7A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C30A72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18A994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Compatible across browsers</w:t>
            </w:r>
          </w:p>
        </w:tc>
      </w:tr>
      <w:tr w:rsidR="00F308E6" w:rsidRPr="00113134" w14:paraId="47866402" w14:textId="77777777" w:rsidTr="00236325">
        <w:tc>
          <w:tcPr>
            <w:tcW w:w="0" w:type="auto"/>
            <w:hideMark/>
          </w:tcPr>
          <w:p w14:paraId="71D701E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E2</w:t>
            </w:r>
          </w:p>
        </w:tc>
        <w:tc>
          <w:tcPr>
            <w:tcW w:w="0" w:type="auto"/>
            <w:hideMark/>
          </w:tcPr>
          <w:p w14:paraId="6072048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11241BF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 Responsiveness on Desktop Devices</w:t>
            </w:r>
          </w:p>
        </w:tc>
        <w:tc>
          <w:tcPr>
            <w:tcW w:w="0" w:type="auto"/>
            <w:hideMark/>
          </w:tcPr>
          <w:p w14:paraId="315093D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adjust properly on desktops.</w:t>
            </w:r>
          </w:p>
        </w:tc>
        <w:tc>
          <w:tcPr>
            <w:tcW w:w="0" w:type="auto"/>
            <w:hideMark/>
          </w:tcPr>
          <w:p w14:paraId="7B43734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65AAF13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69F3C2D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Desktop responsiveness verified</w:t>
            </w:r>
          </w:p>
        </w:tc>
      </w:tr>
      <w:tr w:rsidR="00F308E6" w:rsidRPr="00113134" w14:paraId="2EE6FDAD" w14:textId="77777777" w:rsidTr="00236325">
        <w:tc>
          <w:tcPr>
            <w:tcW w:w="0" w:type="auto"/>
            <w:hideMark/>
          </w:tcPr>
          <w:p w14:paraId="09B7798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E3</w:t>
            </w:r>
          </w:p>
        </w:tc>
        <w:tc>
          <w:tcPr>
            <w:tcW w:w="0" w:type="auto"/>
            <w:hideMark/>
          </w:tcPr>
          <w:p w14:paraId="5EBDA02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2BB60B4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App Responsiveness on Mobile Devices</w:t>
            </w:r>
          </w:p>
        </w:tc>
        <w:tc>
          <w:tcPr>
            <w:tcW w:w="0" w:type="auto"/>
            <w:hideMark/>
          </w:tcPr>
          <w:p w14:paraId="01DA859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be responsive on iOS and Android.</w:t>
            </w:r>
          </w:p>
        </w:tc>
        <w:tc>
          <w:tcPr>
            <w:tcW w:w="0" w:type="auto"/>
            <w:hideMark/>
          </w:tcPr>
          <w:p w14:paraId="3743EEE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431408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086653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Mobile responsiveness tested</w:t>
            </w:r>
          </w:p>
        </w:tc>
      </w:tr>
      <w:tr w:rsidR="00F308E6" w:rsidRPr="00113134" w14:paraId="1D339E21" w14:textId="77777777" w:rsidTr="00236325">
        <w:tc>
          <w:tcPr>
            <w:tcW w:w="0" w:type="auto"/>
            <w:hideMark/>
          </w:tcPr>
          <w:p w14:paraId="6E9E9CE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E4</w:t>
            </w:r>
          </w:p>
        </w:tc>
        <w:tc>
          <w:tcPr>
            <w:tcW w:w="0" w:type="auto"/>
            <w:hideMark/>
          </w:tcPr>
          <w:p w14:paraId="55F5451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3D679B9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UI Appearance on Mobile Screens</w:t>
            </w:r>
          </w:p>
        </w:tc>
        <w:tc>
          <w:tcPr>
            <w:tcW w:w="0" w:type="auto"/>
            <w:hideMark/>
          </w:tcPr>
          <w:p w14:paraId="4AC8670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UI should be properly scaled on mobile.</w:t>
            </w:r>
          </w:p>
        </w:tc>
        <w:tc>
          <w:tcPr>
            <w:tcW w:w="0" w:type="auto"/>
            <w:hideMark/>
          </w:tcPr>
          <w:p w14:paraId="0524CDA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6FF291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7C9A10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UI looks good on all devices</w:t>
            </w:r>
          </w:p>
        </w:tc>
      </w:tr>
      <w:tr w:rsidR="00F308E6" w:rsidRPr="00113134" w14:paraId="2EC8B68E" w14:textId="77777777" w:rsidTr="00236325">
        <w:tc>
          <w:tcPr>
            <w:tcW w:w="0" w:type="auto"/>
            <w:hideMark/>
          </w:tcPr>
          <w:p w14:paraId="604612E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E5</w:t>
            </w:r>
          </w:p>
        </w:tc>
        <w:tc>
          <w:tcPr>
            <w:tcW w:w="0" w:type="auto"/>
            <w:hideMark/>
          </w:tcPr>
          <w:p w14:paraId="7B4F391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Compatibility</w:t>
            </w:r>
          </w:p>
        </w:tc>
        <w:tc>
          <w:tcPr>
            <w:tcW w:w="0" w:type="auto"/>
            <w:hideMark/>
          </w:tcPr>
          <w:p w14:paraId="294E5B7C"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UI on Tablets</w:t>
            </w:r>
          </w:p>
        </w:tc>
        <w:tc>
          <w:tcPr>
            <w:tcW w:w="0" w:type="auto"/>
            <w:hideMark/>
          </w:tcPr>
          <w:p w14:paraId="3E18710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UI should adapt to portrait and landscape modes on tablets.</w:t>
            </w:r>
          </w:p>
        </w:tc>
        <w:tc>
          <w:tcPr>
            <w:tcW w:w="0" w:type="auto"/>
            <w:hideMark/>
          </w:tcPr>
          <w:p w14:paraId="4AB3D56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700DD5E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DD4262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Tablet compatibility verified</w:t>
            </w:r>
          </w:p>
        </w:tc>
      </w:tr>
      <w:tr w:rsidR="00F308E6" w:rsidRPr="00113134" w14:paraId="0D047281" w14:textId="77777777" w:rsidTr="00236325">
        <w:tc>
          <w:tcPr>
            <w:tcW w:w="0" w:type="auto"/>
            <w:hideMark/>
          </w:tcPr>
          <w:p w14:paraId="6510403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F1</w:t>
            </w:r>
          </w:p>
        </w:tc>
        <w:tc>
          <w:tcPr>
            <w:tcW w:w="0" w:type="auto"/>
            <w:hideMark/>
          </w:tcPr>
          <w:p w14:paraId="3B7DA8D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5EC35F4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Login Functionality after New Feature</w:t>
            </w:r>
          </w:p>
        </w:tc>
        <w:tc>
          <w:tcPr>
            <w:tcW w:w="0" w:type="auto"/>
            <w:hideMark/>
          </w:tcPr>
          <w:p w14:paraId="082A12F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Login should work after new updates.</w:t>
            </w:r>
          </w:p>
        </w:tc>
        <w:tc>
          <w:tcPr>
            <w:tcW w:w="0" w:type="auto"/>
            <w:hideMark/>
          </w:tcPr>
          <w:p w14:paraId="512632B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417598E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7770B9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No login issues after updates</w:t>
            </w:r>
          </w:p>
        </w:tc>
      </w:tr>
      <w:tr w:rsidR="00F308E6" w:rsidRPr="00113134" w14:paraId="66FB93AF" w14:textId="77777777" w:rsidTr="00236325">
        <w:tc>
          <w:tcPr>
            <w:tcW w:w="0" w:type="auto"/>
            <w:hideMark/>
          </w:tcPr>
          <w:p w14:paraId="7EA97FB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F2</w:t>
            </w:r>
          </w:p>
        </w:tc>
        <w:tc>
          <w:tcPr>
            <w:tcW w:w="0" w:type="auto"/>
            <w:hideMark/>
          </w:tcPr>
          <w:p w14:paraId="4796CE2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7F6E98AF"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Trip Creation Flow after Updates</w:t>
            </w:r>
          </w:p>
        </w:tc>
        <w:tc>
          <w:tcPr>
            <w:tcW w:w="0" w:type="auto"/>
            <w:hideMark/>
          </w:tcPr>
          <w:p w14:paraId="50E4637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creation should remain functional.</w:t>
            </w:r>
          </w:p>
        </w:tc>
        <w:tc>
          <w:tcPr>
            <w:tcW w:w="0" w:type="auto"/>
            <w:hideMark/>
          </w:tcPr>
          <w:p w14:paraId="64C8A9A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0121CC0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089C15C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Trip creation works post-update</w:t>
            </w:r>
          </w:p>
        </w:tc>
      </w:tr>
      <w:tr w:rsidR="00F308E6" w:rsidRPr="00113134" w14:paraId="663342D8" w14:textId="77777777" w:rsidTr="00236325">
        <w:tc>
          <w:tcPr>
            <w:tcW w:w="0" w:type="auto"/>
            <w:hideMark/>
          </w:tcPr>
          <w:p w14:paraId="5C5D8E9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F3</w:t>
            </w:r>
          </w:p>
        </w:tc>
        <w:tc>
          <w:tcPr>
            <w:tcW w:w="0" w:type="auto"/>
            <w:hideMark/>
          </w:tcPr>
          <w:p w14:paraId="0C34B35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5CD1D59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Existing Trip Information After Updates</w:t>
            </w:r>
          </w:p>
        </w:tc>
        <w:tc>
          <w:tcPr>
            <w:tcW w:w="0" w:type="auto"/>
            <w:hideMark/>
          </w:tcPr>
          <w:p w14:paraId="78FB134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Existing trips should not be altered.</w:t>
            </w:r>
          </w:p>
        </w:tc>
        <w:tc>
          <w:tcPr>
            <w:tcW w:w="0" w:type="auto"/>
            <w:hideMark/>
          </w:tcPr>
          <w:p w14:paraId="531EC74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5ECFFC2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6C0A678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Data remains intact after updates</w:t>
            </w:r>
          </w:p>
        </w:tc>
      </w:tr>
      <w:tr w:rsidR="00F308E6" w:rsidRPr="00113134" w14:paraId="0E8D3C6F" w14:textId="77777777" w:rsidTr="00236325">
        <w:tc>
          <w:tcPr>
            <w:tcW w:w="0" w:type="auto"/>
            <w:hideMark/>
          </w:tcPr>
          <w:p w14:paraId="5798425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F4</w:t>
            </w:r>
          </w:p>
        </w:tc>
        <w:tc>
          <w:tcPr>
            <w:tcW w:w="0" w:type="auto"/>
            <w:hideMark/>
          </w:tcPr>
          <w:p w14:paraId="0735F6B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3C45E48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Navigation Links Work After Feature Changes</w:t>
            </w:r>
          </w:p>
        </w:tc>
        <w:tc>
          <w:tcPr>
            <w:tcW w:w="0" w:type="auto"/>
            <w:hideMark/>
          </w:tcPr>
          <w:p w14:paraId="605BFA8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Links should work after updates.</w:t>
            </w:r>
          </w:p>
        </w:tc>
        <w:tc>
          <w:tcPr>
            <w:tcW w:w="0" w:type="auto"/>
            <w:hideMark/>
          </w:tcPr>
          <w:p w14:paraId="43A7332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00627A2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5CF3C30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Navigation remains intact</w:t>
            </w:r>
          </w:p>
        </w:tc>
      </w:tr>
      <w:tr w:rsidR="00F308E6" w:rsidRPr="00113134" w14:paraId="67003271" w14:textId="77777777" w:rsidTr="00236325">
        <w:tc>
          <w:tcPr>
            <w:tcW w:w="0" w:type="auto"/>
            <w:hideMark/>
          </w:tcPr>
          <w:p w14:paraId="5B54373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F5</w:t>
            </w:r>
          </w:p>
        </w:tc>
        <w:tc>
          <w:tcPr>
            <w:tcW w:w="0" w:type="auto"/>
            <w:hideMark/>
          </w:tcPr>
          <w:p w14:paraId="48D7A22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Regression</w:t>
            </w:r>
          </w:p>
        </w:tc>
        <w:tc>
          <w:tcPr>
            <w:tcW w:w="0" w:type="auto"/>
            <w:hideMark/>
          </w:tcPr>
          <w:p w14:paraId="1374BC9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Profile Information After System Update</w:t>
            </w:r>
          </w:p>
        </w:tc>
        <w:tc>
          <w:tcPr>
            <w:tcW w:w="0" w:type="auto"/>
            <w:hideMark/>
          </w:tcPr>
          <w:p w14:paraId="0072A69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Profile data should remain unchanged.</w:t>
            </w:r>
          </w:p>
        </w:tc>
        <w:tc>
          <w:tcPr>
            <w:tcW w:w="0" w:type="auto"/>
            <w:hideMark/>
          </w:tcPr>
          <w:p w14:paraId="496DFD9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1BA68B0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Medium</w:t>
            </w:r>
          </w:p>
        </w:tc>
        <w:tc>
          <w:tcPr>
            <w:tcW w:w="0" w:type="auto"/>
            <w:hideMark/>
          </w:tcPr>
          <w:p w14:paraId="5F309CE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 profile information retained</w:t>
            </w:r>
          </w:p>
        </w:tc>
      </w:tr>
      <w:tr w:rsidR="00F308E6" w:rsidRPr="00113134" w14:paraId="66DEE1CE" w14:textId="77777777" w:rsidTr="00236325">
        <w:tc>
          <w:tcPr>
            <w:tcW w:w="0" w:type="auto"/>
            <w:hideMark/>
          </w:tcPr>
          <w:p w14:paraId="0D9C01C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G1</w:t>
            </w:r>
          </w:p>
        </w:tc>
        <w:tc>
          <w:tcPr>
            <w:tcW w:w="0" w:type="auto"/>
            <w:hideMark/>
          </w:tcPr>
          <w:p w14:paraId="34FDECC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0C70E62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Meets Functional Requirements</w:t>
            </w:r>
          </w:p>
        </w:tc>
        <w:tc>
          <w:tcPr>
            <w:tcW w:w="0" w:type="auto"/>
            <w:hideMark/>
          </w:tcPr>
          <w:p w14:paraId="6239726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meet all functional requirements.</w:t>
            </w:r>
          </w:p>
        </w:tc>
        <w:tc>
          <w:tcPr>
            <w:tcW w:w="0" w:type="auto"/>
            <w:hideMark/>
          </w:tcPr>
          <w:p w14:paraId="50E6C145"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3F91447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2FC5F4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All features meet requirements</w:t>
            </w:r>
          </w:p>
        </w:tc>
      </w:tr>
      <w:tr w:rsidR="00F308E6" w:rsidRPr="00113134" w14:paraId="2AA9A838" w14:textId="77777777" w:rsidTr="00236325">
        <w:tc>
          <w:tcPr>
            <w:tcW w:w="0" w:type="auto"/>
            <w:hideMark/>
          </w:tcPr>
          <w:p w14:paraId="0F89879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G2</w:t>
            </w:r>
          </w:p>
        </w:tc>
        <w:tc>
          <w:tcPr>
            <w:tcW w:w="0" w:type="auto"/>
            <w:hideMark/>
          </w:tcPr>
          <w:p w14:paraId="2A23409D"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25728694"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Meets User Expectations</w:t>
            </w:r>
          </w:p>
        </w:tc>
        <w:tc>
          <w:tcPr>
            <w:tcW w:w="0" w:type="auto"/>
            <w:hideMark/>
          </w:tcPr>
          <w:p w14:paraId="35A1907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match user expectations.</w:t>
            </w:r>
          </w:p>
        </w:tc>
        <w:tc>
          <w:tcPr>
            <w:tcW w:w="0" w:type="auto"/>
            <w:hideMark/>
          </w:tcPr>
          <w:p w14:paraId="122F0D21"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321768C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471C7B0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Positive user feedback</w:t>
            </w:r>
          </w:p>
        </w:tc>
      </w:tr>
      <w:tr w:rsidR="00F308E6" w:rsidRPr="00113134" w14:paraId="603CD95D" w14:textId="77777777" w:rsidTr="00236325">
        <w:tc>
          <w:tcPr>
            <w:tcW w:w="0" w:type="auto"/>
            <w:hideMark/>
          </w:tcPr>
          <w:p w14:paraId="49A747E8"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G3</w:t>
            </w:r>
          </w:p>
        </w:tc>
        <w:tc>
          <w:tcPr>
            <w:tcW w:w="0" w:type="auto"/>
            <w:hideMark/>
          </w:tcPr>
          <w:p w14:paraId="317E67C6"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595FDE4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 xml:space="preserve">Verify </w:t>
            </w:r>
            <w:proofErr w:type="spellStart"/>
            <w:r w:rsidRPr="00113134">
              <w:rPr>
                <w:rFonts w:ascii="Times New Roman" w:hAnsi="Times New Roman" w:cs="Times New Roman"/>
              </w:rPr>
              <w:t>PathFinder</w:t>
            </w:r>
            <w:proofErr w:type="spellEnd"/>
            <w:r w:rsidRPr="00113134">
              <w:rPr>
                <w:rFonts w:ascii="Times New Roman" w:hAnsi="Times New Roman" w:cs="Times New Roman"/>
              </w:rPr>
              <w:t xml:space="preserve"> Meets Business Objectives</w:t>
            </w:r>
          </w:p>
        </w:tc>
        <w:tc>
          <w:tcPr>
            <w:tcW w:w="0" w:type="auto"/>
            <w:hideMark/>
          </w:tcPr>
          <w:p w14:paraId="4DDE872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The app should fulfill business goals.</w:t>
            </w:r>
          </w:p>
        </w:tc>
        <w:tc>
          <w:tcPr>
            <w:tcW w:w="0" w:type="auto"/>
            <w:hideMark/>
          </w:tcPr>
          <w:p w14:paraId="6CF4DD8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08E4755E"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3F77567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Business objectives met</w:t>
            </w:r>
          </w:p>
        </w:tc>
      </w:tr>
      <w:tr w:rsidR="00F308E6" w:rsidRPr="00113134" w14:paraId="6E34F7EA" w14:textId="77777777" w:rsidTr="00236325">
        <w:tc>
          <w:tcPr>
            <w:tcW w:w="0" w:type="auto"/>
            <w:hideMark/>
          </w:tcPr>
          <w:p w14:paraId="196B9F3A"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lastRenderedPageBreak/>
              <w:t>G4</w:t>
            </w:r>
          </w:p>
        </w:tc>
        <w:tc>
          <w:tcPr>
            <w:tcW w:w="0" w:type="auto"/>
            <w:hideMark/>
          </w:tcPr>
          <w:p w14:paraId="50C830C3"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Acceptance</w:t>
            </w:r>
          </w:p>
        </w:tc>
        <w:tc>
          <w:tcPr>
            <w:tcW w:w="0" w:type="auto"/>
            <w:hideMark/>
          </w:tcPr>
          <w:p w14:paraId="2B0387A0"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Verify User Can Complete a Trip Planning Flow</w:t>
            </w:r>
          </w:p>
        </w:tc>
        <w:tc>
          <w:tcPr>
            <w:tcW w:w="0" w:type="auto"/>
            <w:hideMark/>
          </w:tcPr>
          <w:p w14:paraId="4176D659"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Users should complete trip planning without issues.</w:t>
            </w:r>
          </w:p>
        </w:tc>
        <w:tc>
          <w:tcPr>
            <w:tcW w:w="0" w:type="auto"/>
            <w:hideMark/>
          </w:tcPr>
          <w:p w14:paraId="0709EA47"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Pass</w:t>
            </w:r>
          </w:p>
        </w:tc>
        <w:tc>
          <w:tcPr>
            <w:tcW w:w="0" w:type="auto"/>
            <w:hideMark/>
          </w:tcPr>
          <w:p w14:paraId="226D6662"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High</w:t>
            </w:r>
          </w:p>
        </w:tc>
        <w:tc>
          <w:tcPr>
            <w:tcW w:w="0" w:type="auto"/>
            <w:hideMark/>
          </w:tcPr>
          <w:p w14:paraId="59FD871B" w14:textId="77777777" w:rsidR="00F308E6" w:rsidRPr="00113134" w:rsidRDefault="00F308E6" w:rsidP="00236325">
            <w:pPr>
              <w:spacing w:after="160"/>
              <w:rPr>
                <w:rFonts w:ascii="Times New Roman" w:hAnsi="Times New Roman" w:cs="Times New Roman"/>
              </w:rPr>
            </w:pPr>
            <w:r w:rsidRPr="00113134">
              <w:rPr>
                <w:rFonts w:ascii="Times New Roman" w:hAnsi="Times New Roman" w:cs="Times New Roman"/>
              </w:rPr>
              <w:t>End-to-end trip planning smooth</w:t>
            </w:r>
          </w:p>
        </w:tc>
      </w:tr>
    </w:tbl>
    <w:p w14:paraId="0117B570" w14:textId="4C7D637D" w:rsidR="00F308E6" w:rsidRPr="00113134" w:rsidRDefault="00DC6867" w:rsidP="00DC6867">
      <w:pPr>
        <w:pStyle w:val="Caption"/>
        <w:rPr>
          <w:rFonts w:ascii="Times New Roman" w:hAnsi="Times New Roman" w:cs="Times New Roman"/>
          <w:sz w:val="24"/>
          <w:szCs w:val="24"/>
        </w:rPr>
      </w:pPr>
      <w:r w:rsidRPr="00113134">
        <w:rPr>
          <w:rFonts w:ascii="Times New Roman" w:hAnsi="Times New Roman" w:cs="Times New Roman"/>
        </w:rPr>
        <w:t xml:space="preserve">Table </w:t>
      </w:r>
      <w:r w:rsidRPr="00113134">
        <w:rPr>
          <w:rFonts w:ascii="Times New Roman" w:hAnsi="Times New Roman" w:cs="Times New Roman"/>
        </w:rPr>
        <w:fldChar w:fldCharType="begin"/>
      </w:r>
      <w:r w:rsidRPr="00113134">
        <w:rPr>
          <w:rFonts w:ascii="Times New Roman" w:hAnsi="Times New Roman" w:cs="Times New Roman"/>
        </w:rPr>
        <w:instrText xml:space="preserve"> SEQ Table \* ARABIC </w:instrText>
      </w:r>
      <w:r w:rsidRPr="00113134">
        <w:rPr>
          <w:rFonts w:ascii="Times New Roman" w:hAnsi="Times New Roman" w:cs="Times New Roman"/>
        </w:rPr>
        <w:fldChar w:fldCharType="separate"/>
      </w:r>
      <w:r w:rsidRPr="00113134">
        <w:rPr>
          <w:rFonts w:ascii="Times New Roman" w:hAnsi="Times New Roman" w:cs="Times New Roman"/>
          <w:noProof/>
        </w:rPr>
        <w:t>6</w:t>
      </w:r>
      <w:r w:rsidRPr="00113134">
        <w:rPr>
          <w:rFonts w:ascii="Times New Roman" w:hAnsi="Times New Roman" w:cs="Times New Roman"/>
        </w:rPr>
        <w:fldChar w:fldCharType="end"/>
      </w:r>
    </w:p>
    <w:p w14:paraId="05982CAF" w14:textId="77777777" w:rsidR="00F308E6" w:rsidRPr="00113134" w:rsidRDefault="00F308E6" w:rsidP="00F308E6">
      <w:pPr>
        <w:rPr>
          <w:rFonts w:ascii="Times New Roman" w:hAnsi="Times New Roman" w:cs="Times New Roman"/>
          <w:b/>
          <w:bCs/>
          <w:sz w:val="24"/>
          <w:szCs w:val="24"/>
          <w:u w:val="single"/>
        </w:rPr>
      </w:pPr>
    </w:p>
    <w:p w14:paraId="39F6E262" w14:textId="77777777" w:rsidR="00F308E6" w:rsidRPr="00113134" w:rsidRDefault="00F308E6" w:rsidP="00F308E6">
      <w:pPr>
        <w:rPr>
          <w:rFonts w:ascii="Times New Roman" w:hAnsi="Times New Roman" w:cs="Times New Roman"/>
          <w:b/>
          <w:bCs/>
          <w:sz w:val="24"/>
          <w:szCs w:val="24"/>
          <w:u w:val="single"/>
        </w:rPr>
      </w:pPr>
    </w:p>
    <w:p w14:paraId="4F57A067" w14:textId="77777777" w:rsidR="00F308E6" w:rsidRPr="00113134" w:rsidRDefault="00F308E6" w:rsidP="00F308E6">
      <w:pPr>
        <w:pStyle w:val="ListParagraph"/>
        <w:ind w:left="1440"/>
        <w:rPr>
          <w:rFonts w:ascii="Times New Roman" w:hAnsi="Times New Roman" w:cs="Times New Roman"/>
          <w:b/>
          <w:bCs/>
          <w:sz w:val="24"/>
          <w:szCs w:val="24"/>
          <w:u w:val="single"/>
        </w:rPr>
      </w:pPr>
    </w:p>
    <w:p w14:paraId="6FB15EFD" w14:textId="77777777" w:rsidR="00F308E6" w:rsidRPr="00113134" w:rsidRDefault="00F308E6" w:rsidP="00F308E6">
      <w:pPr>
        <w:pStyle w:val="ListParagraph"/>
        <w:ind w:left="1440"/>
        <w:rPr>
          <w:rFonts w:ascii="Times New Roman" w:hAnsi="Times New Roman" w:cs="Times New Roman"/>
          <w:b/>
          <w:bCs/>
          <w:sz w:val="24"/>
          <w:szCs w:val="24"/>
          <w:u w:val="single"/>
        </w:rPr>
      </w:pPr>
    </w:p>
    <w:p w14:paraId="02960C5F" w14:textId="77777777" w:rsidR="00F308E6" w:rsidRPr="00113134" w:rsidRDefault="00F308E6" w:rsidP="00F308E6">
      <w:pPr>
        <w:pStyle w:val="ListParagraph"/>
        <w:ind w:left="1440"/>
        <w:rPr>
          <w:rFonts w:ascii="Times New Roman" w:hAnsi="Times New Roman" w:cs="Times New Roman"/>
          <w:b/>
          <w:bCs/>
          <w:sz w:val="24"/>
          <w:szCs w:val="24"/>
          <w:u w:val="single"/>
        </w:rPr>
      </w:pPr>
    </w:p>
    <w:p w14:paraId="516540BF" w14:textId="77777777" w:rsidR="00F308E6" w:rsidRPr="00113134" w:rsidRDefault="00F308E6" w:rsidP="000A057D">
      <w:pPr>
        <w:pStyle w:val="ListParagraph"/>
        <w:numPr>
          <w:ilvl w:val="1"/>
          <w:numId w:val="117"/>
        </w:numPr>
        <w:rPr>
          <w:rFonts w:ascii="Times New Roman" w:hAnsi="Times New Roman" w:cs="Times New Roman"/>
          <w:b/>
          <w:bCs/>
          <w:sz w:val="24"/>
          <w:szCs w:val="24"/>
          <w:u w:val="single"/>
        </w:rPr>
      </w:pPr>
      <w:r w:rsidRPr="00113134">
        <w:rPr>
          <w:rFonts w:ascii="Times New Roman" w:hAnsi="Times New Roman" w:cs="Times New Roman"/>
          <w:b/>
          <w:bCs/>
          <w:sz w:val="24"/>
          <w:szCs w:val="24"/>
          <w:u w:val="single"/>
        </w:rPr>
        <w:t xml:space="preserve">Test conclusion </w:t>
      </w:r>
    </w:p>
    <w:p w14:paraId="3471CDFC" w14:textId="77777777" w:rsidR="00F308E6" w:rsidRPr="00113134" w:rsidRDefault="00F308E6" w:rsidP="00F308E6">
      <w:pPr>
        <w:rPr>
          <w:rFonts w:ascii="Times New Roman" w:hAnsi="Times New Roman" w:cs="Times New Roman"/>
          <w:b/>
          <w:bCs/>
          <w:sz w:val="24"/>
          <w:szCs w:val="24"/>
          <w:u w:val="single"/>
        </w:rPr>
      </w:pPr>
    </w:p>
    <w:p w14:paraId="0CF80AED"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 xml:space="preserve">The testing phase for </w:t>
      </w:r>
      <w:proofErr w:type="spellStart"/>
      <w:r w:rsidRPr="00113134">
        <w:rPr>
          <w:rFonts w:ascii="Times New Roman" w:hAnsi="Times New Roman" w:cs="Times New Roman"/>
          <w:b/>
          <w:bCs/>
          <w:sz w:val="24"/>
          <w:szCs w:val="24"/>
        </w:rPr>
        <w:t>PathFinder</w:t>
      </w:r>
      <w:proofErr w:type="spellEnd"/>
      <w:r w:rsidRPr="00113134">
        <w:rPr>
          <w:rFonts w:ascii="Times New Roman" w:hAnsi="Times New Roman" w:cs="Times New Roman"/>
          <w:b/>
          <w:bCs/>
          <w:sz w:val="24"/>
          <w:szCs w:val="24"/>
        </w:rPr>
        <w:t xml:space="preserve"> </w:t>
      </w:r>
      <w:r w:rsidRPr="00113134">
        <w:rPr>
          <w:rFonts w:ascii="Times New Roman" w:hAnsi="Times New Roman" w:cs="Times New Roman"/>
          <w:sz w:val="24"/>
          <w:szCs w:val="24"/>
        </w:rPr>
        <w:t xml:space="preserve">has provided valuable insights into the application's functionality, performance, and user experience. After conducting various testing methodologies, including </w:t>
      </w:r>
      <w:r w:rsidRPr="00113134">
        <w:rPr>
          <w:rFonts w:ascii="Times New Roman" w:hAnsi="Times New Roman" w:cs="Times New Roman"/>
          <w:b/>
          <w:bCs/>
          <w:sz w:val="24"/>
          <w:szCs w:val="24"/>
        </w:rPr>
        <w:t>functional</w:t>
      </w:r>
      <w:r w:rsidRPr="00113134">
        <w:rPr>
          <w:rFonts w:ascii="Times New Roman" w:hAnsi="Times New Roman" w:cs="Times New Roman"/>
          <w:sz w:val="24"/>
          <w:szCs w:val="24"/>
        </w:rPr>
        <w:t xml:space="preserve">, </w:t>
      </w:r>
      <w:r w:rsidRPr="00113134">
        <w:rPr>
          <w:rFonts w:ascii="Times New Roman" w:hAnsi="Times New Roman" w:cs="Times New Roman"/>
          <w:b/>
          <w:bCs/>
          <w:sz w:val="24"/>
          <w:szCs w:val="24"/>
        </w:rPr>
        <w:t>usability</w:t>
      </w:r>
      <w:r w:rsidRPr="00113134">
        <w:rPr>
          <w:rFonts w:ascii="Times New Roman" w:hAnsi="Times New Roman" w:cs="Times New Roman"/>
          <w:sz w:val="24"/>
          <w:szCs w:val="24"/>
        </w:rPr>
        <w:t xml:space="preserve">, </w:t>
      </w:r>
      <w:r w:rsidRPr="00113134">
        <w:rPr>
          <w:rFonts w:ascii="Times New Roman" w:hAnsi="Times New Roman" w:cs="Times New Roman"/>
          <w:b/>
          <w:bCs/>
          <w:sz w:val="24"/>
          <w:szCs w:val="24"/>
        </w:rPr>
        <w:t>performance</w:t>
      </w:r>
      <w:r w:rsidRPr="00113134">
        <w:rPr>
          <w:rFonts w:ascii="Times New Roman" w:hAnsi="Times New Roman" w:cs="Times New Roman"/>
          <w:sz w:val="24"/>
          <w:szCs w:val="24"/>
        </w:rPr>
        <w:t xml:space="preserve">, </w:t>
      </w:r>
      <w:r w:rsidRPr="00113134">
        <w:rPr>
          <w:rFonts w:ascii="Times New Roman" w:hAnsi="Times New Roman" w:cs="Times New Roman"/>
          <w:b/>
          <w:bCs/>
          <w:sz w:val="24"/>
          <w:szCs w:val="24"/>
        </w:rPr>
        <w:t>security</w:t>
      </w:r>
      <w:r w:rsidRPr="00113134">
        <w:rPr>
          <w:rFonts w:ascii="Times New Roman" w:hAnsi="Times New Roman" w:cs="Times New Roman"/>
          <w:sz w:val="24"/>
          <w:szCs w:val="24"/>
        </w:rPr>
        <w:t xml:space="preserve">, </w:t>
      </w:r>
      <w:r w:rsidRPr="00113134">
        <w:rPr>
          <w:rFonts w:ascii="Times New Roman" w:hAnsi="Times New Roman" w:cs="Times New Roman"/>
          <w:b/>
          <w:bCs/>
          <w:sz w:val="24"/>
          <w:szCs w:val="24"/>
        </w:rPr>
        <w:t>compatibility</w:t>
      </w:r>
      <w:r w:rsidRPr="00113134">
        <w:rPr>
          <w:rFonts w:ascii="Times New Roman" w:hAnsi="Times New Roman" w:cs="Times New Roman"/>
          <w:sz w:val="24"/>
          <w:szCs w:val="24"/>
        </w:rPr>
        <w:t xml:space="preserve">, and </w:t>
      </w:r>
      <w:r w:rsidRPr="00113134">
        <w:rPr>
          <w:rFonts w:ascii="Times New Roman" w:hAnsi="Times New Roman" w:cs="Times New Roman"/>
          <w:b/>
          <w:bCs/>
          <w:sz w:val="24"/>
          <w:szCs w:val="24"/>
        </w:rPr>
        <w:t>regression testing</w:t>
      </w:r>
      <w:r w:rsidRPr="00113134">
        <w:rPr>
          <w:rFonts w:ascii="Times New Roman" w:hAnsi="Times New Roman" w:cs="Times New Roman"/>
          <w:sz w:val="24"/>
          <w:szCs w:val="24"/>
        </w:rPr>
        <w:t>, we can draw the following conclusions:</w:t>
      </w:r>
    </w:p>
    <w:p w14:paraId="22C7D96D" w14:textId="77777777" w:rsidR="00F308E6" w:rsidRPr="00113134" w:rsidRDefault="00F308E6" w:rsidP="000A057D">
      <w:pPr>
        <w:numPr>
          <w:ilvl w:val="0"/>
          <w:numId w:val="126"/>
        </w:numPr>
        <w:rPr>
          <w:rFonts w:ascii="Times New Roman" w:hAnsi="Times New Roman" w:cs="Times New Roman"/>
          <w:sz w:val="24"/>
          <w:szCs w:val="24"/>
        </w:rPr>
      </w:pPr>
      <w:r w:rsidRPr="00113134">
        <w:rPr>
          <w:rFonts w:ascii="Times New Roman" w:hAnsi="Times New Roman" w:cs="Times New Roman"/>
          <w:b/>
          <w:bCs/>
          <w:sz w:val="24"/>
          <w:szCs w:val="24"/>
        </w:rPr>
        <w:t>Functionality</w:t>
      </w:r>
      <w:r w:rsidRPr="00113134">
        <w:rPr>
          <w:rFonts w:ascii="Times New Roman" w:hAnsi="Times New Roman" w:cs="Times New Roman"/>
          <w:sz w:val="24"/>
          <w:szCs w:val="24"/>
        </w:rPr>
        <w:t>:</w:t>
      </w:r>
    </w:p>
    <w:p w14:paraId="67ECEE55"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All core features, including user login, trip creation, and trip sharing, are fully functional across multiple devices and browsers. The application performs its essential tasks without significant errors, and issues discovered during testing have been addressed promptly.</w:t>
      </w:r>
    </w:p>
    <w:p w14:paraId="07801484"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The trip planner, including creating, editing, and viewing trips, works as expected, and the system generates accurate itineraries.</w:t>
      </w:r>
    </w:p>
    <w:p w14:paraId="579FB311"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The login/signup flow is secure and operates smoothly, with validation handling correct inputs and errors for invalid credentials.</w:t>
      </w:r>
    </w:p>
    <w:p w14:paraId="24A565F9" w14:textId="77777777" w:rsidR="00F308E6" w:rsidRPr="00113134" w:rsidRDefault="00F308E6" w:rsidP="000A057D">
      <w:pPr>
        <w:numPr>
          <w:ilvl w:val="0"/>
          <w:numId w:val="126"/>
        </w:numPr>
        <w:rPr>
          <w:rFonts w:ascii="Times New Roman" w:hAnsi="Times New Roman" w:cs="Times New Roman"/>
          <w:sz w:val="24"/>
          <w:szCs w:val="24"/>
        </w:rPr>
      </w:pPr>
      <w:r w:rsidRPr="00113134">
        <w:rPr>
          <w:rFonts w:ascii="Times New Roman" w:hAnsi="Times New Roman" w:cs="Times New Roman"/>
          <w:b/>
          <w:bCs/>
          <w:sz w:val="24"/>
          <w:szCs w:val="24"/>
        </w:rPr>
        <w:t>Usability</w:t>
      </w:r>
      <w:r w:rsidRPr="00113134">
        <w:rPr>
          <w:rFonts w:ascii="Times New Roman" w:hAnsi="Times New Roman" w:cs="Times New Roman"/>
          <w:sz w:val="24"/>
          <w:szCs w:val="24"/>
        </w:rPr>
        <w:t>:</w:t>
      </w:r>
    </w:p>
    <w:p w14:paraId="7845D047"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Usability testing revealed that users can navigate the application intuitively. There was no significant usability issues identified, and user feedback suggested that the overall experience was seamless, with most tasks being completed easily.</w:t>
      </w:r>
    </w:p>
    <w:p w14:paraId="2954374B"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The design and layout, including the updates section and trip exploration areas, are easy to locate and navigate.</w:t>
      </w:r>
    </w:p>
    <w:p w14:paraId="1EDA09B2" w14:textId="77777777" w:rsidR="00F308E6" w:rsidRPr="00113134" w:rsidRDefault="00F308E6" w:rsidP="000A057D">
      <w:pPr>
        <w:numPr>
          <w:ilvl w:val="0"/>
          <w:numId w:val="126"/>
        </w:numPr>
        <w:rPr>
          <w:rFonts w:ascii="Times New Roman" w:hAnsi="Times New Roman" w:cs="Times New Roman"/>
          <w:sz w:val="24"/>
          <w:szCs w:val="24"/>
        </w:rPr>
      </w:pPr>
      <w:r w:rsidRPr="00113134">
        <w:rPr>
          <w:rFonts w:ascii="Times New Roman" w:hAnsi="Times New Roman" w:cs="Times New Roman"/>
          <w:b/>
          <w:bCs/>
          <w:sz w:val="24"/>
          <w:szCs w:val="24"/>
        </w:rPr>
        <w:t>Performance</w:t>
      </w:r>
      <w:r w:rsidRPr="00113134">
        <w:rPr>
          <w:rFonts w:ascii="Times New Roman" w:hAnsi="Times New Roman" w:cs="Times New Roman"/>
          <w:sz w:val="24"/>
          <w:szCs w:val="24"/>
        </w:rPr>
        <w:t>:</w:t>
      </w:r>
    </w:p>
    <w:p w14:paraId="2DB2B626"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 xml:space="preserve">Pathfinder performs well under normal network conditions, including 3G, 4G, and </w:t>
      </w:r>
      <w:proofErr w:type="spellStart"/>
      <w:r w:rsidRPr="00113134">
        <w:rPr>
          <w:rFonts w:ascii="Times New Roman" w:hAnsi="Times New Roman" w:cs="Times New Roman"/>
          <w:sz w:val="24"/>
          <w:szCs w:val="24"/>
        </w:rPr>
        <w:t>WiFi</w:t>
      </w:r>
      <w:proofErr w:type="spellEnd"/>
      <w:r w:rsidRPr="00113134">
        <w:rPr>
          <w:rFonts w:ascii="Times New Roman" w:hAnsi="Times New Roman" w:cs="Times New Roman"/>
          <w:sz w:val="24"/>
          <w:szCs w:val="24"/>
        </w:rPr>
        <w:t xml:space="preserve">. The app also handles peak loads with minimal degradation, though some performance issues were identified under stress testing, particularly when multiple </w:t>
      </w:r>
      <w:r w:rsidRPr="00113134">
        <w:rPr>
          <w:rFonts w:ascii="Times New Roman" w:hAnsi="Times New Roman" w:cs="Times New Roman"/>
          <w:sz w:val="24"/>
          <w:szCs w:val="24"/>
        </w:rPr>
        <w:lastRenderedPageBreak/>
        <w:t>users attempt to create or view trips simultaneously. These issues will be addressed in future updates to optimize the app's scalability.</w:t>
      </w:r>
    </w:p>
    <w:p w14:paraId="3C02AA65" w14:textId="77777777" w:rsidR="00F308E6" w:rsidRPr="00113134" w:rsidRDefault="00F308E6" w:rsidP="000A057D">
      <w:pPr>
        <w:numPr>
          <w:ilvl w:val="0"/>
          <w:numId w:val="126"/>
        </w:numPr>
        <w:rPr>
          <w:rFonts w:ascii="Times New Roman" w:hAnsi="Times New Roman" w:cs="Times New Roman"/>
          <w:sz w:val="24"/>
          <w:szCs w:val="24"/>
        </w:rPr>
      </w:pPr>
      <w:r w:rsidRPr="00113134">
        <w:rPr>
          <w:rFonts w:ascii="Times New Roman" w:hAnsi="Times New Roman" w:cs="Times New Roman"/>
          <w:b/>
          <w:bCs/>
          <w:sz w:val="24"/>
          <w:szCs w:val="24"/>
        </w:rPr>
        <w:t>Security</w:t>
      </w:r>
      <w:r w:rsidRPr="00113134">
        <w:rPr>
          <w:rFonts w:ascii="Times New Roman" w:hAnsi="Times New Roman" w:cs="Times New Roman"/>
          <w:sz w:val="24"/>
          <w:szCs w:val="24"/>
        </w:rPr>
        <w:t>:</w:t>
      </w:r>
    </w:p>
    <w:p w14:paraId="4D4FAF52"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Security testing confirmed that sensitive user data is well-protected, and there were no significant vulnerabilities discovered in the authentication process. However, further penetration testing and improvements will be applied to address any potential vulnerabilities before the official release.</w:t>
      </w:r>
    </w:p>
    <w:p w14:paraId="0505B356" w14:textId="77777777" w:rsidR="00F308E6" w:rsidRPr="00113134" w:rsidRDefault="00F308E6" w:rsidP="000A057D">
      <w:pPr>
        <w:numPr>
          <w:ilvl w:val="0"/>
          <w:numId w:val="126"/>
        </w:numPr>
        <w:rPr>
          <w:rFonts w:ascii="Times New Roman" w:hAnsi="Times New Roman" w:cs="Times New Roman"/>
          <w:sz w:val="24"/>
          <w:szCs w:val="24"/>
        </w:rPr>
      </w:pPr>
      <w:r w:rsidRPr="00113134">
        <w:rPr>
          <w:rFonts w:ascii="Times New Roman" w:hAnsi="Times New Roman" w:cs="Times New Roman"/>
          <w:b/>
          <w:bCs/>
          <w:sz w:val="24"/>
          <w:szCs w:val="24"/>
        </w:rPr>
        <w:t>Compatibility</w:t>
      </w:r>
      <w:r w:rsidRPr="00113134">
        <w:rPr>
          <w:rFonts w:ascii="Times New Roman" w:hAnsi="Times New Roman" w:cs="Times New Roman"/>
          <w:sz w:val="24"/>
          <w:szCs w:val="24"/>
        </w:rPr>
        <w:t>:</w:t>
      </w:r>
    </w:p>
    <w:p w14:paraId="46BD95DA"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Compatibility testing ensured that the application works seamlessly across various browsers (Google Chrome, Firefox, Safari, Edge) and devices (Windows, Mac, iOS, Android). There were no critical issues related to browser compatibility or screen size adjustments. The app is fully responsive, providing a consistent experience across devices.</w:t>
      </w:r>
    </w:p>
    <w:p w14:paraId="722A9B18" w14:textId="77777777" w:rsidR="00F308E6" w:rsidRPr="00113134" w:rsidRDefault="00F308E6" w:rsidP="000A057D">
      <w:pPr>
        <w:numPr>
          <w:ilvl w:val="0"/>
          <w:numId w:val="126"/>
        </w:numPr>
        <w:rPr>
          <w:rFonts w:ascii="Times New Roman" w:hAnsi="Times New Roman" w:cs="Times New Roman"/>
          <w:sz w:val="24"/>
          <w:szCs w:val="24"/>
        </w:rPr>
      </w:pPr>
      <w:r w:rsidRPr="00113134">
        <w:rPr>
          <w:rFonts w:ascii="Times New Roman" w:hAnsi="Times New Roman" w:cs="Times New Roman"/>
          <w:b/>
          <w:bCs/>
          <w:sz w:val="24"/>
          <w:szCs w:val="24"/>
        </w:rPr>
        <w:t>Regression and Acceptance</w:t>
      </w:r>
      <w:r w:rsidRPr="00113134">
        <w:rPr>
          <w:rFonts w:ascii="Times New Roman" w:hAnsi="Times New Roman" w:cs="Times New Roman"/>
          <w:sz w:val="24"/>
          <w:szCs w:val="24"/>
        </w:rPr>
        <w:t>:</w:t>
      </w:r>
    </w:p>
    <w:p w14:paraId="678CCBD2"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After multiple rounds of regression testing, all previous features continue to work as expected after updates and bug fixes.</w:t>
      </w:r>
    </w:p>
    <w:p w14:paraId="1F742AE8" w14:textId="77777777" w:rsidR="00F308E6" w:rsidRPr="00113134" w:rsidRDefault="00F308E6" w:rsidP="000A057D">
      <w:pPr>
        <w:numPr>
          <w:ilvl w:val="1"/>
          <w:numId w:val="126"/>
        </w:numPr>
        <w:rPr>
          <w:rFonts w:ascii="Times New Roman" w:hAnsi="Times New Roman" w:cs="Times New Roman"/>
          <w:sz w:val="24"/>
          <w:szCs w:val="24"/>
        </w:rPr>
      </w:pPr>
      <w:r w:rsidRPr="00113134">
        <w:rPr>
          <w:rFonts w:ascii="Times New Roman" w:hAnsi="Times New Roman" w:cs="Times New Roman"/>
          <w:sz w:val="24"/>
          <w:szCs w:val="24"/>
        </w:rPr>
        <w:t>Acceptance testing has been completed successfully by key stakeholders, confirming that the application meets the original requirements and business objectives.</w:t>
      </w:r>
    </w:p>
    <w:p w14:paraId="469EC42C" w14:textId="77777777" w:rsidR="00F308E6" w:rsidRPr="00113134" w:rsidRDefault="00F308E6" w:rsidP="00F308E6">
      <w:pPr>
        <w:rPr>
          <w:rFonts w:ascii="Times New Roman" w:hAnsi="Times New Roman" w:cs="Times New Roman"/>
          <w:b/>
          <w:bCs/>
          <w:sz w:val="24"/>
          <w:szCs w:val="24"/>
        </w:rPr>
      </w:pPr>
      <w:r w:rsidRPr="00113134">
        <w:rPr>
          <w:rFonts w:ascii="Times New Roman" w:hAnsi="Times New Roman" w:cs="Times New Roman"/>
          <w:b/>
          <w:bCs/>
          <w:sz w:val="24"/>
          <w:szCs w:val="24"/>
        </w:rPr>
        <w:t>Overall Assessment:</w:t>
      </w:r>
    </w:p>
    <w:p w14:paraId="53D8A72C" w14:textId="77777777" w:rsidR="00F308E6" w:rsidRPr="00113134" w:rsidRDefault="00F308E6" w:rsidP="00F308E6">
      <w:pPr>
        <w:rPr>
          <w:rFonts w:ascii="Times New Roman" w:hAnsi="Times New Roman" w:cs="Times New Roman"/>
          <w:sz w:val="24"/>
          <w:szCs w:val="24"/>
        </w:rPr>
      </w:pPr>
      <w:proofErr w:type="spellStart"/>
      <w:r w:rsidRPr="00113134">
        <w:rPr>
          <w:rFonts w:ascii="Times New Roman" w:hAnsi="Times New Roman" w:cs="Times New Roman"/>
          <w:sz w:val="24"/>
          <w:szCs w:val="24"/>
        </w:rPr>
        <w:t>PathFinder</w:t>
      </w:r>
      <w:proofErr w:type="spellEnd"/>
      <w:r w:rsidRPr="00113134">
        <w:rPr>
          <w:rFonts w:ascii="Times New Roman" w:hAnsi="Times New Roman" w:cs="Times New Roman"/>
          <w:sz w:val="24"/>
          <w:szCs w:val="24"/>
        </w:rPr>
        <w:t xml:space="preserve"> is ready for deployment, with only a few minor bugs remaining that will be addressed in the post-launch phase. The testing process has validated the application’s core functionality, usability, performance, and security. The final version of </w:t>
      </w:r>
      <w:proofErr w:type="spellStart"/>
      <w:r w:rsidRPr="00113134">
        <w:rPr>
          <w:rFonts w:ascii="Times New Roman" w:hAnsi="Times New Roman" w:cs="Times New Roman"/>
          <w:sz w:val="24"/>
          <w:szCs w:val="24"/>
        </w:rPr>
        <w:t>PathFinder</w:t>
      </w:r>
      <w:proofErr w:type="spellEnd"/>
      <w:r w:rsidRPr="00113134">
        <w:rPr>
          <w:rFonts w:ascii="Times New Roman" w:hAnsi="Times New Roman" w:cs="Times New Roman"/>
          <w:sz w:val="24"/>
          <w:szCs w:val="24"/>
        </w:rPr>
        <w:t xml:space="preserve"> meets the expectations of the users and stakeholders, and the system is robust, secure, and scalable.</w:t>
      </w:r>
    </w:p>
    <w:p w14:paraId="39921EFF" w14:textId="77777777"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b/>
          <w:bCs/>
          <w:sz w:val="24"/>
          <w:szCs w:val="24"/>
        </w:rPr>
        <w:t>Recommendations for post-launch:</w:t>
      </w:r>
    </w:p>
    <w:p w14:paraId="35BBF893" w14:textId="77777777" w:rsidR="00F308E6" w:rsidRPr="00113134" w:rsidRDefault="00F308E6" w:rsidP="000A057D">
      <w:pPr>
        <w:numPr>
          <w:ilvl w:val="0"/>
          <w:numId w:val="127"/>
        </w:numPr>
        <w:rPr>
          <w:rFonts w:ascii="Times New Roman" w:hAnsi="Times New Roman" w:cs="Times New Roman"/>
          <w:sz w:val="24"/>
          <w:szCs w:val="24"/>
        </w:rPr>
      </w:pPr>
      <w:r w:rsidRPr="00113134">
        <w:rPr>
          <w:rFonts w:ascii="Times New Roman" w:hAnsi="Times New Roman" w:cs="Times New Roman"/>
          <w:sz w:val="24"/>
          <w:szCs w:val="24"/>
        </w:rPr>
        <w:t>Ongoing monitoring of performance, especially under heavy user load, to identify and resolve potential bottlenecks.</w:t>
      </w:r>
    </w:p>
    <w:p w14:paraId="073BF460" w14:textId="77777777" w:rsidR="00F308E6" w:rsidRPr="00113134" w:rsidRDefault="00F308E6" w:rsidP="000A057D">
      <w:pPr>
        <w:numPr>
          <w:ilvl w:val="0"/>
          <w:numId w:val="127"/>
        </w:numPr>
        <w:rPr>
          <w:rFonts w:ascii="Times New Roman" w:hAnsi="Times New Roman" w:cs="Times New Roman"/>
          <w:sz w:val="24"/>
          <w:szCs w:val="24"/>
        </w:rPr>
      </w:pPr>
      <w:r w:rsidRPr="00113134">
        <w:rPr>
          <w:rFonts w:ascii="Times New Roman" w:hAnsi="Times New Roman" w:cs="Times New Roman"/>
          <w:sz w:val="24"/>
          <w:szCs w:val="24"/>
        </w:rPr>
        <w:t>Continuous user feedback collection to refine and enhance the user interface and experience further.</w:t>
      </w:r>
    </w:p>
    <w:p w14:paraId="221AB99B" w14:textId="77777777" w:rsidR="00F308E6" w:rsidRPr="00113134" w:rsidRDefault="00F308E6" w:rsidP="000A057D">
      <w:pPr>
        <w:numPr>
          <w:ilvl w:val="0"/>
          <w:numId w:val="127"/>
        </w:numPr>
        <w:rPr>
          <w:rFonts w:ascii="Times New Roman" w:hAnsi="Times New Roman" w:cs="Times New Roman"/>
          <w:sz w:val="24"/>
          <w:szCs w:val="24"/>
        </w:rPr>
      </w:pPr>
      <w:r w:rsidRPr="00113134">
        <w:rPr>
          <w:rFonts w:ascii="Times New Roman" w:hAnsi="Times New Roman" w:cs="Times New Roman"/>
          <w:sz w:val="24"/>
          <w:szCs w:val="24"/>
        </w:rPr>
        <w:t>Regular updates to enhance security features and prevent emerging vulnerabilities.</w:t>
      </w:r>
    </w:p>
    <w:p w14:paraId="764F21A8" w14:textId="730E4239" w:rsidR="00F308E6" w:rsidRPr="00113134" w:rsidRDefault="00F308E6" w:rsidP="00F308E6">
      <w:pPr>
        <w:rPr>
          <w:rFonts w:ascii="Times New Roman" w:hAnsi="Times New Roman" w:cs="Times New Roman"/>
          <w:sz w:val="24"/>
          <w:szCs w:val="24"/>
        </w:rPr>
      </w:pPr>
      <w:r w:rsidRPr="00113134">
        <w:rPr>
          <w:rFonts w:ascii="Times New Roman" w:hAnsi="Times New Roman" w:cs="Times New Roman"/>
          <w:sz w:val="24"/>
          <w:szCs w:val="24"/>
        </w:rPr>
        <w:t>The development team will ensure that all remaining minor issues are addressed, and future updates will improve the app's performance and user experience based on the findings from testing.</w:t>
      </w:r>
      <w:r w:rsidR="00F36E6B" w:rsidRPr="00113134">
        <w:rPr>
          <w:rFonts w:ascii="Times New Roman" w:hAnsi="Times New Roman" w:cs="Times New Roman"/>
          <w:sz w:val="24"/>
          <w:szCs w:val="24"/>
        </w:rPr>
        <w:br/>
      </w:r>
      <w:r w:rsidR="00F36E6B" w:rsidRPr="00113134">
        <w:rPr>
          <w:rFonts w:ascii="Times New Roman" w:hAnsi="Times New Roman" w:cs="Times New Roman"/>
          <w:sz w:val="24"/>
          <w:szCs w:val="24"/>
        </w:rPr>
        <w:br/>
      </w:r>
    </w:p>
    <w:p w14:paraId="641A7740" w14:textId="001F91AF" w:rsidR="00F36E6B" w:rsidRPr="00113134" w:rsidRDefault="00F36E6B" w:rsidP="000B13D3">
      <w:pPr>
        <w:pStyle w:val="Heading2"/>
        <w:rPr>
          <w:rFonts w:ascii="Times New Roman" w:hAnsi="Times New Roman" w:cs="Times New Roman"/>
        </w:rPr>
      </w:pPr>
      <w:bookmarkStart w:id="238" w:name="_Toc193366963"/>
      <w:r w:rsidRPr="00113134">
        <w:rPr>
          <w:rFonts w:ascii="Times New Roman" w:hAnsi="Times New Roman" w:cs="Times New Roman"/>
        </w:rPr>
        <w:lastRenderedPageBreak/>
        <w:t>User Manual</w:t>
      </w:r>
      <w:bookmarkEnd w:id="238"/>
    </w:p>
    <w:p w14:paraId="665DB754"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Introduction</w:t>
      </w:r>
    </w:p>
    <w:p w14:paraId="344EECA1"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Pathfinder.lk is a comprehensive travel planning platform that allows users to explore places, plan trips, and access real-time updates. This user manual provides step-by-step instructions for navigating and utilizing the platform's features efficiently.</w:t>
      </w:r>
    </w:p>
    <w:p w14:paraId="52D8B188" w14:textId="785A5AC0" w:rsidR="00F36E6B" w:rsidRPr="00113134" w:rsidRDefault="00F36E6B" w:rsidP="00F36E6B">
      <w:pPr>
        <w:rPr>
          <w:rFonts w:ascii="Times New Roman" w:eastAsiaTheme="majorEastAsia" w:hAnsi="Times New Roman" w:cs="Times New Roman"/>
          <w:color w:val="000000" w:themeColor="text1"/>
          <w:sz w:val="24"/>
          <w:szCs w:val="24"/>
        </w:rPr>
      </w:pPr>
    </w:p>
    <w:p w14:paraId="5E1F8E76"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Home Page</w:t>
      </w:r>
    </w:p>
    <w:p w14:paraId="7BA93FD2"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Upon accessing Pathfinder.lk, users are presented with the </w:t>
      </w:r>
      <w:r w:rsidRPr="00113134">
        <w:rPr>
          <w:rFonts w:ascii="Times New Roman" w:eastAsiaTheme="majorEastAsia" w:hAnsi="Times New Roman" w:cs="Times New Roman"/>
          <w:b/>
          <w:bCs/>
          <w:color w:val="000000" w:themeColor="text1"/>
          <w:sz w:val="24"/>
          <w:szCs w:val="24"/>
        </w:rPr>
        <w:t>Home Page</w:t>
      </w:r>
      <w:r w:rsidRPr="00113134">
        <w:rPr>
          <w:rFonts w:ascii="Times New Roman" w:eastAsiaTheme="majorEastAsia" w:hAnsi="Times New Roman" w:cs="Times New Roman"/>
          <w:color w:val="000000" w:themeColor="text1"/>
          <w:sz w:val="24"/>
          <w:szCs w:val="24"/>
        </w:rPr>
        <w:t>, which includes navigation options for different sections:</w:t>
      </w:r>
    </w:p>
    <w:p w14:paraId="27025E44" w14:textId="77777777" w:rsidR="00F36E6B" w:rsidRPr="00113134" w:rsidRDefault="00F36E6B" w:rsidP="000A057D">
      <w:pPr>
        <w:numPr>
          <w:ilvl w:val="0"/>
          <w:numId w:val="12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Updates</w:t>
      </w:r>
      <w:r w:rsidRPr="00113134">
        <w:rPr>
          <w:rFonts w:ascii="Times New Roman" w:eastAsiaTheme="majorEastAsia" w:hAnsi="Times New Roman" w:cs="Times New Roman"/>
          <w:color w:val="000000" w:themeColor="text1"/>
          <w:sz w:val="24"/>
          <w:szCs w:val="24"/>
        </w:rPr>
        <w:t xml:space="preserve"> – View the latest travel updates, weather alerts, and events.</w:t>
      </w:r>
    </w:p>
    <w:p w14:paraId="20E71DAA" w14:textId="77777777" w:rsidR="00F36E6B" w:rsidRPr="00113134" w:rsidRDefault="00F36E6B" w:rsidP="000A057D">
      <w:pPr>
        <w:numPr>
          <w:ilvl w:val="0"/>
          <w:numId w:val="12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Explore</w:t>
      </w:r>
      <w:r w:rsidRPr="00113134">
        <w:rPr>
          <w:rFonts w:ascii="Times New Roman" w:eastAsiaTheme="majorEastAsia" w:hAnsi="Times New Roman" w:cs="Times New Roman"/>
          <w:color w:val="000000" w:themeColor="text1"/>
          <w:sz w:val="24"/>
          <w:szCs w:val="24"/>
        </w:rPr>
        <w:t xml:space="preserve"> – Discover hotels, restaurants, and tourist attractions.</w:t>
      </w:r>
    </w:p>
    <w:p w14:paraId="5D69B6C2" w14:textId="77777777" w:rsidR="00F36E6B" w:rsidRPr="00113134" w:rsidRDefault="00F36E6B" w:rsidP="000A057D">
      <w:pPr>
        <w:numPr>
          <w:ilvl w:val="0"/>
          <w:numId w:val="12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Plan Trip</w:t>
      </w:r>
      <w:r w:rsidRPr="00113134">
        <w:rPr>
          <w:rFonts w:ascii="Times New Roman" w:eastAsiaTheme="majorEastAsia" w:hAnsi="Times New Roman" w:cs="Times New Roman"/>
          <w:color w:val="000000" w:themeColor="text1"/>
          <w:sz w:val="24"/>
          <w:szCs w:val="24"/>
        </w:rPr>
        <w:t xml:space="preserve"> – Create a customized travel itinerary.</w:t>
      </w:r>
    </w:p>
    <w:p w14:paraId="3B950C90" w14:textId="77777777" w:rsidR="00F36E6B" w:rsidRPr="00113134" w:rsidRDefault="00F36E6B" w:rsidP="000A057D">
      <w:pPr>
        <w:numPr>
          <w:ilvl w:val="0"/>
          <w:numId w:val="12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Public Trips</w:t>
      </w:r>
      <w:r w:rsidRPr="00113134">
        <w:rPr>
          <w:rFonts w:ascii="Times New Roman" w:eastAsiaTheme="majorEastAsia" w:hAnsi="Times New Roman" w:cs="Times New Roman"/>
          <w:color w:val="000000" w:themeColor="text1"/>
          <w:sz w:val="24"/>
          <w:szCs w:val="24"/>
        </w:rPr>
        <w:t xml:space="preserve"> – View and join publicly shared trips.</w:t>
      </w:r>
    </w:p>
    <w:p w14:paraId="600FD337" w14:textId="77777777" w:rsidR="00F36E6B" w:rsidRPr="00113134" w:rsidRDefault="00F36E6B" w:rsidP="000A057D">
      <w:pPr>
        <w:numPr>
          <w:ilvl w:val="0"/>
          <w:numId w:val="12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My Trips</w:t>
      </w:r>
      <w:r w:rsidRPr="00113134">
        <w:rPr>
          <w:rFonts w:ascii="Times New Roman" w:eastAsiaTheme="majorEastAsia" w:hAnsi="Times New Roman" w:cs="Times New Roman"/>
          <w:color w:val="000000" w:themeColor="text1"/>
          <w:sz w:val="24"/>
          <w:szCs w:val="24"/>
        </w:rPr>
        <w:t xml:space="preserve"> – Manage personal trips (requires login).</w:t>
      </w:r>
    </w:p>
    <w:p w14:paraId="5A26DC31" w14:textId="77777777" w:rsidR="00F36E6B" w:rsidRPr="00113134" w:rsidRDefault="00F36E6B" w:rsidP="000A057D">
      <w:pPr>
        <w:numPr>
          <w:ilvl w:val="0"/>
          <w:numId w:val="12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Login/Signup</w:t>
      </w:r>
      <w:r w:rsidRPr="00113134">
        <w:rPr>
          <w:rFonts w:ascii="Times New Roman" w:eastAsiaTheme="majorEastAsia" w:hAnsi="Times New Roman" w:cs="Times New Roman"/>
          <w:color w:val="000000" w:themeColor="text1"/>
          <w:sz w:val="24"/>
          <w:szCs w:val="24"/>
        </w:rPr>
        <w:t xml:space="preserve"> – Access user-specific features.</w:t>
      </w:r>
    </w:p>
    <w:p w14:paraId="1FDA1D44" w14:textId="3D587747" w:rsidR="00F36E6B" w:rsidRPr="00113134" w:rsidRDefault="00F36E6B" w:rsidP="00F36E6B">
      <w:pPr>
        <w:rPr>
          <w:rFonts w:ascii="Times New Roman" w:eastAsiaTheme="majorEastAsia" w:hAnsi="Times New Roman" w:cs="Times New Roman"/>
          <w:color w:val="000000" w:themeColor="text1"/>
          <w:sz w:val="24"/>
          <w:szCs w:val="24"/>
        </w:rPr>
      </w:pPr>
    </w:p>
    <w:p w14:paraId="0DA18EE6"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Updates Section</w:t>
      </w:r>
    </w:p>
    <w:p w14:paraId="09F3D531"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Navigate to </w:t>
      </w:r>
      <w:r w:rsidRPr="00113134">
        <w:rPr>
          <w:rFonts w:ascii="Times New Roman" w:eastAsiaTheme="majorEastAsia" w:hAnsi="Times New Roman" w:cs="Times New Roman"/>
          <w:b/>
          <w:bCs/>
          <w:color w:val="000000" w:themeColor="text1"/>
          <w:sz w:val="24"/>
          <w:szCs w:val="24"/>
        </w:rPr>
        <w:t>Updates</w:t>
      </w:r>
      <w:r w:rsidRPr="00113134">
        <w:rPr>
          <w:rFonts w:ascii="Times New Roman" w:eastAsiaTheme="majorEastAsia" w:hAnsi="Times New Roman" w:cs="Times New Roman"/>
          <w:color w:val="000000" w:themeColor="text1"/>
          <w:sz w:val="24"/>
          <w:szCs w:val="24"/>
        </w:rPr>
        <w:t xml:space="preserve"> to access:</w:t>
      </w:r>
    </w:p>
    <w:p w14:paraId="6A465ECA" w14:textId="77777777" w:rsidR="00F36E6B" w:rsidRPr="00113134" w:rsidRDefault="00F36E6B" w:rsidP="000A057D">
      <w:pPr>
        <w:numPr>
          <w:ilvl w:val="0"/>
          <w:numId w:val="12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All Updates</w:t>
      </w:r>
      <w:r w:rsidRPr="00113134">
        <w:rPr>
          <w:rFonts w:ascii="Times New Roman" w:eastAsiaTheme="majorEastAsia" w:hAnsi="Times New Roman" w:cs="Times New Roman"/>
          <w:color w:val="000000" w:themeColor="text1"/>
          <w:sz w:val="24"/>
          <w:szCs w:val="24"/>
        </w:rPr>
        <w:t xml:space="preserve"> – General travel updates.</w:t>
      </w:r>
    </w:p>
    <w:p w14:paraId="28AF48BF" w14:textId="77777777" w:rsidR="00F36E6B" w:rsidRPr="00113134" w:rsidRDefault="00F36E6B" w:rsidP="000A057D">
      <w:pPr>
        <w:numPr>
          <w:ilvl w:val="0"/>
          <w:numId w:val="12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Weather</w:t>
      </w:r>
      <w:r w:rsidRPr="00113134">
        <w:rPr>
          <w:rFonts w:ascii="Times New Roman" w:eastAsiaTheme="majorEastAsia" w:hAnsi="Times New Roman" w:cs="Times New Roman"/>
          <w:color w:val="000000" w:themeColor="text1"/>
          <w:sz w:val="24"/>
          <w:szCs w:val="24"/>
        </w:rPr>
        <w:t xml:space="preserve"> – Current weather conditions.</w:t>
      </w:r>
    </w:p>
    <w:p w14:paraId="6786874C" w14:textId="77777777" w:rsidR="00F36E6B" w:rsidRPr="00113134" w:rsidRDefault="00F36E6B" w:rsidP="000A057D">
      <w:pPr>
        <w:numPr>
          <w:ilvl w:val="0"/>
          <w:numId w:val="12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News</w:t>
      </w:r>
      <w:r w:rsidRPr="00113134">
        <w:rPr>
          <w:rFonts w:ascii="Times New Roman" w:eastAsiaTheme="majorEastAsia" w:hAnsi="Times New Roman" w:cs="Times New Roman"/>
          <w:color w:val="000000" w:themeColor="text1"/>
          <w:sz w:val="24"/>
          <w:szCs w:val="24"/>
        </w:rPr>
        <w:t xml:space="preserve"> – Latest travel-related news.</w:t>
      </w:r>
    </w:p>
    <w:p w14:paraId="2F016C7E" w14:textId="77777777" w:rsidR="00F36E6B" w:rsidRPr="00113134" w:rsidRDefault="00F36E6B" w:rsidP="000A057D">
      <w:pPr>
        <w:numPr>
          <w:ilvl w:val="0"/>
          <w:numId w:val="12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Alerts</w:t>
      </w:r>
      <w:r w:rsidRPr="00113134">
        <w:rPr>
          <w:rFonts w:ascii="Times New Roman" w:eastAsiaTheme="majorEastAsia" w:hAnsi="Times New Roman" w:cs="Times New Roman"/>
          <w:color w:val="000000" w:themeColor="text1"/>
          <w:sz w:val="24"/>
          <w:szCs w:val="24"/>
        </w:rPr>
        <w:t xml:space="preserve"> – Important travel advisories.</w:t>
      </w:r>
    </w:p>
    <w:p w14:paraId="64ABD73E" w14:textId="77777777" w:rsidR="00F36E6B" w:rsidRPr="00113134" w:rsidRDefault="00F36E6B" w:rsidP="000A057D">
      <w:pPr>
        <w:numPr>
          <w:ilvl w:val="0"/>
          <w:numId w:val="12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Attractions</w:t>
      </w:r>
      <w:r w:rsidRPr="00113134">
        <w:rPr>
          <w:rFonts w:ascii="Times New Roman" w:eastAsiaTheme="majorEastAsia" w:hAnsi="Times New Roman" w:cs="Times New Roman"/>
          <w:color w:val="000000" w:themeColor="text1"/>
          <w:sz w:val="24"/>
          <w:szCs w:val="24"/>
        </w:rPr>
        <w:t xml:space="preserve"> – Information about tourist destinations.</w:t>
      </w:r>
    </w:p>
    <w:p w14:paraId="2F6D4B94" w14:textId="77777777" w:rsidR="00F36E6B" w:rsidRPr="00113134" w:rsidRDefault="00F36E6B" w:rsidP="000A057D">
      <w:pPr>
        <w:numPr>
          <w:ilvl w:val="0"/>
          <w:numId w:val="12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Events</w:t>
      </w:r>
      <w:r w:rsidRPr="00113134">
        <w:rPr>
          <w:rFonts w:ascii="Times New Roman" w:eastAsiaTheme="majorEastAsia" w:hAnsi="Times New Roman" w:cs="Times New Roman"/>
          <w:color w:val="000000" w:themeColor="text1"/>
          <w:sz w:val="24"/>
          <w:szCs w:val="24"/>
        </w:rPr>
        <w:t xml:space="preserve"> – Details about upcoming events.</w:t>
      </w:r>
    </w:p>
    <w:p w14:paraId="0EF92F61"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How to Use</w:t>
      </w:r>
    </w:p>
    <w:p w14:paraId="089B6213" w14:textId="77777777" w:rsidR="00F36E6B" w:rsidRPr="00113134" w:rsidRDefault="00F36E6B" w:rsidP="000A057D">
      <w:pPr>
        <w:numPr>
          <w:ilvl w:val="0"/>
          <w:numId w:val="130"/>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the </w:t>
      </w:r>
      <w:r w:rsidRPr="00113134">
        <w:rPr>
          <w:rFonts w:ascii="Times New Roman" w:eastAsiaTheme="majorEastAsia" w:hAnsi="Times New Roman" w:cs="Times New Roman"/>
          <w:b/>
          <w:bCs/>
          <w:color w:val="000000" w:themeColor="text1"/>
          <w:sz w:val="24"/>
          <w:szCs w:val="24"/>
        </w:rPr>
        <w:t>Updates</w:t>
      </w:r>
      <w:r w:rsidRPr="00113134">
        <w:rPr>
          <w:rFonts w:ascii="Times New Roman" w:eastAsiaTheme="majorEastAsia" w:hAnsi="Times New Roman" w:cs="Times New Roman"/>
          <w:color w:val="000000" w:themeColor="text1"/>
          <w:sz w:val="24"/>
          <w:szCs w:val="24"/>
        </w:rPr>
        <w:t xml:space="preserve"> tab.</w:t>
      </w:r>
    </w:p>
    <w:p w14:paraId="4C0E3178" w14:textId="77777777" w:rsidR="00F36E6B" w:rsidRPr="00113134" w:rsidRDefault="00F36E6B" w:rsidP="000A057D">
      <w:pPr>
        <w:numPr>
          <w:ilvl w:val="0"/>
          <w:numId w:val="130"/>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Select the category of interest.</w:t>
      </w:r>
    </w:p>
    <w:p w14:paraId="578C95C5" w14:textId="77777777" w:rsidR="00F36E6B" w:rsidRPr="00113134" w:rsidRDefault="00F36E6B" w:rsidP="000A057D">
      <w:pPr>
        <w:numPr>
          <w:ilvl w:val="0"/>
          <w:numId w:val="130"/>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Read and interact with the latest updates.</w:t>
      </w:r>
    </w:p>
    <w:p w14:paraId="475A83DA" w14:textId="05E4BEA1" w:rsidR="00F36E6B" w:rsidRPr="00113134" w:rsidRDefault="00F36E6B" w:rsidP="00F36E6B">
      <w:pPr>
        <w:rPr>
          <w:rFonts w:ascii="Times New Roman" w:eastAsiaTheme="majorEastAsia" w:hAnsi="Times New Roman" w:cs="Times New Roman"/>
          <w:color w:val="000000" w:themeColor="text1"/>
          <w:sz w:val="24"/>
          <w:szCs w:val="24"/>
        </w:rPr>
      </w:pPr>
    </w:p>
    <w:p w14:paraId="76812180"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Explore Section</w:t>
      </w:r>
    </w:p>
    <w:p w14:paraId="52EF2D80"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lastRenderedPageBreak/>
        <w:t xml:space="preserve">Navigate to </w:t>
      </w:r>
      <w:r w:rsidRPr="00113134">
        <w:rPr>
          <w:rFonts w:ascii="Times New Roman" w:eastAsiaTheme="majorEastAsia" w:hAnsi="Times New Roman" w:cs="Times New Roman"/>
          <w:b/>
          <w:bCs/>
          <w:color w:val="000000" w:themeColor="text1"/>
          <w:sz w:val="24"/>
          <w:szCs w:val="24"/>
        </w:rPr>
        <w:t>Explore</w:t>
      </w:r>
      <w:r w:rsidRPr="00113134">
        <w:rPr>
          <w:rFonts w:ascii="Times New Roman" w:eastAsiaTheme="majorEastAsia" w:hAnsi="Times New Roman" w:cs="Times New Roman"/>
          <w:color w:val="000000" w:themeColor="text1"/>
          <w:sz w:val="24"/>
          <w:szCs w:val="24"/>
        </w:rPr>
        <w:t xml:space="preserve"> to find:</w:t>
      </w:r>
    </w:p>
    <w:p w14:paraId="3CB16709" w14:textId="77777777" w:rsidR="00F36E6B" w:rsidRPr="00113134" w:rsidRDefault="00F36E6B" w:rsidP="000A057D">
      <w:pPr>
        <w:numPr>
          <w:ilvl w:val="0"/>
          <w:numId w:val="131"/>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Hotels</w:t>
      </w:r>
      <w:r w:rsidRPr="00113134">
        <w:rPr>
          <w:rFonts w:ascii="Times New Roman" w:eastAsiaTheme="majorEastAsia" w:hAnsi="Times New Roman" w:cs="Times New Roman"/>
          <w:color w:val="000000" w:themeColor="text1"/>
          <w:sz w:val="24"/>
          <w:szCs w:val="24"/>
        </w:rPr>
        <w:t xml:space="preserve"> – List of accommodations with details.</w:t>
      </w:r>
    </w:p>
    <w:p w14:paraId="7CCA8E72" w14:textId="77777777" w:rsidR="00F36E6B" w:rsidRPr="00113134" w:rsidRDefault="00F36E6B" w:rsidP="000A057D">
      <w:pPr>
        <w:numPr>
          <w:ilvl w:val="0"/>
          <w:numId w:val="131"/>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Restaurants</w:t>
      </w:r>
      <w:r w:rsidRPr="00113134">
        <w:rPr>
          <w:rFonts w:ascii="Times New Roman" w:eastAsiaTheme="majorEastAsia" w:hAnsi="Times New Roman" w:cs="Times New Roman"/>
          <w:color w:val="000000" w:themeColor="text1"/>
          <w:sz w:val="24"/>
          <w:szCs w:val="24"/>
        </w:rPr>
        <w:t xml:space="preserve"> – Food and dining options.</w:t>
      </w:r>
    </w:p>
    <w:p w14:paraId="01C7A4E0" w14:textId="77777777" w:rsidR="00F36E6B" w:rsidRPr="00113134" w:rsidRDefault="00F36E6B" w:rsidP="000A057D">
      <w:pPr>
        <w:numPr>
          <w:ilvl w:val="0"/>
          <w:numId w:val="131"/>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Tourist Places</w:t>
      </w:r>
      <w:r w:rsidRPr="00113134">
        <w:rPr>
          <w:rFonts w:ascii="Times New Roman" w:eastAsiaTheme="majorEastAsia" w:hAnsi="Times New Roman" w:cs="Times New Roman"/>
          <w:color w:val="000000" w:themeColor="text1"/>
          <w:sz w:val="24"/>
          <w:szCs w:val="24"/>
        </w:rPr>
        <w:t xml:space="preserve"> – Popular attractions to visit.</w:t>
      </w:r>
    </w:p>
    <w:p w14:paraId="630CE9C8"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How to Use</w:t>
      </w:r>
    </w:p>
    <w:p w14:paraId="017197A5" w14:textId="77777777" w:rsidR="00F36E6B" w:rsidRPr="00113134" w:rsidRDefault="00F36E6B" w:rsidP="000A057D">
      <w:pPr>
        <w:numPr>
          <w:ilvl w:val="0"/>
          <w:numId w:val="132"/>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the </w:t>
      </w:r>
      <w:r w:rsidRPr="00113134">
        <w:rPr>
          <w:rFonts w:ascii="Times New Roman" w:eastAsiaTheme="majorEastAsia" w:hAnsi="Times New Roman" w:cs="Times New Roman"/>
          <w:b/>
          <w:bCs/>
          <w:color w:val="000000" w:themeColor="text1"/>
          <w:sz w:val="24"/>
          <w:szCs w:val="24"/>
        </w:rPr>
        <w:t>Explore</w:t>
      </w:r>
      <w:r w:rsidRPr="00113134">
        <w:rPr>
          <w:rFonts w:ascii="Times New Roman" w:eastAsiaTheme="majorEastAsia" w:hAnsi="Times New Roman" w:cs="Times New Roman"/>
          <w:color w:val="000000" w:themeColor="text1"/>
          <w:sz w:val="24"/>
          <w:szCs w:val="24"/>
        </w:rPr>
        <w:t xml:space="preserve"> tab.</w:t>
      </w:r>
    </w:p>
    <w:p w14:paraId="7DD35454" w14:textId="77777777" w:rsidR="00F36E6B" w:rsidRPr="00113134" w:rsidRDefault="00F36E6B" w:rsidP="000A057D">
      <w:pPr>
        <w:numPr>
          <w:ilvl w:val="0"/>
          <w:numId w:val="132"/>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Choose a category (Hotels, Restaurants, or Tourist Places).</w:t>
      </w:r>
    </w:p>
    <w:p w14:paraId="2F570DFC" w14:textId="77777777" w:rsidR="00F36E6B" w:rsidRPr="00113134" w:rsidRDefault="00F36E6B" w:rsidP="000A057D">
      <w:pPr>
        <w:numPr>
          <w:ilvl w:val="0"/>
          <w:numId w:val="132"/>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Browse through the available options and view details.</w:t>
      </w:r>
    </w:p>
    <w:p w14:paraId="39C0381E" w14:textId="3371E62E" w:rsidR="00F36E6B" w:rsidRPr="00113134" w:rsidRDefault="00F36E6B" w:rsidP="00F36E6B">
      <w:pPr>
        <w:rPr>
          <w:rFonts w:ascii="Times New Roman" w:eastAsiaTheme="majorEastAsia" w:hAnsi="Times New Roman" w:cs="Times New Roman"/>
          <w:color w:val="000000" w:themeColor="text1"/>
          <w:sz w:val="24"/>
          <w:szCs w:val="24"/>
        </w:rPr>
      </w:pPr>
    </w:p>
    <w:p w14:paraId="1E3599E3"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Login &amp; Signup</w:t>
      </w:r>
    </w:p>
    <w:p w14:paraId="095D5BC8"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To access personal trip management features, users must log in or sign up.</w:t>
      </w:r>
    </w:p>
    <w:p w14:paraId="5D96B19D"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How to Login</w:t>
      </w:r>
    </w:p>
    <w:p w14:paraId="7928C972" w14:textId="77777777" w:rsidR="00F36E6B" w:rsidRPr="00113134" w:rsidRDefault="00F36E6B" w:rsidP="000A057D">
      <w:pPr>
        <w:numPr>
          <w:ilvl w:val="0"/>
          <w:numId w:val="13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the </w:t>
      </w:r>
      <w:r w:rsidRPr="00113134">
        <w:rPr>
          <w:rFonts w:ascii="Times New Roman" w:eastAsiaTheme="majorEastAsia" w:hAnsi="Times New Roman" w:cs="Times New Roman"/>
          <w:b/>
          <w:bCs/>
          <w:color w:val="000000" w:themeColor="text1"/>
          <w:sz w:val="24"/>
          <w:szCs w:val="24"/>
        </w:rPr>
        <w:t>Login</w:t>
      </w:r>
      <w:r w:rsidRPr="00113134">
        <w:rPr>
          <w:rFonts w:ascii="Times New Roman" w:eastAsiaTheme="majorEastAsia" w:hAnsi="Times New Roman" w:cs="Times New Roman"/>
          <w:color w:val="000000" w:themeColor="text1"/>
          <w:sz w:val="24"/>
          <w:szCs w:val="24"/>
        </w:rPr>
        <w:t xml:space="preserve"> button.</w:t>
      </w:r>
    </w:p>
    <w:p w14:paraId="2CC50C75" w14:textId="77777777" w:rsidR="00F36E6B" w:rsidRPr="00113134" w:rsidRDefault="00F36E6B" w:rsidP="000A057D">
      <w:pPr>
        <w:numPr>
          <w:ilvl w:val="0"/>
          <w:numId w:val="13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Enter your username and password.</w:t>
      </w:r>
    </w:p>
    <w:p w14:paraId="1E7BA9AA" w14:textId="77777777" w:rsidR="00F36E6B" w:rsidRPr="00113134" w:rsidRDefault="00F36E6B" w:rsidP="000A057D">
      <w:pPr>
        <w:numPr>
          <w:ilvl w:val="0"/>
          <w:numId w:val="13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Login</w:t>
      </w:r>
      <w:r w:rsidRPr="00113134">
        <w:rPr>
          <w:rFonts w:ascii="Times New Roman" w:eastAsiaTheme="majorEastAsia" w:hAnsi="Times New Roman" w:cs="Times New Roman"/>
          <w:color w:val="000000" w:themeColor="text1"/>
          <w:sz w:val="24"/>
          <w:szCs w:val="24"/>
        </w:rPr>
        <w:t>.</w:t>
      </w:r>
    </w:p>
    <w:p w14:paraId="0928AB57" w14:textId="77777777" w:rsidR="00F36E6B" w:rsidRPr="00113134" w:rsidRDefault="00F36E6B" w:rsidP="000A057D">
      <w:pPr>
        <w:numPr>
          <w:ilvl w:val="0"/>
          <w:numId w:val="13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If credentials are valid, you will be redirected to your profile.</w:t>
      </w:r>
    </w:p>
    <w:p w14:paraId="7841CE24" w14:textId="77777777" w:rsidR="00F36E6B" w:rsidRPr="00113134" w:rsidRDefault="00F36E6B" w:rsidP="000A057D">
      <w:pPr>
        <w:numPr>
          <w:ilvl w:val="0"/>
          <w:numId w:val="13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If incorrect, an error message will be displayed.</w:t>
      </w:r>
    </w:p>
    <w:p w14:paraId="0F8E3B5C"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How to Signup</w:t>
      </w:r>
    </w:p>
    <w:p w14:paraId="5E87EAB2" w14:textId="77777777" w:rsidR="00F36E6B" w:rsidRPr="00113134" w:rsidRDefault="00F36E6B" w:rsidP="000A057D">
      <w:pPr>
        <w:numPr>
          <w:ilvl w:val="0"/>
          <w:numId w:val="13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w:t>
      </w:r>
      <w:r w:rsidRPr="00113134">
        <w:rPr>
          <w:rFonts w:ascii="Times New Roman" w:eastAsiaTheme="majorEastAsia" w:hAnsi="Times New Roman" w:cs="Times New Roman"/>
          <w:b/>
          <w:bCs/>
          <w:color w:val="000000" w:themeColor="text1"/>
          <w:sz w:val="24"/>
          <w:szCs w:val="24"/>
        </w:rPr>
        <w:t>Signup</w:t>
      </w:r>
      <w:r w:rsidRPr="00113134">
        <w:rPr>
          <w:rFonts w:ascii="Times New Roman" w:eastAsiaTheme="majorEastAsia" w:hAnsi="Times New Roman" w:cs="Times New Roman"/>
          <w:color w:val="000000" w:themeColor="text1"/>
          <w:sz w:val="24"/>
          <w:szCs w:val="24"/>
        </w:rPr>
        <w:t>.</w:t>
      </w:r>
    </w:p>
    <w:p w14:paraId="1F43AA4C" w14:textId="77777777" w:rsidR="00F36E6B" w:rsidRPr="00113134" w:rsidRDefault="00F36E6B" w:rsidP="000A057D">
      <w:pPr>
        <w:numPr>
          <w:ilvl w:val="0"/>
          <w:numId w:val="13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Fill in the required details.</w:t>
      </w:r>
    </w:p>
    <w:p w14:paraId="01E8F437" w14:textId="77777777" w:rsidR="00F36E6B" w:rsidRPr="00113134" w:rsidRDefault="00F36E6B" w:rsidP="000A057D">
      <w:pPr>
        <w:numPr>
          <w:ilvl w:val="0"/>
          <w:numId w:val="13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Submit</w:t>
      </w:r>
      <w:r w:rsidRPr="00113134">
        <w:rPr>
          <w:rFonts w:ascii="Times New Roman" w:eastAsiaTheme="majorEastAsia" w:hAnsi="Times New Roman" w:cs="Times New Roman"/>
          <w:color w:val="000000" w:themeColor="text1"/>
          <w:sz w:val="24"/>
          <w:szCs w:val="24"/>
        </w:rPr>
        <w:t>.</w:t>
      </w:r>
    </w:p>
    <w:p w14:paraId="60ED83D9" w14:textId="77777777" w:rsidR="00F36E6B" w:rsidRPr="00113134" w:rsidRDefault="00F36E6B" w:rsidP="000A057D">
      <w:pPr>
        <w:numPr>
          <w:ilvl w:val="0"/>
          <w:numId w:val="13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If details are valid, an account will be created, and you will be redirected to login.</w:t>
      </w:r>
    </w:p>
    <w:p w14:paraId="12E7F993" w14:textId="77777777" w:rsidR="00F36E6B" w:rsidRPr="00113134" w:rsidRDefault="00F36E6B" w:rsidP="000A057D">
      <w:pPr>
        <w:numPr>
          <w:ilvl w:val="0"/>
          <w:numId w:val="13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If there is an error, a message will be displayed.</w:t>
      </w:r>
    </w:p>
    <w:p w14:paraId="685E296F" w14:textId="33983553" w:rsidR="00F36E6B" w:rsidRPr="00113134" w:rsidRDefault="00F36E6B" w:rsidP="00F36E6B">
      <w:pPr>
        <w:rPr>
          <w:rFonts w:ascii="Times New Roman" w:eastAsiaTheme="majorEastAsia" w:hAnsi="Times New Roman" w:cs="Times New Roman"/>
          <w:color w:val="000000" w:themeColor="text1"/>
          <w:sz w:val="24"/>
          <w:szCs w:val="24"/>
        </w:rPr>
      </w:pPr>
    </w:p>
    <w:p w14:paraId="7F686787"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Planning a Trip (Requires Login)</w:t>
      </w:r>
    </w:p>
    <w:p w14:paraId="6358AEEF"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To create a customized trip itinerary:</w:t>
      </w:r>
    </w:p>
    <w:p w14:paraId="5C3C01A1"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Steps to Plan a Trip</w:t>
      </w:r>
    </w:p>
    <w:p w14:paraId="05177288" w14:textId="77777777" w:rsidR="00F36E6B" w:rsidRPr="00113134" w:rsidRDefault="00F36E6B" w:rsidP="000A057D">
      <w:pPr>
        <w:numPr>
          <w:ilvl w:val="0"/>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w:t>
      </w:r>
      <w:r w:rsidRPr="00113134">
        <w:rPr>
          <w:rFonts w:ascii="Times New Roman" w:eastAsiaTheme="majorEastAsia" w:hAnsi="Times New Roman" w:cs="Times New Roman"/>
          <w:b/>
          <w:bCs/>
          <w:color w:val="000000" w:themeColor="text1"/>
          <w:sz w:val="24"/>
          <w:szCs w:val="24"/>
        </w:rPr>
        <w:t>Plan Trip</w:t>
      </w:r>
      <w:r w:rsidRPr="00113134">
        <w:rPr>
          <w:rFonts w:ascii="Times New Roman" w:eastAsiaTheme="majorEastAsia" w:hAnsi="Times New Roman" w:cs="Times New Roman"/>
          <w:color w:val="000000" w:themeColor="text1"/>
          <w:sz w:val="24"/>
          <w:szCs w:val="24"/>
        </w:rPr>
        <w:t xml:space="preserve"> (login required).</w:t>
      </w:r>
    </w:p>
    <w:p w14:paraId="6F91743D" w14:textId="77777777" w:rsidR="00F36E6B" w:rsidRPr="00113134" w:rsidRDefault="00F36E6B" w:rsidP="000A057D">
      <w:pPr>
        <w:numPr>
          <w:ilvl w:val="0"/>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lastRenderedPageBreak/>
        <w:t>Enter the necessary details:</w:t>
      </w:r>
    </w:p>
    <w:p w14:paraId="3A254823" w14:textId="77777777" w:rsidR="00F36E6B" w:rsidRPr="00113134" w:rsidRDefault="00F36E6B" w:rsidP="000A057D">
      <w:pPr>
        <w:numPr>
          <w:ilvl w:val="1"/>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Select </w:t>
      </w:r>
      <w:r w:rsidRPr="00113134">
        <w:rPr>
          <w:rFonts w:ascii="Times New Roman" w:eastAsiaTheme="majorEastAsia" w:hAnsi="Times New Roman" w:cs="Times New Roman"/>
          <w:b/>
          <w:bCs/>
          <w:color w:val="000000" w:themeColor="text1"/>
          <w:sz w:val="24"/>
          <w:szCs w:val="24"/>
        </w:rPr>
        <w:t>Province</w:t>
      </w:r>
    </w:p>
    <w:p w14:paraId="434D49D8" w14:textId="77777777" w:rsidR="00F36E6B" w:rsidRPr="00113134" w:rsidRDefault="00F36E6B" w:rsidP="000A057D">
      <w:pPr>
        <w:numPr>
          <w:ilvl w:val="1"/>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Select </w:t>
      </w:r>
      <w:r w:rsidRPr="00113134">
        <w:rPr>
          <w:rFonts w:ascii="Times New Roman" w:eastAsiaTheme="majorEastAsia" w:hAnsi="Times New Roman" w:cs="Times New Roman"/>
          <w:b/>
          <w:bCs/>
          <w:color w:val="000000" w:themeColor="text1"/>
          <w:sz w:val="24"/>
          <w:szCs w:val="24"/>
        </w:rPr>
        <w:t>Start Date</w:t>
      </w:r>
    </w:p>
    <w:p w14:paraId="0716C93A" w14:textId="77777777" w:rsidR="00F36E6B" w:rsidRPr="00113134" w:rsidRDefault="00F36E6B" w:rsidP="000A057D">
      <w:pPr>
        <w:numPr>
          <w:ilvl w:val="1"/>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Enter </w:t>
      </w:r>
      <w:r w:rsidRPr="00113134">
        <w:rPr>
          <w:rFonts w:ascii="Times New Roman" w:eastAsiaTheme="majorEastAsia" w:hAnsi="Times New Roman" w:cs="Times New Roman"/>
          <w:b/>
          <w:bCs/>
          <w:color w:val="000000" w:themeColor="text1"/>
          <w:sz w:val="24"/>
          <w:szCs w:val="24"/>
        </w:rPr>
        <w:t>Budget</w:t>
      </w:r>
    </w:p>
    <w:p w14:paraId="10325CD0" w14:textId="77777777" w:rsidR="00F36E6B" w:rsidRPr="00113134" w:rsidRDefault="00F36E6B" w:rsidP="000A057D">
      <w:pPr>
        <w:numPr>
          <w:ilvl w:val="1"/>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Select </w:t>
      </w:r>
      <w:r w:rsidRPr="00113134">
        <w:rPr>
          <w:rFonts w:ascii="Times New Roman" w:eastAsiaTheme="majorEastAsia" w:hAnsi="Times New Roman" w:cs="Times New Roman"/>
          <w:b/>
          <w:bCs/>
          <w:color w:val="000000" w:themeColor="text1"/>
          <w:sz w:val="24"/>
          <w:szCs w:val="24"/>
        </w:rPr>
        <w:t>Interests</w:t>
      </w:r>
    </w:p>
    <w:p w14:paraId="771F4783" w14:textId="77777777" w:rsidR="00F36E6B" w:rsidRPr="00113134" w:rsidRDefault="00F36E6B" w:rsidP="000A057D">
      <w:pPr>
        <w:numPr>
          <w:ilvl w:val="0"/>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Create My Trip</w:t>
      </w:r>
      <w:r w:rsidRPr="00113134">
        <w:rPr>
          <w:rFonts w:ascii="Times New Roman" w:eastAsiaTheme="majorEastAsia" w:hAnsi="Times New Roman" w:cs="Times New Roman"/>
          <w:color w:val="000000" w:themeColor="text1"/>
          <w:sz w:val="24"/>
          <w:szCs w:val="24"/>
        </w:rPr>
        <w:t>.</w:t>
      </w:r>
    </w:p>
    <w:p w14:paraId="06077663" w14:textId="77777777" w:rsidR="00F36E6B" w:rsidRPr="00113134" w:rsidRDefault="00F36E6B" w:rsidP="000A057D">
      <w:pPr>
        <w:numPr>
          <w:ilvl w:val="0"/>
          <w:numId w:val="135"/>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You will be redirected to the </w:t>
      </w:r>
      <w:r w:rsidRPr="00113134">
        <w:rPr>
          <w:rFonts w:ascii="Times New Roman" w:eastAsiaTheme="majorEastAsia" w:hAnsi="Times New Roman" w:cs="Times New Roman"/>
          <w:b/>
          <w:bCs/>
          <w:color w:val="000000" w:themeColor="text1"/>
          <w:sz w:val="24"/>
          <w:szCs w:val="24"/>
        </w:rPr>
        <w:t>Itinerary Page</w:t>
      </w:r>
      <w:r w:rsidRPr="00113134">
        <w:rPr>
          <w:rFonts w:ascii="Times New Roman" w:eastAsiaTheme="majorEastAsia" w:hAnsi="Times New Roman" w:cs="Times New Roman"/>
          <w:color w:val="000000" w:themeColor="text1"/>
          <w:sz w:val="24"/>
          <w:szCs w:val="24"/>
        </w:rPr>
        <w:t>.</w:t>
      </w:r>
    </w:p>
    <w:p w14:paraId="675568F0" w14:textId="714276FC" w:rsidR="00F36E6B" w:rsidRPr="00113134" w:rsidRDefault="00F36E6B" w:rsidP="00F36E6B">
      <w:pPr>
        <w:rPr>
          <w:rFonts w:ascii="Times New Roman" w:eastAsiaTheme="majorEastAsia" w:hAnsi="Times New Roman" w:cs="Times New Roman"/>
          <w:color w:val="000000" w:themeColor="text1"/>
          <w:sz w:val="24"/>
          <w:szCs w:val="24"/>
        </w:rPr>
      </w:pPr>
    </w:p>
    <w:p w14:paraId="52A7A923"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Itinerary Page</w:t>
      </w:r>
    </w:p>
    <w:p w14:paraId="0510776A"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On the Itinerary Page, users can:</w:t>
      </w:r>
    </w:p>
    <w:p w14:paraId="63C1CCDC" w14:textId="77777777" w:rsidR="00F36E6B" w:rsidRPr="00113134" w:rsidRDefault="00F36E6B" w:rsidP="000A057D">
      <w:pPr>
        <w:numPr>
          <w:ilvl w:val="0"/>
          <w:numId w:val="136"/>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Select Places</w:t>
      </w:r>
      <w:r w:rsidRPr="00113134">
        <w:rPr>
          <w:rFonts w:ascii="Times New Roman" w:eastAsiaTheme="majorEastAsia" w:hAnsi="Times New Roman" w:cs="Times New Roman"/>
          <w:color w:val="000000" w:themeColor="text1"/>
          <w:sz w:val="24"/>
          <w:szCs w:val="24"/>
        </w:rPr>
        <w:t xml:space="preserve"> – Browse and choose tourist destinations.</w:t>
      </w:r>
    </w:p>
    <w:p w14:paraId="1CDD0C56" w14:textId="77777777" w:rsidR="00F36E6B" w:rsidRPr="00113134" w:rsidRDefault="00F36E6B" w:rsidP="000A057D">
      <w:pPr>
        <w:numPr>
          <w:ilvl w:val="0"/>
          <w:numId w:val="136"/>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Select Restaurants</w:t>
      </w:r>
      <w:r w:rsidRPr="00113134">
        <w:rPr>
          <w:rFonts w:ascii="Times New Roman" w:eastAsiaTheme="majorEastAsia" w:hAnsi="Times New Roman" w:cs="Times New Roman"/>
          <w:color w:val="000000" w:themeColor="text1"/>
          <w:sz w:val="24"/>
          <w:szCs w:val="24"/>
        </w:rPr>
        <w:t xml:space="preserve"> – Pick dining options.</w:t>
      </w:r>
    </w:p>
    <w:p w14:paraId="672EEEBF" w14:textId="77777777" w:rsidR="00F36E6B" w:rsidRPr="00113134" w:rsidRDefault="00F36E6B" w:rsidP="000A057D">
      <w:pPr>
        <w:numPr>
          <w:ilvl w:val="0"/>
          <w:numId w:val="136"/>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Select Hotels</w:t>
      </w:r>
      <w:r w:rsidRPr="00113134">
        <w:rPr>
          <w:rFonts w:ascii="Times New Roman" w:eastAsiaTheme="majorEastAsia" w:hAnsi="Times New Roman" w:cs="Times New Roman"/>
          <w:color w:val="000000" w:themeColor="text1"/>
          <w:sz w:val="24"/>
          <w:szCs w:val="24"/>
        </w:rPr>
        <w:t xml:space="preserve"> – Choose accommodations.</w:t>
      </w:r>
    </w:p>
    <w:p w14:paraId="0E89F560" w14:textId="77777777" w:rsidR="00F36E6B" w:rsidRPr="00113134" w:rsidRDefault="00F36E6B" w:rsidP="000A057D">
      <w:pPr>
        <w:numPr>
          <w:ilvl w:val="0"/>
          <w:numId w:val="136"/>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Name the Trip</w:t>
      </w:r>
      <w:r w:rsidRPr="00113134">
        <w:rPr>
          <w:rFonts w:ascii="Times New Roman" w:eastAsiaTheme="majorEastAsia" w:hAnsi="Times New Roman" w:cs="Times New Roman"/>
          <w:color w:val="000000" w:themeColor="text1"/>
          <w:sz w:val="24"/>
          <w:szCs w:val="24"/>
        </w:rPr>
        <w:t xml:space="preserve"> – Give your trip a title.</w:t>
      </w:r>
    </w:p>
    <w:p w14:paraId="5D970B23" w14:textId="77777777" w:rsidR="00F36E6B" w:rsidRPr="00113134" w:rsidRDefault="00F36E6B" w:rsidP="000A057D">
      <w:pPr>
        <w:numPr>
          <w:ilvl w:val="0"/>
          <w:numId w:val="136"/>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Save the Trip</w:t>
      </w:r>
      <w:r w:rsidRPr="00113134">
        <w:rPr>
          <w:rFonts w:ascii="Times New Roman" w:eastAsiaTheme="majorEastAsia" w:hAnsi="Times New Roman" w:cs="Times New Roman"/>
          <w:color w:val="000000" w:themeColor="text1"/>
          <w:sz w:val="24"/>
          <w:szCs w:val="24"/>
        </w:rPr>
        <w:t xml:space="preserve"> – Click "Save Trip" to finalize the itinerary.</w:t>
      </w:r>
    </w:p>
    <w:p w14:paraId="06931E73" w14:textId="77777777" w:rsidR="00F36E6B" w:rsidRPr="00113134" w:rsidRDefault="00F36E6B" w:rsidP="000A057D">
      <w:pPr>
        <w:numPr>
          <w:ilvl w:val="0"/>
          <w:numId w:val="136"/>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b/>
          <w:bCs/>
          <w:color w:val="000000" w:themeColor="text1"/>
          <w:sz w:val="24"/>
          <w:szCs w:val="24"/>
        </w:rPr>
        <w:t>View Trip</w:t>
      </w:r>
      <w:r w:rsidRPr="00113134">
        <w:rPr>
          <w:rFonts w:ascii="Times New Roman" w:eastAsiaTheme="majorEastAsia" w:hAnsi="Times New Roman" w:cs="Times New Roman"/>
          <w:color w:val="000000" w:themeColor="text1"/>
          <w:sz w:val="24"/>
          <w:szCs w:val="24"/>
        </w:rPr>
        <w:t xml:space="preserve"> – Access the finalized itinerary with all trip details.</w:t>
      </w:r>
    </w:p>
    <w:p w14:paraId="5503E85C" w14:textId="1DDB867A" w:rsidR="00F36E6B" w:rsidRPr="00113134" w:rsidRDefault="00F36E6B" w:rsidP="00F36E6B">
      <w:pPr>
        <w:rPr>
          <w:rFonts w:ascii="Times New Roman" w:eastAsiaTheme="majorEastAsia" w:hAnsi="Times New Roman" w:cs="Times New Roman"/>
          <w:color w:val="000000" w:themeColor="text1"/>
          <w:sz w:val="24"/>
          <w:szCs w:val="24"/>
        </w:rPr>
      </w:pPr>
    </w:p>
    <w:p w14:paraId="11F5EF4F"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Viewing Trips</w:t>
      </w:r>
    </w:p>
    <w:p w14:paraId="22EA7408"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Viewing a Planned Trip</w:t>
      </w:r>
    </w:p>
    <w:p w14:paraId="17721194" w14:textId="77777777" w:rsidR="00F36E6B" w:rsidRPr="00113134" w:rsidRDefault="00F36E6B" w:rsidP="000A057D">
      <w:pPr>
        <w:numPr>
          <w:ilvl w:val="0"/>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Navigate to </w:t>
      </w:r>
      <w:r w:rsidRPr="00113134">
        <w:rPr>
          <w:rFonts w:ascii="Times New Roman" w:eastAsiaTheme="majorEastAsia" w:hAnsi="Times New Roman" w:cs="Times New Roman"/>
          <w:b/>
          <w:bCs/>
          <w:color w:val="000000" w:themeColor="text1"/>
          <w:sz w:val="24"/>
          <w:szCs w:val="24"/>
        </w:rPr>
        <w:t>My Trips</w:t>
      </w:r>
      <w:r w:rsidRPr="00113134">
        <w:rPr>
          <w:rFonts w:ascii="Times New Roman" w:eastAsiaTheme="majorEastAsia" w:hAnsi="Times New Roman" w:cs="Times New Roman"/>
          <w:color w:val="000000" w:themeColor="text1"/>
          <w:sz w:val="24"/>
          <w:szCs w:val="24"/>
        </w:rPr>
        <w:t>.</w:t>
      </w:r>
    </w:p>
    <w:p w14:paraId="0E1916DD" w14:textId="77777777" w:rsidR="00F36E6B" w:rsidRPr="00113134" w:rsidRDefault="00F36E6B" w:rsidP="000A057D">
      <w:pPr>
        <w:numPr>
          <w:ilvl w:val="0"/>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Select the trip you wish to view.</w:t>
      </w:r>
    </w:p>
    <w:p w14:paraId="738EC352" w14:textId="77777777" w:rsidR="00F36E6B" w:rsidRPr="00113134" w:rsidRDefault="00F36E6B" w:rsidP="000A057D">
      <w:pPr>
        <w:numPr>
          <w:ilvl w:val="0"/>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The trip details will include:</w:t>
      </w:r>
    </w:p>
    <w:p w14:paraId="46E812FB"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Trip Name</w:t>
      </w:r>
    </w:p>
    <w:p w14:paraId="502CFA21"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Province</w:t>
      </w:r>
    </w:p>
    <w:p w14:paraId="6884A0BF"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Start Date</w:t>
      </w:r>
    </w:p>
    <w:p w14:paraId="4317BAA5"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Budget</w:t>
      </w:r>
    </w:p>
    <w:p w14:paraId="00601E11"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Places to Visit</w:t>
      </w:r>
    </w:p>
    <w:p w14:paraId="026E28A7"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Selected Hotels &amp; Restaurants</w:t>
      </w:r>
    </w:p>
    <w:p w14:paraId="571A442B"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lastRenderedPageBreak/>
        <w:t>Created By</w:t>
      </w:r>
    </w:p>
    <w:p w14:paraId="25B601FF" w14:textId="77777777" w:rsidR="00F36E6B" w:rsidRPr="00113134" w:rsidRDefault="00F36E6B" w:rsidP="000A057D">
      <w:pPr>
        <w:numPr>
          <w:ilvl w:val="1"/>
          <w:numId w:val="137"/>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Trip Members</w:t>
      </w:r>
    </w:p>
    <w:p w14:paraId="52776C20"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Sharing a Trip</w:t>
      </w:r>
    </w:p>
    <w:p w14:paraId="4A7BF552" w14:textId="77777777" w:rsidR="00F36E6B" w:rsidRPr="00113134" w:rsidRDefault="00F36E6B" w:rsidP="000A057D">
      <w:pPr>
        <w:numPr>
          <w:ilvl w:val="0"/>
          <w:numId w:val="13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Share Trip</w:t>
      </w:r>
      <w:r w:rsidRPr="00113134">
        <w:rPr>
          <w:rFonts w:ascii="Times New Roman" w:eastAsiaTheme="majorEastAsia" w:hAnsi="Times New Roman" w:cs="Times New Roman"/>
          <w:color w:val="000000" w:themeColor="text1"/>
          <w:sz w:val="24"/>
          <w:szCs w:val="24"/>
        </w:rPr>
        <w:t>.</w:t>
      </w:r>
    </w:p>
    <w:p w14:paraId="107F21A2" w14:textId="77777777" w:rsidR="00F36E6B" w:rsidRPr="00113134" w:rsidRDefault="00F36E6B" w:rsidP="000A057D">
      <w:pPr>
        <w:numPr>
          <w:ilvl w:val="0"/>
          <w:numId w:val="13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A </w:t>
      </w:r>
      <w:r w:rsidRPr="00113134">
        <w:rPr>
          <w:rFonts w:ascii="Times New Roman" w:eastAsiaTheme="majorEastAsia" w:hAnsi="Times New Roman" w:cs="Times New Roman"/>
          <w:b/>
          <w:bCs/>
          <w:color w:val="000000" w:themeColor="text1"/>
          <w:sz w:val="24"/>
          <w:szCs w:val="24"/>
        </w:rPr>
        <w:t>Shareable Link</w:t>
      </w:r>
      <w:r w:rsidRPr="00113134">
        <w:rPr>
          <w:rFonts w:ascii="Times New Roman" w:eastAsiaTheme="majorEastAsia" w:hAnsi="Times New Roman" w:cs="Times New Roman"/>
          <w:color w:val="000000" w:themeColor="text1"/>
          <w:sz w:val="24"/>
          <w:szCs w:val="24"/>
        </w:rPr>
        <w:t xml:space="preserve"> will be generated.</w:t>
      </w:r>
    </w:p>
    <w:p w14:paraId="783A0B54" w14:textId="77777777" w:rsidR="00F36E6B" w:rsidRPr="00113134" w:rsidRDefault="00F36E6B" w:rsidP="000A057D">
      <w:pPr>
        <w:numPr>
          <w:ilvl w:val="0"/>
          <w:numId w:val="138"/>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Share the link with others to invite them.</w:t>
      </w:r>
    </w:p>
    <w:p w14:paraId="65D1A0A8" w14:textId="09C2C393" w:rsidR="00F36E6B" w:rsidRPr="00113134" w:rsidRDefault="00F36E6B" w:rsidP="00F36E6B">
      <w:pPr>
        <w:rPr>
          <w:rFonts w:ascii="Times New Roman" w:eastAsiaTheme="majorEastAsia" w:hAnsi="Times New Roman" w:cs="Times New Roman"/>
          <w:color w:val="000000" w:themeColor="text1"/>
          <w:sz w:val="24"/>
          <w:szCs w:val="24"/>
        </w:rPr>
      </w:pPr>
    </w:p>
    <w:p w14:paraId="360D32B6"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Public Trips</w:t>
      </w:r>
    </w:p>
    <w:p w14:paraId="335F3640"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Users can explore public trips created by others.</w:t>
      </w:r>
    </w:p>
    <w:p w14:paraId="66B10FB0"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How to Join a Public Trip</w:t>
      </w:r>
    </w:p>
    <w:p w14:paraId="31B3B5FE" w14:textId="77777777" w:rsidR="00F36E6B" w:rsidRPr="00113134" w:rsidRDefault="00F36E6B" w:rsidP="000A057D">
      <w:pPr>
        <w:numPr>
          <w:ilvl w:val="0"/>
          <w:numId w:val="13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Navigate to </w:t>
      </w:r>
      <w:r w:rsidRPr="00113134">
        <w:rPr>
          <w:rFonts w:ascii="Times New Roman" w:eastAsiaTheme="majorEastAsia" w:hAnsi="Times New Roman" w:cs="Times New Roman"/>
          <w:b/>
          <w:bCs/>
          <w:color w:val="000000" w:themeColor="text1"/>
          <w:sz w:val="24"/>
          <w:szCs w:val="24"/>
        </w:rPr>
        <w:t>Public Trips</w:t>
      </w:r>
      <w:r w:rsidRPr="00113134">
        <w:rPr>
          <w:rFonts w:ascii="Times New Roman" w:eastAsiaTheme="majorEastAsia" w:hAnsi="Times New Roman" w:cs="Times New Roman"/>
          <w:color w:val="000000" w:themeColor="text1"/>
          <w:sz w:val="24"/>
          <w:szCs w:val="24"/>
        </w:rPr>
        <w:t>.</w:t>
      </w:r>
    </w:p>
    <w:p w14:paraId="5659B00F" w14:textId="77777777" w:rsidR="00F36E6B" w:rsidRPr="00113134" w:rsidRDefault="00F36E6B" w:rsidP="000A057D">
      <w:pPr>
        <w:numPr>
          <w:ilvl w:val="0"/>
          <w:numId w:val="13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Browse available trips.</w:t>
      </w:r>
    </w:p>
    <w:p w14:paraId="49C400AC" w14:textId="77777777" w:rsidR="00F36E6B" w:rsidRPr="00113134" w:rsidRDefault="00F36E6B" w:rsidP="000A057D">
      <w:pPr>
        <w:numPr>
          <w:ilvl w:val="0"/>
          <w:numId w:val="13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w:t>
      </w:r>
      <w:r w:rsidRPr="00113134">
        <w:rPr>
          <w:rFonts w:ascii="Times New Roman" w:eastAsiaTheme="majorEastAsia" w:hAnsi="Times New Roman" w:cs="Times New Roman"/>
          <w:b/>
          <w:bCs/>
          <w:color w:val="000000" w:themeColor="text1"/>
          <w:sz w:val="24"/>
          <w:szCs w:val="24"/>
        </w:rPr>
        <w:t>View Trip Details</w:t>
      </w:r>
      <w:r w:rsidRPr="00113134">
        <w:rPr>
          <w:rFonts w:ascii="Times New Roman" w:eastAsiaTheme="majorEastAsia" w:hAnsi="Times New Roman" w:cs="Times New Roman"/>
          <w:color w:val="000000" w:themeColor="text1"/>
          <w:sz w:val="24"/>
          <w:szCs w:val="24"/>
        </w:rPr>
        <w:t>.</w:t>
      </w:r>
    </w:p>
    <w:p w14:paraId="7F5A9C6C" w14:textId="77777777" w:rsidR="00F36E6B" w:rsidRPr="00113134" w:rsidRDefault="00F36E6B" w:rsidP="000A057D">
      <w:pPr>
        <w:numPr>
          <w:ilvl w:val="0"/>
          <w:numId w:val="139"/>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If interested, click </w:t>
      </w:r>
      <w:r w:rsidRPr="00113134">
        <w:rPr>
          <w:rFonts w:ascii="Times New Roman" w:eastAsiaTheme="majorEastAsia" w:hAnsi="Times New Roman" w:cs="Times New Roman"/>
          <w:b/>
          <w:bCs/>
          <w:color w:val="000000" w:themeColor="text1"/>
          <w:sz w:val="24"/>
          <w:szCs w:val="24"/>
        </w:rPr>
        <w:t>Join Trip</w:t>
      </w:r>
      <w:r w:rsidRPr="00113134">
        <w:rPr>
          <w:rFonts w:ascii="Times New Roman" w:eastAsiaTheme="majorEastAsia" w:hAnsi="Times New Roman" w:cs="Times New Roman"/>
          <w:color w:val="000000" w:themeColor="text1"/>
          <w:sz w:val="24"/>
          <w:szCs w:val="24"/>
        </w:rPr>
        <w:t>.</w:t>
      </w:r>
    </w:p>
    <w:p w14:paraId="522FE88C" w14:textId="0FD59C4C" w:rsidR="00F36E6B" w:rsidRPr="00113134" w:rsidRDefault="00F36E6B" w:rsidP="00F36E6B">
      <w:pPr>
        <w:rPr>
          <w:rFonts w:ascii="Times New Roman" w:eastAsiaTheme="majorEastAsia" w:hAnsi="Times New Roman" w:cs="Times New Roman"/>
          <w:color w:val="000000" w:themeColor="text1"/>
          <w:sz w:val="24"/>
          <w:szCs w:val="24"/>
        </w:rPr>
      </w:pPr>
    </w:p>
    <w:p w14:paraId="12F932E1"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Managing My Trips</w:t>
      </w:r>
    </w:p>
    <w:p w14:paraId="7D21AA6A"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Users can access their trips and create new ones.</w:t>
      </w:r>
    </w:p>
    <w:p w14:paraId="0F93AC0E"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Accessing My Trips</w:t>
      </w:r>
    </w:p>
    <w:p w14:paraId="2F3C5F31" w14:textId="77777777" w:rsidR="00F36E6B" w:rsidRPr="00113134" w:rsidRDefault="00F36E6B" w:rsidP="000A057D">
      <w:pPr>
        <w:numPr>
          <w:ilvl w:val="0"/>
          <w:numId w:val="140"/>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w:t>
      </w:r>
      <w:r w:rsidRPr="00113134">
        <w:rPr>
          <w:rFonts w:ascii="Times New Roman" w:eastAsiaTheme="majorEastAsia" w:hAnsi="Times New Roman" w:cs="Times New Roman"/>
          <w:b/>
          <w:bCs/>
          <w:color w:val="000000" w:themeColor="text1"/>
          <w:sz w:val="24"/>
          <w:szCs w:val="24"/>
        </w:rPr>
        <w:t>My Trips</w:t>
      </w:r>
      <w:r w:rsidRPr="00113134">
        <w:rPr>
          <w:rFonts w:ascii="Times New Roman" w:eastAsiaTheme="majorEastAsia" w:hAnsi="Times New Roman" w:cs="Times New Roman"/>
          <w:color w:val="000000" w:themeColor="text1"/>
          <w:sz w:val="24"/>
          <w:szCs w:val="24"/>
        </w:rPr>
        <w:t xml:space="preserve"> (login required).</w:t>
      </w:r>
    </w:p>
    <w:p w14:paraId="3A1CA6EE" w14:textId="77777777" w:rsidR="00F36E6B" w:rsidRPr="00113134" w:rsidRDefault="00F36E6B" w:rsidP="000A057D">
      <w:pPr>
        <w:numPr>
          <w:ilvl w:val="0"/>
          <w:numId w:val="140"/>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View all planned trips.</w:t>
      </w:r>
    </w:p>
    <w:p w14:paraId="783CC0EA" w14:textId="77777777" w:rsidR="00F36E6B" w:rsidRPr="00113134" w:rsidRDefault="00F36E6B" w:rsidP="000A057D">
      <w:pPr>
        <w:numPr>
          <w:ilvl w:val="0"/>
          <w:numId w:val="140"/>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Click on any trip to edit or delete.</w:t>
      </w:r>
    </w:p>
    <w:p w14:paraId="4DC1C3A6"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Creating a New Trip</w:t>
      </w:r>
    </w:p>
    <w:p w14:paraId="1D7B8DD9" w14:textId="77777777" w:rsidR="00F36E6B" w:rsidRPr="00113134" w:rsidRDefault="00F36E6B" w:rsidP="000A057D">
      <w:pPr>
        <w:numPr>
          <w:ilvl w:val="0"/>
          <w:numId w:val="141"/>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Plan New Trip</w:t>
      </w:r>
      <w:r w:rsidRPr="00113134">
        <w:rPr>
          <w:rFonts w:ascii="Times New Roman" w:eastAsiaTheme="majorEastAsia" w:hAnsi="Times New Roman" w:cs="Times New Roman"/>
          <w:color w:val="000000" w:themeColor="text1"/>
          <w:sz w:val="24"/>
          <w:szCs w:val="24"/>
        </w:rPr>
        <w:t>.</w:t>
      </w:r>
    </w:p>
    <w:p w14:paraId="27FD8FCE" w14:textId="77777777" w:rsidR="00F36E6B" w:rsidRPr="00113134" w:rsidRDefault="00F36E6B" w:rsidP="000A057D">
      <w:pPr>
        <w:numPr>
          <w:ilvl w:val="0"/>
          <w:numId w:val="141"/>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Follow the same steps as "Planning a Trip" above.</w:t>
      </w:r>
    </w:p>
    <w:p w14:paraId="4582A0BC" w14:textId="10D9C470" w:rsidR="00F36E6B" w:rsidRPr="00113134" w:rsidRDefault="00F36E6B" w:rsidP="00F36E6B">
      <w:pPr>
        <w:rPr>
          <w:rFonts w:ascii="Times New Roman" w:eastAsiaTheme="majorEastAsia" w:hAnsi="Times New Roman" w:cs="Times New Roman"/>
          <w:color w:val="000000" w:themeColor="text1"/>
          <w:sz w:val="24"/>
          <w:szCs w:val="24"/>
        </w:rPr>
      </w:pPr>
    </w:p>
    <w:p w14:paraId="3F5D3067"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Exploring Pages</w:t>
      </w:r>
    </w:p>
    <w:p w14:paraId="7516ACAB"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Users can explore hotels, restaurants, and tourist places.</w:t>
      </w:r>
    </w:p>
    <w:p w14:paraId="01EB0061"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Hotels</w:t>
      </w:r>
    </w:p>
    <w:p w14:paraId="2F7A3E37" w14:textId="77777777" w:rsidR="00F36E6B" w:rsidRPr="00113134" w:rsidRDefault="00F36E6B" w:rsidP="000A057D">
      <w:pPr>
        <w:numPr>
          <w:ilvl w:val="0"/>
          <w:numId w:val="142"/>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lastRenderedPageBreak/>
        <w:t xml:space="preserve">Click on </w:t>
      </w:r>
      <w:r w:rsidRPr="00113134">
        <w:rPr>
          <w:rFonts w:ascii="Times New Roman" w:eastAsiaTheme="majorEastAsia" w:hAnsi="Times New Roman" w:cs="Times New Roman"/>
          <w:b/>
          <w:bCs/>
          <w:color w:val="000000" w:themeColor="text1"/>
          <w:sz w:val="24"/>
          <w:szCs w:val="24"/>
        </w:rPr>
        <w:t>Explore &gt; Hotels</w:t>
      </w:r>
      <w:r w:rsidRPr="00113134">
        <w:rPr>
          <w:rFonts w:ascii="Times New Roman" w:eastAsiaTheme="majorEastAsia" w:hAnsi="Times New Roman" w:cs="Times New Roman"/>
          <w:color w:val="000000" w:themeColor="text1"/>
          <w:sz w:val="24"/>
          <w:szCs w:val="24"/>
        </w:rPr>
        <w:t>.</w:t>
      </w:r>
    </w:p>
    <w:p w14:paraId="7FB18791" w14:textId="77777777" w:rsidR="00F36E6B" w:rsidRPr="00113134" w:rsidRDefault="00F36E6B" w:rsidP="000A057D">
      <w:pPr>
        <w:numPr>
          <w:ilvl w:val="0"/>
          <w:numId w:val="142"/>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Browse the </w:t>
      </w:r>
      <w:r w:rsidRPr="00113134">
        <w:rPr>
          <w:rFonts w:ascii="Times New Roman" w:eastAsiaTheme="majorEastAsia" w:hAnsi="Times New Roman" w:cs="Times New Roman"/>
          <w:b/>
          <w:bCs/>
          <w:color w:val="000000" w:themeColor="text1"/>
          <w:sz w:val="24"/>
          <w:szCs w:val="24"/>
        </w:rPr>
        <w:t>Hotel List</w:t>
      </w:r>
      <w:r w:rsidRPr="00113134">
        <w:rPr>
          <w:rFonts w:ascii="Times New Roman" w:eastAsiaTheme="majorEastAsia" w:hAnsi="Times New Roman" w:cs="Times New Roman"/>
          <w:color w:val="000000" w:themeColor="text1"/>
          <w:sz w:val="24"/>
          <w:szCs w:val="24"/>
        </w:rPr>
        <w:t>.</w:t>
      </w:r>
    </w:p>
    <w:p w14:paraId="58AAB05F" w14:textId="77777777" w:rsidR="00F36E6B" w:rsidRPr="00113134" w:rsidRDefault="00F36E6B" w:rsidP="000A057D">
      <w:pPr>
        <w:numPr>
          <w:ilvl w:val="0"/>
          <w:numId w:val="142"/>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View Details</w:t>
      </w:r>
      <w:r w:rsidRPr="00113134">
        <w:rPr>
          <w:rFonts w:ascii="Times New Roman" w:eastAsiaTheme="majorEastAsia" w:hAnsi="Times New Roman" w:cs="Times New Roman"/>
          <w:color w:val="000000" w:themeColor="text1"/>
          <w:sz w:val="24"/>
          <w:szCs w:val="24"/>
        </w:rPr>
        <w:t xml:space="preserve"> for more information.</w:t>
      </w:r>
    </w:p>
    <w:p w14:paraId="273D1F87"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Restaurants</w:t>
      </w:r>
    </w:p>
    <w:p w14:paraId="6EEF50E9" w14:textId="77777777" w:rsidR="00F36E6B" w:rsidRPr="00113134" w:rsidRDefault="00F36E6B" w:rsidP="000A057D">
      <w:pPr>
        <w:numPr>
          <w:ilvl w:val="0"/>
          <w:numId w:val="14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w:t>
      </w:r>
      <w:r w:rsidRPr="00113134">
        <w:rPr>
          <w:rFonts w:ascii="Times New Roman" w:eastAsiaTheme="majorEastAsia" w:hAnsi="Times New Roman" w:cs="Times New Roman"/>
          <w:b/>
          <w:bCs/>
          <w:color w:val="000000" w:themeColor="text1"/>
          <w:sz w:val="24"/>
          <w:szCs w:val="24"/>
        </w:rPr>
        <w:t>Explore &gt; Restaurants</w:t>
      </w:r>
      <w:r w:rsidRPr="00113134">
        <w:rPr>
          <w:rFonts w:ascii="Times New Roman" w:eastAsiaTheme="majorEastAsia" w:hAnsi="Times New Roman" w:cs="Times New Roman"/>
          <w:color w:val="000000" w:themeColor="text1"/>
          <w:sz w:val="24"/>
          <w:szCs w:val="24"/>
        </w:rPr>
        <w:t>.</w:t>
      </w:r>
    </w:p>
    <w:p w14:paraId="6DFFF6CC" w14:textId="77777777" w:rsidR="00F36E6B" w:rsidRPr="00113134" w:rsidRDefault="00F36E6B" w:rsidP="000A057D">
      <w:pPr>
        <w:numPr>
          <w:ilvl w:val="0"/>
          <w:numId w:val="14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Browse the </w:t>
      </w:r>
      <w:r w:rsidRPr="00113134">
        <w:rPr>
          <w:rFonts w:ascii="Times New Roman" w:eastAsiaTheme="majorEastAsia" w:hAnsi="Times New Roman" w:cs="Times New Roman"/>
          <w:b/>
          <w:bCs/>
          <w:color w:val="000000" w:themeColor="text1"/>
          <w:sz w:val="24"/>
          <w:szCs w:val="24"/>
        </w:rPr>
        <w:t>Restaurant List</w:t>
      </w:r>
      <w:r w:rsidRPr="00113134">
        <w:rPr>
          <w:rFonts w:ascii="Times New Roman" w:eastAsiaTheme="majorEastAsia" w:hAnsi="Times New Roman" w:cs="Times New Roman"/>
          <w:color w:val="000000" w:themeColor="text1"/>
          <w:sz w:val="24"/>
          <w:szCs w:val="24"/>
        </w:rPr>
        <w:t>.</w:t>
      </w:r>
    </w:p>
    <w:p w14:paraId="0FABEF91" w14:textId="77777777" w:rsidR="00F36E6B" w:rsidRPr="00113134" w:rsidRDefault="00F36E6B" w:rsidP="000A057D">
      <w:pPr>
        <w:numPr>
          <w:ilvl w:val="0"/>
          <w:numId w:val="143"/>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View Details</w:t>
      </w:r>
      <w:r w:rsidRPr="00113134">
        <w:rPr>
          <w:rFonts w:ascii="Times New Roman" w:eastAsiaTheme="majorEastAsia" w:hAnsi="Times New Roman" w:cs="Times New Roman"/>
          <w:color w:val="000000" w:themeColor="text1"/>
          <w:sz w:val="24"/>
          <w:szCs w:val="24"/>
        </w:rPr>
        <w:t>.</w:t>
      </w:r>
    </w:p>
    <w:p w14:paraId="5212401A"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Tourist Places</w:t>
      </w:r>
    </w:p>
    <w:p w14:paraId="213208A7" w14:textId="77777777" w:rsidR="00F36E6B" w:rsidRPr="00113134" w:rsidRDefault="00F36E6B" w:rsidP="000A057D">
      <w:pPr>
        <w:numPr>
          <w:ilvl w:val="0"/>
          <w:numId w:val="14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on </w:t>
      </w:r>
      <w:r w:rsidRPr="00113134">
        <w:rPr>
          <w:rFonts w:ascii="Times New Roman" w:eastAsiaTheme="majorEastAsia" w:hAnsi="Times New Roman" w:cs="Times New Roman"/>
          <w:b/>
          <w:bCs/>
          <w:color w:val="000000" w:themeColor="text1"/>
          <w:sz w:val="24"/>
          <w:szCs w:val="24"/>
        </w:rPr>
        <w:t>Explore &gt; Tourist Places</w:t>
      </w:r>
      <w:r w:rsidRPr="00113134">
        <w:rPr>
          <w:rFonts w:ascii="Times New Roman" w:eastAsiaTheme="majorEastAsia" w:hAnsi="Times New Roman" w:cs="Times New Roman"/>
          <w:color w:val="000000" w:themeColor="text1"/>
          <w:sz w:val="24"/>
          <w:szCs w:val="24"/>
        </w:rPr>
        <w:t>.</w:t>
      </w:r>
    </w:p>
    <w:p w14:paraId="1782B507" w14:textId="77777777" w:rsidR="00F36E6B" w:rsidRPr="00113134" w:rsidRDefault="00F36E6B" w:rsidP="000A057D">
      <w:pPr>
        <w:numPr>
          <w:ilvl w:val="0"/>
          <w:numId w:val="14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Browse </w:t>
      </w:r>
      <w:r w:rsidRPr="00113134">
        <w:rPr>
          <w:rFonts w:ascii="Times New Roman" w:eastAsiaTheme="majorEastAsia" w:hAnsi="Times New Roman" w:cs="Times New Roman"/>
          <w:b/>
          <w:bCs/>
          <w:color w:val="000000" w:themeColor="text1"/>
          <w:sz w:val="24"/>
          <w:szCs w:val="24"/>
        </w:rPr>
        <w:t>Tourist Places List</w:t>
      </w:r>
      <w:r w:rsidRPr="00113134">
        <w:rPr>
          <w:rFonts w:ascii="Times New Roman" w:eastAsiaTheme="majorEastAsia" w:hAnsi="Times New Roman" w:cs="Times New Roman"/>
          <w:color w:val="000000" w:themeColor="text1"/>
          <w:sz w:val="24"/>
          <w:szCs w:val="24"/>
        </w:rPr>
        <w:t>.</w:t>
      </w:r>
    </w:p>
    <w:p w14:paraId="0C679687" w14:textId="77777777" w:rsidR="00F36E6B" w:rsidRPr="00113134" w:rsidRDefault="00F36E6B" w:rsidP="000A057D">
      <w:pPr>
        <w:numPr>
          <w:ilvl w:val="0"/>
          <w:numId w:val="144"/>
        </w:num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 xml:space="preserve">Click </w:t>
      </w:r>
      <w:r w:rsidRPr="00113134">
        <w:rPr>
          <w:rFonts w:ascii="Times New Roman" w:eastAsiaTheme="majorEastAsia" w:hAnsi="Times New Roman" w:cs="Times New Roman"/>
          <w:b/>
          <w:bCs/>
          <w:color w:val="000000" w:themeColor="text1"/>
          <w:sz w:val="24"/>
          <w:szCs w:val="24"/>
        </w:rPr>
        <w:t>View on Map</w:t>
      </w:r>
      <w:r w:rsidRPr="00113134">
        <w:rPr>
          <w:rFonts w:ascii="Times New Roman" w:eastAsiaTheme="majorEastAsia" w:hAnsi="Times New Roman" w:cs="Times New Roman"/>
          <w:color w:val="000000" w:themeColor="text1"/>
          <w:sz w:val="24"/>
          <w:szCs w:val="24"/>
        </w:rPr>
        <w:t xml:space="preserve"> for location details.</w:t>
      </w:r>
    </w:p>
    <w:p w14:paraId="7D06695E" w14:textId="0D51B257" w:rsidR="00F36E6B" w:rsidRPr="00113134" w:rsidRDefault="00F36E6B" w:rsidP="00F36E6B">
      <w:pPr>
        <w:rPr>
          <w:rFonts w:ascii="Times New Roman" w:eastAsiaTheme="majorEastAsia" w:hAnsi="Times New Roman" w:cs="Times New Roman"/>
          <w:color w:val="000000" w:themeColor="text1"/>
          <w:sz w:val="24"/>
          <w:szCs w:val="24"/>
        </w:rPr>
      </w:pPr>
    </w:p>
    <w:p w14:paraId="7A05416B" w14:textId="77777777" w:rsidR="00F36E6B" w:rsidRPr="00113134" w:rsidRDefault="00F36E6B" w:rsidP="00F36E6B">
      <w:pPr>
        <w:rPr>
          <w:rFonts w:ascii="Times New Roman" w:eastAsiaTheme="majorEastAsia" w:hAnsi="Times New Roman" w:cs="Times New Roman"/>
          <w:b/>
          <w:bCs/>
          <w:color w:val="000000" w:themeColor="text1"/>
          <w:sz w:val="24"/>
          <w:szCs w:val="24"/>
        </w:rPr>
      </w:pPr>
      <w:r w:rsidRPr="00113134">
        <w:rPr>
          <w:rFonts w:ascii="Times New Roman" w:eastAsiaTheme="majorEastAsia" w:hAnsi="Times New Roman" w:cs="Times New Roman"/>
          <w:b/>
          <w:bCs/>
          <w:color w:val="000000" w:themeColor="text1"/>
          <w:sz w:val="24"/>
          <w:szCs w:val="24"/>
        </w:rPr>
        <w:t>Conclusion</w:t>
      </w:r>
    </w:p>
    <w:p w14:paraId="36AB92E5" w14:textId="77777777" w:rsidR="00F36E6B" w:rsidRPr="00113134" w:rsidRDefault="00F36E6B" w:rsidP="00F36E6B">
      <w:pPr>
        <w:rPr>
          <w:rFonts w:ascii="Times New Roman" w:eastAsiaTheme="majorEastAsia" w:hAnsi="Times New Roman" w:cs="Times New Roman"/>
          <w:color w:val="000000" w:themeColor="text1"/>
          <w:sz w:val="24"/>
          <w:szCs w:val="24"/>
        </w:rPr>
      </w:pPr>
      <w:r w:rsidRPr="00113134">
        <w:rPr>
          <w:rFonts w:ascii="Times New Roman" w:eastAsiaTheme="majorEastAsia" w:hAnsi="Times New Roman" w:cs="Times New Roman"/>
          <w:color w:val="000000" w:themeColor="text1"/>
          <w:sz w:val="24"/>
          <w:szCs w:val="24"/>
        </w:rPr>
        <w:t>Pathfinder.lk offers a seamless experience for travelers to explore, plan, and share trips. Whether browsing hotels, discovering new restaurants, or creating custom itineraries, this guide ensures a smooth navigation experience. Enjoy planning your trips with Pathfinder.lk!</w:t>
      </w:r>
    </w:p>
    <w:p w14:paraId="737D86CD" w14:textId="005978FF" w:rsidR="005F6568" w:rsidRPr="00113134" w:rsidRDefault="00F36E6B" w:rsidP="000B13D3">
      <w:pPr>
        <w:pStyle w:val="Heading1"/>
        <w:rPr>
          <w:rStyle w:val="Heading1Char"/>
          <w:rFonts w:ascii="Times New Roman" w:hAnsi="Times New Roman" w:cs="Times New Roman"/>
        </w:rPr>
      </w:pPr>
      <w:r w:rsidRPr="00113134">
        <w:rPr>
          <w:rStyle w:val="Heading1Char"/>
          <w:rFonts w:ascii="Times New Roman" w:hAnsi="Times New Roman" w:cs="Times New Roman"/>
          <w:color w:val="000000" w:themeColor="text1"/>
          <w:sz w:val="24"/>
          <w:szCs w:val="24"/>
        </w:rPr>
        <w:br/>
      </w:r>
      <w:r w:rsidRPr="00113134">
        <w:rPr>
          <w:rStyle w:val="Heading1Char"/>
          <w:rFonts w:ascii="Times New Roman" w:hAnsi="Times New Roman" w:cs="Times New Roman"/>
          <w:color w:val="000000" w:themeColor="text1"/>
          <w:sz w:val="24"/>
          <w:szCs w:val="24"/>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r w:rsidRPr="00113134">
        <w:rPr>
          <w:rStyle w:val="Heading1Char"/>
          <w:rFonts w:ascii="Times New Roman" w:hAnsi="Times New Roman" w:cs="Times New Roman"/>
        </w:rPr>
        <w:br/>
      </w:r>
      <w:bookmarkStart w:id="239" w:name="_Toc193366964"/>
      <w:r w:rsidR="00D22B80" w:rsidRPr="00113134">
        <w:rPr>
          <w:rStyle w:val="Heading1Char"/>
          <w:rFonts w:ascii="Times New Roman" w:hAnsi="Times New Roman" w:cs="Times New Roman"/>
        </w:rPr>
        <w:t>Chapter 06</w:t>
      </w:r>
      <w:bookmarkEnd w:id="237"/>
      <w:bookmarkEnd w:id="239"/>
      <w:r w:rsidR="0059797D" w:rsidRPr="00113134">
        <w:rPr>
          <w:rStyle w:val="Heading1Char"/>
          <w:rFonts w:ascii="Times New Roman" w:hAnsi="Times New Roman" w:cs="Times New Roman"/>
        </w:rPr>
        <w:br/>
      </w:r>
    </w:p>
    <w:p w14:paraId="511C8F9D" w14:textId="19B940F2" w:rsidR="005F6568" w:rsidRPr="00113134" w:rsidRDefault="00DC6867" w:rsidP="00DC6867">
      <w:pPr>
        <w:pStyle w:val="Caption"/>
        <w:rPr>
          <w:rFonts w:ascii="Times New Roman" w:hAnsi="Times New Roman" w:cs="Times New Roman"/>
          <w:b/>
          <w:bCs/>
          <w:sz w:val="24"/>
          <w:szCs w:val="24"/>
        </w:rPr>
      </w:pPr>
      <w:r w:rsidRPr="00113134">
        <w:rPr>
          <w:rFonts w:ascii="Times New Roman" w:hAnsi="Times New Roman" w:cs="Times New Roman"/>
        </w:rPr>
        <w:t xml:space="preserve">Figure </w:t>
      </w:r>
      <w:r w:rsidRPr="00113134">
        <w:rPr>
          <w:rFonts w:ascii="Times New Roman" w:hAnsi="Times New Roman" w:cs="Times New Roman"/>
        </w:rPr>
        <w:fldChar w:fldCharType="begin"/>
      </w:r>
      <w:r w:rsidRPr="00113134">
        <w:rPr>
          <w:rFonts w:ascii="Times New Roman" w:hAnsi="Times New Roman" w:cs="Times New Roman"/>
        </w:rPr>
        <w:instrText xml:space="preserve"> SEQ Figure \* ARABIC </w:instrText>
      </w:r>
      <w:r w:rsidRPr="00113134">
        <w:rPr>
          <w:rFonts w:ascii="Times New Roman" w:hAnsi="Times New Roman" w:cs="Times New Roman"/>
        </w:rPr>
        <w:fldChar w:fldCharType="separate"/>
      </w:r>
      <w:r w:rsidRPr="00113134">
        <w:rPr>
          <w:rFonts w:ascii="Times New Roman" w:hAnsi="Times New Roman" w:cs="Times New Roman"/>
          <w:noProof/>
        </w:rPr>
        <w:t>29</w:t>
      </w:r>
      <w:r w:rsidRPr="00113134">
        <w:rPr>
          <w:rFonts w:ascii="Times New Roman" w:hAnsi="Times New Roman" w:cs="Times New Roman"/>
        </w:rPr>
        <w:fldChar w:fldCharType="end"/>
      </w:r>
      <w:r w:rsidRPr="00113134">
        <w:rPr>
          <w:rFonts w:ascii="Times New Roman" w:hAnsi="Times New Roman" w:cs="Times New Roman"/>
        </w:rPr>
        <w:t xml:space="preserve"> </w:t>
      </w:r>
      <w:r w:rsidR="005F6568" w:rsidRPr="00113134">
        <w:rPr>
          <w:rFonts w:ascii="Times New Roman" w:hAnsi="Times New Roman" w:cs="Times New Roman"/>
          <w:b/>
          <w:bCs/>
        </w:rPr>
        <w:t>Limitations, Lessons Learned, and Future Recommendations</w:t>
      </w:r>
      <w:r w:rsidR="00B166B0" w:rsidRPr="00113134">
        <w:rPr>
          <w:rFonts w:ascii="Times New Roman" w:hAnsi="Times New Roman" w:cs="Times New Roman"/>
          <w:b/>
          <w:bCs/>
          <w:sz w:val="24"/>
          <w:szCs w:val="24"/>
        </w:rPr>
        <w:br/>
      </w:r>
      <w:r w:rsidR="000226BD" w:rsidRPr="00113134">
        <w:rPr>
          <w:rFonts w:ascii="Times New Roman" w:hAnsi="Times New Roman" w:cs="Times New Roman"/>
          <w:b/>
          <w:bCs/>
          <w:sz w:val="24"/>
          <w:szCs w:val="24"/>
        </w:rPr>
        <w:br/>
      </w:r>
      <w:r w:rsidR="000226BD" w:rsidRPr="00113134">
        <w:rPr>
          <w:rFonts w:ascii="Times New Roman" w:hAnsi="Times New Roman" w:cs="Times New Roman"/>
          <w:b/>
          <w:bCs/>
          <w:sz w:val="24"/>
          <w:szCs w:val="24"/>
        </w:rPr>
        <w:br/>
      </w:r>
      <w:r w:rsidR="00B166B0" w:rsidRPr="00113134">
        <w:rPr>
          <w:rFonts w:ascii="Times New Roman" w:hAnsi="Times New Roman" w:cs="Times New Roman"/>
          <w:b/>
          <w:bCs/>
          <w:noProof/>
          <w:sz w:val="24"/>
          <w:szCs w:val="24"/>
          <w:lang w:bidi="si-LK"/>
        </w:rPr>
        <w:lastRenderedPageBreak/>
        <w:drawing>
          <wp:inline distT="0" distB="0" distL="0" distR="0" wp14:anchorId="64A070F7" wp14:editId="6FB474A6">
            <wp:extent cx="5943600" cy="4451350"/>
            <wp:effectExtent l="0" t="0" r="0" b="6350"/>
            <wp:docPr id="69835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8948" name=""/>
                    <pic:cNvPicPr/>
                  </pic:nvPicPr>
                  <pic:blipFill>
                    <a:blip r:embed="rId39"/>
                    <a:stretch>
                      <a:fillRect/>
                    </a:stretch>
                  </pic:blipFill>
                  <pic:spPr>
                    <a:xfrm>
                      <a:off x="0" y="0"/>
                      <a:ext cx="5943600" cy="4451350"/>
                    </a:xfrm>
                    <a:prstGeom prst="rect">
                      <a:avLst/>
                    </a:prstGeom>
                  </pic:spPr>
                </pic:pic>
              </a:graphicData>
            </a:graphic>
          </wp:inline>
        </w:drawing>
      </w:r>
      <w:r w:rsidR="005F6568" w:rsidRPr="00113134">
        <w:rPr>
          <w:rFonts w:ascii="Times New Roman" w:hAnsi="Times New Roman" w:cs="Times New Roman"/>
          <w:b/>
          <w:bCs/>
          <w:sz w:val="24"/>
          <w:szCs w:val="24"/>
        </w:rPr>
        <w:br/>
      </w:r>
    </w:p>
    <w:p w14:paraId="4FBE4B1B" w14:textId="01D5E3B9" w:rsidR="005F6568" w:rsidRPr="00113134" w:rsidRDefault="005F6568" w:rsidP="000B13D3">
      <w:pPr>
        <w:pStyle w:val="Heading2"/>
        <w:rPr>
          <w:rFonts w:ascii="Times New Roman" w:hAnsi="Times New Roman" w:cs="Times New Roman"/>
        </w:rPr>
      </w:pPr>
      <w:bookmarkStart w:id="240" w:name="_Toc192716485"/>
      <w:bookmarkStart w:id="241" w:name="_Toc193366965"/>
      <w:r w:rsidRPr="00113134">
        <w:rPr>
          <w:rFonts w:ascii="Times New Roman" w:hAnsi="Times New Roman" w:cs="Times New Roman"/>
        </w:rPr>
        <w:t>6.1 Limitations of the Project</w:t>
      </w:r>
      <w:bookmarkEnd w:id="240"/>
      <w:bookmarkEnd w:id="241"/>
      <w:r w:rsidRPr="00113134">
        <w:rPr>
          <w:rFonts w:ascii="Times New Roman" w:hAnsi="Times New Roman" w:cs="Times New Roman"/>
        </w:rPr>
        <w:br/>
      </w:r>
    </w:p>
    <w:p w14:paraId="5254392D" w14:textId="298B3C4F" w:rsidR="005F6568" w:rsidRPr="00113134" w:rsidRDefault="005C5F55" w:rsidP="00A37CB3">
      <w:pPr>
        <w:ind w:left="360"/>
        <w:rPr>
          <w:rFonts w:ascii="Times New Roman" w:hAnsi="Times New Roman" w:cs="Times New Roman"/>
          <w:sz w:val="24"/>
          <w:szCs w:val="24"/>
        </w:rPr>
      </w:pPr>
      <w:r w:rsidRPr="00113134">
        <w:rPr>
          <w:rFonts w:ascii="Times New Roman" w:hAnsi="Times New Roman" w:cs="Times New Roman"/>
          <w:sz w:val="24"/>
          <w:szCs w:val="24"/>
        </w:rPr>
        <w:t>Despite the successful implementation of numerous core features in Pathfinder.lk, certain areas require further development to achieve the platform’s full potential. These limitations are not failures but rather opportunities for growth and innovation. Below are the key areas identified for future enhancement:</w:t>
      </w:r>
      <w:r w:rsidR="005F6568" w:rsidRPr="00113134">
        <w:rPr>
          <w:rFonts w:ascii="Times New Roman" w:hAnsi="Times New Roman" w:cs="Times New Roman"/>
          <w:sz w:val="24"/>
          <w:szCs w:val="24"/>
        </w:rPr>
        <w:br/>
      </w:r>
    </w:p>
    <w:p w14:paraId="0422628C" w14:textId="0095C79B"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6.1.1 AI-Powered Personalized Travel Suggestions</w:t>
      </w:r>
      <w:r w:rsidR="00196CB4" w:rsidRPr="00113134">
        <w:rPr>
          <w:rFonts w:ascii="Times New Roman" w:hAnsi="Times New Roman" w:cs="Times New Roman"/>
          <w:b/>
          <w:bCs/>
          <w:sz w:val="24"/>
          <w:szCs w:val="24"/>
        </w:rPr>
        <w:br/>
      </w:r>
    </w:p>
    <w:p w14:paraId="362B3741" w14:textId="0D174560"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While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currently offers general travel recommendations, it lacks fully AI-driven personalized trip planning. A more advanced system utilizing machine learning algorithms could analyze user preferences, past trips, budget constraints, and current trends to generate customized itineraries. In the future, an AI-driven chatbot or virtual assistant could provide real-time suggestions based on user input, making trip planning more interactive and user-friendly.</w:t>
      </w:r>
      <w:r w:rsidR="00196CB4" w:rsidRPr="00113134">
        <w:rPr>
          <w:rFonts w:ascii="Times New Roman" w:hAnsi="Times New Roman" w:cs="Times New Roman"/>
          <w:sz w:val="24"/>
          <w:szCs w:val="24"/>
        </w:rPr>
        <w:br/>
      </w:r>
    </w:p>
    <w:p w14:paraId="32F37A67" w14:textId="50CD32F7"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lastRenderedPageBreak/>
        <w:t>6.1.2 Budget Management and Expense Tracking</w:t>
      </w:r>
      <w:r w:rsidR="00196CB4" w:rsidRPr="00113134">
        <w:rPr>
          <w:rFonts w:ascii="Times New Roman" w:hAnsi="Times New Roman" w:cs="Times New Roman"/>
          <w:b/>
          <w:bCs/>
          <w:sz w:val="24"/>
          <w:szCs w:val="24"/>
        </w:rPr>
        <w:br/>
      </w:r>
    </w:p>
    <w:p w14:paraId="41AB8754"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Although the platform allows users to set travel budgets, it does not yet provide a comprehensive expense-tracking system. A more sophisticated budget management tool could integrate:</w:t>
      </w:r>
    </w:p>
    <w:p w14:paraId="6C73670C" w14:textId="77777777" w:rsidR="005F6568" w:rsidRPr="00113134" w:rsidRDefault="005F6568" w:rsidP="000A057D">
      <w:pPr>
        <w:numPr>
          <w:ilvl w:val="0"/>
          <w:numId w:val="101"/>
        </w:numPr>
        <w:rPr>
          <w:rFonts w:ascii="Times New Roman" w:hAnsi="Times New Roman" w:cs="Times New Roman"/>
          <w:sz w:val="24"/>
          <w:szCs w:val="24"/>
        </w:rPr>
      </w:pPr>
      <w:r w:rsidRPr="00113134">
        <w:rPr>
          <w:rFonts w:ascii="Times New Roman" w:hAnsi="Times New Roman" w:cs="Times New Roman"/>
          <w:b/>
          <w:bCs/>
          <w:sz w:val="24"/>
          <w:szCs w:val="24"/>
        </w:rPr>
        <w:t>Real-time expense tracking</w:t>
      </w:r>
      <w:r w:rsidRPr="00113134">
        <w:rPr>
          <w:rFonts w:ascii="Times New Roman" w:hAnsi="Times New Roman" w:cs="Times New Roman"/>
          <w:sz w:val="24"/>
          <w:szCs w:val="24"/>
        </w:rPr>
        <w:t xml:space="preserve"> linked to user transactions.</w:t>
      </w:r>
    </w:p>
    <w:p w14:paraId="224526C8" w14:textId="77777777" w:rsidR="005F6568" w:rsidRPr="00113134" w:rsidRDefault="005F6568" w:rsidP="000A057D">
      <w:pPr>
        <w:numPr>
          <w:ilvl w:val="0"/>
          <w:numId w:val="101"/>
        </w:numPr>
        <w:rPr>
          <w:rFonts w:ascii="Times New Roman" w:hAnsi="Times New Roman" w:cs="Times New Roman"/>
          <w:sz w:val="24"/>
          <w:szCs w:val="24"/>
        </w:rPr>
      </w:pPr>
      <w:r w:rsidRPr="00113134">
        <w:rPr>
          <w:rFonts w:ascii="Times New Roman" w:hAnsi="Times New Roman" w:cs="Times New Roman"/>
          <w:b/>
          <w:bCs/>
          <w:sz w:val="24"/>
          <w:szCs w:val="24"/>
        </w:rPr>
        <w:t>Cost predictions</w:t>
      </w:r>
      <w:r w:rsidRPr="00113134">
        <w:rPr>
          <w:rFonts w:ascii="Times New Roman" w:hAnsi="Times New Roman" w:cs="Times New Roman"/>
          <w:sz w:val="24"/>
          <w:szCs w:val="24"/>
        </w:rPr>
        <w:t xml:space="preserve"> for future expenses based on similar trips.</w:t>
      </w:r>
    </w:p>
    <w:p w14:paraId="51ED7E07" w14:textId="77777777" w:rsidR="005F6568" w:rsidRPr="00113134" w:rsidRDefault="005F6568" w:rsidP="000A057D">
      <w:pPr>
        <w:numPr>
          <w:ilvl w:val="0"/>
          <w:numId w:val="101"/>
        </w:numPr>
        <w:rPr>
          <w:rFonts w:ascii="Times New Roman" w:hAnsi="Times New Roman" w:cs="Times New Roman"/>
          <w:sz w:val="24"/>
          <w:szCs w:val="24"/>
        </w:rPr>
      </w:pPr>
      <w:r w:rsidRPr="00113134">
        <w:rPr>
          <w:rFonts w:ascii="Times New Roman" w:hAnsi="Times New Roman" w:cs="Times New Roman"/>
          <w:b/>
          <w:bCs/>
          <w:sz w:val="24"/>
          <w:szCs w:val="24"/>
        </w:rPr>
        <w:t>Smart notifications</w:t>
      </w:r>
      <w:r w:rsidRPr="00113134">
        <w:rPr>
          <w:rFonts w:ascii="Times New Roman" w:hAnsi="Times New Roman" w:cs="Times New Roman"/>
          <w:sz w:val="24"/>
          <w:szCs w:val="24"/>
        </w:rPr>
        <w:t xml:space="preserve"> alerting users when they exceed their budget.</w:t>
      </w:r>
    </w:p>
    <w:p w14:paraId="1F08B54D" w14:textId="1FAE5771" w:rsidR="005F6568" w:rsidRPr="00113134" w:rsidRDefault="005F6568" w:rsidP="000A057D">
      <w:pPr>
        <w:numPr>
          <w:ilvl w:val="0"/>
          <w:numId w:val="101"/>
        </w:numPr>
        <w:rPr>
          <w:rFonts w:ascii="Times New Roman" w:hAnsi="Times New Roman" w:cs="Times New Roman"/>
          <w:sz w:val="24"/>
          <w:szCs w:val="24"/>
        </w:rPr>
      </w:pPr>
      <w:r w:rsidRPr="00113134">
        <w:rPr>
          <w:rFonts w:ascii="Times New Roman" w:hAnsi="Times New Roman" w:cs="Times New Roman"/>
          <w:b/>
          <w:bCs/>
          <w:sz w:val="24"/>
          <w:szCs w:val="24"/>
        </w:rPr>
        <w:t>Expense categorization</w:t>
      </w:r>
      <w:r w:rsidRPr="00113134">
        <w:rPr>
          <w:rFonts w:ascii="Times New Roman" w:hAnsi="Times New Roman" w:cs="Times New Roman"/>
          <w:sz w:val="24"/>
          <w:szCs w:val="24"/>
        </w:rPr>
        <w:t xml:space="preserve"> (transport, accommodation, food, etc.) for better financial management.</w:t>
      </w:r>
      <w:r w:rsidR="00196CB4" w:rsidRPr="00113134">
        <w:rPr>
          <w:rFonts w:ascii="Times New Roman" w:hAnsi="Times New Roman" w:cs="Times New Roman"/>
          <w:sz w:val="24"/>
          <w:szCs w:val="24"/>
        </w:rPr>
        <w:br/>
      </w:r>
      <w:r w:rsidR="00196CB4" w:rsidRPr="00113134">
        <w:rPr>
          <w:rFonts w:ascii="Times New Roman" w:hAnsi="Times New Roman" w:cs="Times New Roman"/>
          <w:sz w:val="24"/>
          <w:szCs w:val="24"/>
        </w:rPr>
        <w:br/>
      </w:r>
      <w:r w:rsidR="00196CB4" w:rsidRPr="00113134">
        <w:rPr>
          <w:rFonts w:ascii="Times New Roman" w:hAnsi="Times New Roman" w:cs="Times New Roman"/>
          <w:sz w:val="24"/>
          <w:szCs w:val="24"/>
        </w:rPr>
        <w:br/>
      </w:r>
      <w:r w:rsidR="00196CB4" w:rsidRPr="00113134">
        <w:rPr>
          <w:rFonts w:ascii="Times New Roman" w:hAnsi="Times New Roman" w:cs="Times New Roman"/>
          <w:sz w:val="24"/>
          <w:szCs w:val="24"/>
        </w:rPr>
        <w:br/>
      </w:r>
      <w:r w:rsidR="00196CB4" w:rsidRPr="00113134">
        <w:rPr>
          <w:rFonts w:ascii="Times New Roman" w:hAnsi="Times New Roman" w:cs="Times New Roman"/>
          <w:sz w:val="24"/>
          <w:szCs w:val="24"/>
        </w:rPr>
        <w:br/>
      </w:r>
      <w:r w:rsidR="00196CB4" w:rsidRPr="00113134">
        <w:rPr>
          <w:rFonts w:ascii="Times New Roman" w:hAnsi="Times New Roman" w:cs="Times New Roman"/>
          <w:sz w:val="24"/>
          <w:szCs w:val="24"/>
        </w:rPr>
        <w:br/>
      </w:r>
    </w:p>
    <w:p w14:paraId="2C200DE3" w14:textId="6B2910D2"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6.1.3 Transport Integration and Booking System</w:t>
      </w:r>
      <w:r w:rsidR="00196CB4" w:rsidRPr="00113134">
        <w:rPr>
          <w:rFonts w:ascii="Times New Roman" w:hAnsi="Times New Roman" w:cs="Times New Roman"/>
          <w:b/>
          <w:bCs/>
          <w:sz w:val="24"/>
          <w:szCs w:val="24"/>
        </w:rPr>
        <w:br/>
      </w:r>
    </w:p>
    <w:p w14:paraId="64C178CE"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Currently,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supports third-party hotel and activity bookings, but transportation services (such as flights, rental cars, and ride-sharing) are still under development. The next phase will focus on:</w:t>
      </w:r>
    </w:p>
    <w:p w14:paraId="6D4471A4" w14:textId="77777777" w:rsidR="005F6568" w:rsidRPr="00113134" w:rsidRDefault="005F6568" w:rsidP="000A057D">
      <w:pPr>
        <w:numPr>
          <w:ilvl w:val="0"/>
          <w:numId w:val="102"/>
        </w:numPr>
        <w:rPr>
          <w:rFonts w:ascii="Times New Roman" w:hAnsi="Times New Roman" w:cs="Times New Roman"/>
          <w:sz w:val="24"/>
          <w:szCs w:val="24"/>
        </w:rPr>
      </w:pPr>
      <w:r w:rsidRPr="00113134">
        <w:rPr>
          <w:rFonts w:ascii="Times New Roman" w:hAnsi="Times New Roman" w:cs="Times New Roman"/>
          <w:b/>
          <w:bCs/>
          <w:sz w:val="24"/>
          <w:szCs w:val="24"/>
        </w:rPr>
        <w:t>Integration with airlines</w:t>
      </w:r>
      <w:r w:rsidRPr="00113134">
        <w:rPr>
          <w:rFonts w:ascii="Times New Roman" w:hAnsi="Times New Roman" w:cs="Times New Roman"/>
          <w:sz w:val="24"/>
          <w:szCs w:val="24"/>
        </w:rPr>
        <w:t xml:space="preserve"> for real-time flight bookings.</w:t>
      </w:r>
    </w:p>
    <w:p w14:paraId="75C8959D" w14:textId="77777777" w:rsidR="005F6568" w:rsidRPr="00113134" w:rsidRDefault="005F6568" w:rsidP="000A057D">
      <w:pPr>
        <w:numPr>
          <w:ilvl w:val="0"/>
          <w:numId w:val="102"/>
        </w:numPr>
        <w:rPr>
          <w:rFonts w:ascii="Times New Roman" w:hAnsi="Times New Roman" w:cs="Times New Roman"/>
          <w:sz w:val="24"/>
          <w:szCs w:val="24"/>
        </w:rPr>
      </w:pPr>
      <w:r w:rsidRPr="00113134">
        <w:rPr>
          <w:rFonts w:ascii="Times New Roman" w:hAnsi="Times New Roman" w:cs="Times New Roman"/>
          <w:b/>
          <w:bCs/>
          <w:sz w:val="24"/>
          <w:szCs w:val="24"/>
        </w:rPr>
        <w:t>Collaboration with ride-sharing platforms</w:t>
      </w:r>
      <w:r w:rsidRPr="00113134">
        <w:rPr>
          <w:rFonts w:ascii="Times New Roman" w:hAnsi="Times New Roman" w:cs="Times New Roman"/>
          <w:sz w:val="24"/>
          <w:szCs w:val="24"/>
        </w:rPr>
        <w:t xml:space="preserve"> like Uber and </w:t>
      </w:r>
      <w:proofErr w:type="spellStart"/>
      <w:r w:rsidRPr="00113134">
        <w:rPr>
          <w:rFonts w:ascii="Times New Roman" w:hAnsi="Times New Roman" w:cs="Times New Roman"/>
          <w:sz w:val="24"/>
          <w:szCs w:val="24"/>
        </w:rPr>
        <w:t>PickMe</w:t>
      </w:r>
      <w:proofErr w:type="spellEnd"/>
      <w:r w:rsidRPr="00113134">
        <w:rPr>
          <w:rFonts w:ascii="Times New Roman" w:hAnsi="Times New Roman" w:cs="Times New Roman"/>
          <w:sz w:val="24"/>
          <w:szCs w:val="24"/>
        </w:rPr>
        <w:t>.</w:t>
      </w:r>
    </w:p>
    <w:p w14:paraId="2B209DC0" w14:textId="77777777" w:rsidR="005F6568" w:rsidRPr="00113134" w:rsidRDefault="005F6568" w:rsidP="000A057D">
      <w:pPr>
        <w:numPr>
          <w:ilvl w:val="0"/>
          <w:numId w:val="102"/>
        </w:numPr>
        <w:rPr>
          <w:rFonts w:ascii="Times New Roman" w:hAnsi="Times New Roman" w:cs="Times New Roman"/>
          <w:sz w:val="24"/>
          <w:szCs w:val="24"/>
        </w:rPr>
      </w:pPr>
      <w:r w:rsidRPr="00113134">
        <w:rPr>
          <w:rFonts w:ascii="Times New Roman" w:hAnsi="Times New Roman" w:cs="Times New Roman"/>
          <w:b/>
          <w:bCs/>
          <w:sz w:val="24"/>
          <w:szCs w:val="24"/>
        </w:rPr>
        <w:t>Public transport route planning</w:t>
      </w:r>
      <w:r w:rsidRPr="00113134">
        <w:rPr>
          <w:rFonts w:ascii="Times New Roman" w:hAnsi="Times New Roman" w:cs="Times New Roman"/>
          <w:sz w:val="24"/>
          <w:szCs w:val="24"/>
        </w:rPr>
        <w:t xml:space="preserve"> using AI-based optimization.</w:t>
      </w:r>
    </w:p>
    <w:p w14:paraId="1D509004" w14:textId="1C95191B" w:rsidR="005F6568" w:rsidRPr="00113134" w:rsidRDefault="005F6568" w:rsidP="000A057D">
      <w:pPr>
        <w:numPr>
          <w:ilvl w:val="0"/>
          <w:numId w:val="102"/>
        </w:numPr>
        <w:rPr>
          <w:rFonts w:ascii="Times New Roman" w:hAnsi="Times New Roman" w:cs="Times New Roman"/>
          <w:sz w:val="24"/>
          <w:szCs w:val="24"/>
        </w:rPr>
      </w:pPr>
      <w:r w:rsidRPr="00113134">
        <w:rPr>
          <w:rFonts w:ascii="Times New Roman" w:hAnsi="Times New Roman" w:cs="Times New Roman"/>
          <w:b/>
          <w:bCs/>
          <w:sz w:val="24"/>
          <w:szCs w:val="24"/>
        </w:rPr>
        <w:t>Intercity and international transport suggestions</w:t>
      </w:r>
      <w:r w:rsidRPr="00113134">
        <w:rPr>
          <w:rFonts w:ascii="Times New Roman" w:hAnsi="Times New Roman" w:cs="Times New Roman"/>
          <w:sz w:val="24"/>
          <w:szCs w:val="24"/>
        </w:rPr>
        <w:t xml:space="preserve"> for seamless connectivity.</w:t>
      </w:r>
      <w:r w:rsidR="0059797D" w:rsidRPr="00113134">
        <w:rPr>
          <w:rFonts w:ascii="Times New Roman" w:hAnsi="Times New Roman" w:cs="Times New Roman"/>
          <w:sz w:val="24"/>
          <w:szCs w:val="24"/>
        </w:rPr>
        <w:br/>
      </w:r>
    </w:p>
    <w:p w14:paraId="36B1A4F2" w14:textId="0A1FED14"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6.1.4 Accessibility and Inclusive Features</w:t>
      </w:r>
      <w:r w:rsidR="0059797D" w:rsidRPr="00113134">
        <w:rPr>
          <w:rFonts w:ascii="Times New Roman" w:hAnsi="Times New Roman" w:cs="Times New Roman"/>
          <w:b/>
          <w:bCs/>
          <w:sz w:val="24"/>
          <w:szCs w:val="24"/>
        </w:rPr>
        <w:br/>
      </w:r>
    </w:p>
    <w:p w14:paraId="5811BA4B" w14:textId="0FC75CC5"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While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offers basic accessibility functions, it lacks a fully inclusive experience for </w:t>
      </w:r>
      <w:r w:rsidR="0059797D" w:rsidRPr="00113134">
        <w:rPr>
          <w:rFonts w:ascii="Times New Roman" w:hAnsi="Times New Roman" w:cs="Times New Roman"/>
          <w:sz w:val="24"/>
          <w:szCs w:val="24"/>
        </w:rPr>
        <w:t>differently abled</w:t>
      </w:r>
      <w:r w:rsidRPr="00113134">
        <w:rPr>
          <w:rFonts w:ascii="Times New Roman" w:hAnsi="Times New Roman" w:cs="Times New Roman"/>
          <w:sz w:val="24"/>
          <w:szCs w:val="24"/>
        </w:rPr>
        <w:t xml:space="preserve"> users. Enhancements will include:</w:t>
      </w:r>
      <w:r w:rsidR="0059797D" w:rsidRPr="00113134">
        <w:rPr>
          <w:rFonts w:ascii="Times New Roman" w:hAnsi="Times New Roman" w:cs="Times New Roman"/>
          <w:sz w:val="24"/>
          <w:szCs w:val="24"/>
        </w:rPr>
        <w:br/>
      </w:r>
    </w:p>
    <w:p w14:paraId="3B24BC0B" w14:textId="77777777" w:rsidR="005F6568" w:rsidRPr="00113134" w:rsidRDefault="005F6568" w:rsidP="000A057D">
      <w:pPr>
        <w:numPr>
          <w:ilvl w:val="0"/>
          <w:numId w:val="103"/>
        </w:numPr>
        <w:rPr>
          <w:rFonts w:ascii="Times New Roman" w:hAnsi="Times New Roman" w:cs="Times New Roman"/>
          <w:sz w:val="24"/>
          <w:szCs w:val="24"/>
        </w:rPr>
      </w:pPr>
      <w:r w:rsidRPr="00113134">
        <w:rPr>
          <w:rFonts w:ascii="Times New Roman" w:hAnsi="Times New Roman" w:cs="Times New Roman"/>
          <w:b/>
          <w:bCs/>
          <w:sz w:val="24"/>
          <w:szCs w:val="24"/>
        </w:rPr>
        <w:t>Screen reader support</w:t>
      </w:r>
      <w:r w:rsidRPr="00113134">
        <w:rPr>
          <w:rFonts w:ascii="Times New Roman" w:hAnsi="Times New Roman" w:cs="Times New Roman"/>
          <w:sz w:val="24"/>
          <w:szCs w:val="24"/>
        </w:rPr>
        <w:t xml:space="preserve"> for visually impaired users.</w:t>
      </w:r>
    </w:p>
    <w:p w14:paraId="0B4EC1F3" w14:textId="77777777" w:rsidR="005F6568" w:rsidRPr="00113134" w:rsidRDefault="005F6568" w:rsidP="000A057D">
      <w:pPr>
        <w:numPr>
          <w:ilvl w:val="0"/>
          <w:numId w:val="103"/>
        </w:numPr>
        <w:rPr>
          <w:rFonts w:ascii="Times New Roman" w:hAnsi="Times New Roman" w:cs="Times New Roman"/>
          <w:sz w:val="24"/>
          <w:szCs w:val="24"/>
        </w:rPr>
      </w:pPr>
      <w:r w:rsidRPr="00113134">
        <w:rPr>
          <w:rFonts w:ascii="Times New Roman" w:hAnsi="Times New Roman" w:cs="Times New Roman"/>
          <w:b/>
          <w:bCs/>
          <w:sz w:val="24"/>
          <w:szCs w:val="24"/>
        </w:rPr>
        <w:t>Adjustable font sizes and color contrast modes</w:t>
      </w:r>
      <w:r w:rsidRPr="00113134">
        <w:rPr>
          <w:rFonts w:ascii="Times New Roman" w:hAnsi="Times New Roman" w:cs="Times New Roman"/>
          <w:sz w:val="24"/>
          <w:szCs w:val="24"/>
        </w:rPr>
        <w:t xml:space="preserve"> for better readability.</w:t>
      </w:r>
    </w:p>
    <w:p w14:paraId="6773337C" w14:textId="77777777" w:rsidR="005F6568" w:rsidRPr="00113134" w:rsidRDefault="005F6568" w:rsidP="000A057D">
      <w:pPr>
        <w:numPr>
          <w:ilvl w:val="0"/>
          <w:numId w:val="103"/>
        </w:numPr>
        <w:rPr>
          <w:rFonts w:ascii="Times New Roman" w:hAnsi="Times New Roman" w:cs="Times New Roman"/>
          <w:sz w:val="24"/>
          <w:szCs w:val="24"/>
        </w:rPr>
      </w:pPr>
      <w:r w:rsidRPr="00113134">
        <w:rPr>
          <w:rFonts w:ascii="Times New Roman" w:hAnsi="Times New Roman" w:cs="Times New Roman"/>
          <w:b/>
          <w:bCs/>
          <w:sz w:val="24"/>
          <w:szCs w:val="24"/>
        </w:rPr>
        <w:t>Voice command navigation</w:t>
      </w:r>
      <w:r w:rsidRPr="00113134">
        <w:rPr>
          <w:rFonts w:ascii="Times New Roman" w:hAnsi="Times New Roman" w:cs="Times New Roman"/>
          <w:sz w:val="24"/>
          <w:szCs w:val="24"/>
        </w:rPr>
        <w:t xml:space="preserve"> to enable hands-free operation.</w:t>
      </w:r>
    </w:p>
    <w:p w14:paraId="498AFC54" w14:textId="1191AC8B" w:rsidR="005F6568" w:rsidRPr="00113134" w:rsidRDefault="005F6568" w:rsidP="000A057D">
      <w:pPr>
        <w:numPr>
          <w:ilvl w:val="0"/>
          <w:numId w:val="103"/>
        </w:numPr>
        <w:rPr>
          <w:rFonts w:ascii="Times New Roman" w:hAnsi="Times New Roman" w:cs="Times New Roman"/>
          <w:sz w:val="24"/>
          <w:szCs w:val="24"/>
        </w:rPr>
      </w:pPr>
      <w:r w:rsidRPr="00113134">
        <w:rPr>
          <w:rFonts w:ascii="Times New Roman" w:hAnsi="Times New Roman" w:cs="Times New Roman"/>
          <w:b/>
          <w:bCs/>
          <w:sz w:val="24"/>
          <w:szCs w:val="24"/>
        </w:rPr>
        <w:lastRenderedPageBreak/>
        <w:t>Multi-language support</w:t>
      </w:r>
      <w:r w:rsidRPr="00113134">
        <w:rPr>
          <w:rFonts w:ascii="Times New Roman" w:hAnsi="Times New Roman" w:cs="Times New Roman"/>
          <w:sz w:val="24"/>
          <w:szCs w:val="24"/>
        </w:rPr>
        <w:t xml:space="preserve"> to cater to international travelers.</w:t>
      </w:r>
      <w:r w:rsidR="0059797D" w:rsidRPr="00113134">
        <w:rPr>
          <w:rFonts w:ascii="Times New Roman" w:hAnsi="Times New Roman" w:cs="Times New Roman"/>
          <w:sz w:val="24"/>
          <w:szCs w:val="24"/>
        </w:rPr>
        <w:br/>
      </w:r>
    </w:p>
    <w:p w14:paraId="73FF0C03" w14:textId="77777777"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6.1.5 Eco-Friendly and Sustainable Travel Features</w:t>
      </w:r>
    </w:p>
    <w:p w14:paraId="1A7CC5B4"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Travelers today are increasingly conscious of their carbon footprint. While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promotes eco-friendly travel, the following features are yet to be implemented:</w:t>
      </w:r>
    </w:p>
    <w:p w14:paraId="3FB9528C" w14:textId="77777777" w:rsidR="005F6568" w:rsidRPr="00113134" w:rsidRDefault="005F6568" w:rsidP="000A057D">
      <w:pPr>
        <w:numPr>
          <w:ilvl w:val="0"/>
          <w:numId w:val="104"/>
        </w:numPr>
        <w:rPr>
          <w:rFonts w:ascii="Times New Roman" w:hAnsi="Times New Roman" w:cs="Times New Roman"/>
          <w:sz w:val="24"/>
          <w:szCs w:val="24"/>
        </w:rPr>
      </w:pPr>
      <w:r w:rsidRPr="00113134">
        <w:rPr>
          <w:rFonts w:ascii="Times New Roman" w:hAnsi="Times New Roman" w:cs="Times New Roman"/>
          <w:b/>
          <w:bCs/>
          <w:sz w:val="24"/>
          <w:szCs w:val="24"/>
        </w:rPr>
        <w:t>A carbon footprint calculator</w:t>
      </w:r>
      <w:r w:rsidRPr="00113134">
        <w:rPr>
          <w:rFonts w:ascii="Times New Roman" w:hAnsi="Times New Roman" w:cs="Times New Roman"/>
          <w:sz w:val="24"/>
          <w:szCs w:val="24"/>
        </w:rPr>
        <w:t xml:space="preserve"> to help users measure and offset their travel impact.</w:t>
      </w:r>
    </w:p>
    <w:p w14:paraId="43A09BA0" w14:textId="77777777" w:rsidR="005F6568" w:rsidRPr="00113134" w:rsidRDefault="005F6568" w:rsidP="000A057D">
      <w:pPr>
        <w:numPr>
          <w:ilvl w:val="0"/>
          <w:numId w:val="104"/>
        </w:numPr>
        <w:rPr>
          <w:rFonts w:ascii="Times New Roman" w:hAnsi="Times New Roman" w:cs="Times New Roman"/>
          <w:sz w:val="24"/>
          <w:szCs w:val="24"/>
        </w:rPr>
      </w:pPr>
      <w:r w:rsidRPr="00113134">
        <w:rPr>
          <w:rFonts w:ascii="Times New Roman" w:hAnsi="Times New Roman" w:cs="Times New Roman"/>
          <w:b/>
          <w:bCs/>
          <w:sz w:val="24"/>
          <w:szCs w:val="24"/>
        </w:rPr>
        <w:t>Recommendations for sustainable accommodations</w:t>
      </w:r>
      <w:r w:rsidRPr="00113134">
        <w:rPr>
          <w:rFonts w:ascii="Times New Roman" w:hAnsi="Times New Roman" w:cs="Times New Roman"/>
          <w:sz w:val="24"/>
          <w:szCs w:val="24"/>
        </w:rPr>
        <w:t xml:space="preserve"> (eco-lodges, green hotels, etc.).</w:t>
      </w:r>
    </w:p>
    <w:p w14:paraId="037F3001" w14:textId="77777777" w:rsidR="005F6568" w:rsidRPr="00113134" w:rsidRDefault="005F6568" w:rsidP="000A057D">
      <w:pPr>
        <w:numPr>
          <w:ilvl w:val="0"/>
          <w:numId w:val="104"/>
        </w:numPr>
        <w:rPr>
          <w:rFonts w:ascii="Times New Roman" w:hAnsi="Times New Roman" w:cs="Times New Roman"/>
          <w:sz w:val="24"/>
          <w:szCs w:val="24"/>
        </w:rPr>
      </w:pPr>
      <w:r w:rsidRPr="00113134">
        <w:rPr>
          <w:rFonts w:ascii="Times New Roman" w:hAnsi="Times New Roman" w:cs="Times New Roman"/>
          <w:b/>
          <w:bCs/>
          <w:sz w:val="24"/>
          <w:szCs w:val="24"/>
        </w:rPr>
        <w:t>Suggestions for low-impact travel alternatives</w:t>
      </w:r>
      <w:r w:rsidRPr="00113134">
        <w:rPr>
          <w:rFonts w:ascii="Times New Roman" w:hAnsi="Times New Roman" w:cs="Times New Roman"/>
          <w:sz w:val="24"/>
          <w:szCs w:val="24"/>
        </w:rPr>
        <w:t xml:space="preserve"> (cycling, public transport, etc.).</w:t>
      </w:r>
    </w:p>
    <w:p w14:paraId="416158E6" w14:textId="448D97DD" w:rsidR="005F6568" w:rsidRPr="00113134" w:rsidRDefault="005F6568" w:rsidP="000A057D">
      <w:pPr>
        <w:numPr>
          <w:ilvl w:val="0"/>
          <w:numId w:val="104"/>
        </w:numPr>
        <w:rPr>
          <w:rFonts w:ascii="Times New Roman" w:hAnsi="Times New Roman" w:cs="Times New Roman"/>
          <w:sz w:val="24"/>
          <w:szCs w:val="24"/>
        </w:rPr>
      </w:pPr>
      <w:r w:rsidRPr="00113134">
        <w:rPr>
          <w:rFonts w:ascii="Times New Roman" w:hAnsi="Times New Roman" w:cs="Times New Roman"/>
          <w:b/>
          <w:bCs/>
          <w:sz w:val="24"/>
          <w:szCs w:val="24"/>
        </w:rPr>
        <w:t>A green certification badge</w:t>
      </w:r>
      <w:r w:rsidRPr="00113134">
        <w:rPr>
          <w:rFonts w:ascii="Times New Roman" w:hAnsi="Times New Roman" w:cs="Times New Roman"/>
          <w:sz w:val="24"/>
          <w:szCs w:val="24"/>
        </w:rPr>
        <w:t xml:space="preserve"> for eco-friendly businesses listed on the platform.</w:t>
      </w:r>
      <w:r w:rsidR="0059797D" w:rsidRPr="00113134">
        <w:rPr>
          <w:rFonts w:ascii="Times New Roman" w:hAnsi="Times New Roman" w:cs="Times New Roman"/>
          <w:sz w:val="24"/>
          <w:szCs w:val="24"/>
        </w:rPr>
        <w:br/>
      </w:r>
      <w:r w:rsidR="0059797D" w:rsidRPr="00113134">
        <w:rPr>
          <w:rFonts w:ascii="Times New Roman" w:hAnsi="Times New Roman" w:cs="Times New Roman"/>
          <w:sz w:val="24"/>
          <w:szCs w:val="24"/>
        </w:rPr>
        <w:br/>
      </w:r>
    </w:p>
    <w:p w14:paraId="4E9C54C8" w14:textId="04642951"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6.1.6 Real-Time Emergency Support and Safety Features</w:t>
      </w:r>
      <w:r w:rsidR="0059797D" w:rsidRPr="00113134">
        <w:rPr>
          <w:rFonts w:ascii="Times New Roman" w:hAnsi="Times New Roman" w:cs="Times New Roman"/>
          <w:b/>
          <w:bCs/>
          <w:sz w:val="24"/>
          <w:szCs w:val="24"/>
        </w:rPr>
        <w:br/>
      </w:r>
    </w:p>
    <w:p w14:paraId="5E6D65B4"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Security and safety are paramount in travel planning. While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includes some basic safety features, it needs improvements in:</w:t>
      </w:r>
    </w:p>
    <w:p w14:paraId="25E39D8F" w14:textId="77777777" w:rsidR="005F6568" w:rsidRPr="00113134" w:rsidRDefault="005F6568" w:rsidP="000A057D">
      <w:pPr>
        <w:numPr>
          <w:ilvl w:val="0"/>
          <w:numId w:val="105"/>
        </w:numPr>
        <w:rPr>
          <w:rFonts w:ascii="Times New Roman" w:hAnsi="Times New Roman" w:cs="Times New Roman"/>
          <w:sz w:val="24"/>
          <w:szCs w:val="24"/>
        </w:rPr>
      </w:pPr>
      <w:r w:rsidRPr="00113134">
        <w:rPr>
          <w:rFonts w:ascii="Times New Roman" w:hAnsi="Times New Roman" w:cs="Times New Roman"/>
          <w:b/>
          <w:bCs/>
          <w:sz w:val="24"/>
          <w:szCs w:val="24"/>
        </w:rPr>
        <w:t>Emergency SOS integration</w:t>
      </w:r>
      <w:r w:rsidRPr="00113134">
        <w:rPr>
          <w:rFonts w:ascii="Times New Roman" w:hAnsi="Times New Roman" w:cs="Times New Roman"/>
          <w:sz w:val="24"/>
          <w:szCs w:val="24"/>
        </w:rPr>
        <w:t xml:space="preserve"> allowing users to alert local authorities quickly.</w:t>
      </w:r>
    </w:p>
    <w:p w14:paraId="28203165" w14:textId="77777777" w:rsidR="005F6568" w:rsidRPr="00113134" w:rsidRDefault="005F6568" w:rsidP="000A057D">
      <w:pPr>
        <w:numPr>
          <w:ilvl w:val="0"/>
          <w:numId w:val="105"/>
        </w:numPr>
        <w:rPr>
          <w:rFonts w:ascii="Times New Roman" w:hAnsi="Times New Roman" w:cs="Times New Roman"/>
          <w:sz w:val="24"/>
          <w:szCs w:val="24"/>
        </w:rPr>
      </w:pPr>
      <w:r w:rsidRPr="00113134">
        <w:rPr>
          <w:rFonts w:ascii="Times New Roman" w:hAnsi="Times New Roman" w:cs="Times New Roman"/>
          <w:b/>
          <w:bCs/>
          <w:sz w:val="24"/>
          <w:szCs w:val="24"/>
        </w:rPr>
        <w:t>Live location sharing</w:t>
      </w:r>
      <w:r w:rsidRPr="00113134">
        <w:rPr>
          <w:rFonts w:ascii="Times New Roman" w:hAnsi="Times New Roman" w:cs="Times New Roman"/>
          <w:sz w:val="24"/>
          <w:szCs w:val="24"/>
        </w:rPr>
        <w:t xml:space="preserve"> for real-time tracking by family and friends.</w:t>
      </w:r>
    </w:p>
    <w:p w14:paraId="7613BD3D" w14:textId="77777777" w:rsidR="005F6568" w:rsidRPr="00113134" w:rsidRDefault="005F6568" w:rsidP="000A057D">
      <w:pPr>
        <w:numPr>
          <w:ilvl w:val="0"/>
          <w:numId w:val="105"/>
        </w:numPr>
        <w:rPr>
          <w:rFonts w:ascii="Times New Roman" w:hAnsi="Times New Roman" w:cs="Times New Roman"/>
          <w:sz w:val="24"/>
          <w:szCs w:val="24"/>
        </w:rPr>
      </w:pPr>
      <w:r w:rsidRPr="00113134">
        <w:rPr>
          <w:rFonts w:ascii="Times New Roman" w:hAnsi="Times New Roman" w:cs="Times New Roman"/>
          <w:b/>
          <w:bCs/>
          <w:sz w:val="24"/>
          <w:szCs w:val="24"/>
        </w:rPr>
        <w:t>Health and safety alerts</w:t>
      </w:r>
      <w:r w:rsidRPr="00113134">
        <w:rPr>
          <w:rFonts w:ascii="Times New Roman" w:hAnsi="Times New Roman" w:cs="Times New Roman"/>
          <w:sz w:val="24"/>
          <w:szCs w:val="24"/>
        </w:rPr>
        <w:t xml:space="preserve"> (weather updates, pandemic travel restrictions, etc.).</w:t>
      </w:r>
    </w:p>
    <w:p w14:paraId="6E4FCD49" w14:textId="14C92A30" w:rsidR="005F6568" w:rsidRPr="00113134" w:rsidRDefault="005F6568" w:rsidP="000A057D">
      <w:pPr>
        <w:numPr>
          <w:ilvl w:val="0"/>
          <w:numId w:val="105"/>
        </w:numPr>
        <w:rPr>
          <w:rFonts w:ascii="Times New Roman" w:hAnsi="Times New Roman" w:cs="Times New Roman"/>
          <w:sz w:val="24"/>
          <w:szCs w:val="24"/>
        </w:rPr>
      </w:pPr>
      <w:r w:rsidRPr="00113134">
        <w:rPr>
          <w:rFonts w:ascii="Times New Roman" w:hAnsi="Times New Roman" w:cs="Times New Roman"/>
          <w:b/>
          <w:bCs/>
          <w:sz w:val="24"/>
          <w:szCs w:val="24"/>
        </w:rPr>
        <w:t>Verified traveler reviews</w:t>
      </w:r>
      <w:r w:rsidRPr="00113134">
        <w:rPr>
          <w:rFonts w:ascii="Times New Roman" w:hAnsi="Times New Roman" w:cs="Times New Roman"/>
          <w:sz w:val="24"/>
          <w:szCs w:val="24"/>
        </w:rPr>
        <w:t xml:space="preserve"> to ensure authenticity and reliability of accommodations.</w:t>
      </w:r>
      <w:r w:rsidR="0059797D" w:rsidRPr="00113134">
        <w:rPr>
          <w:rFonts w:ascii="Times New Roman" w:hAnsi="Times New Roman" w:cs="Times New Roman"/>
          <w:sz w:val="24"/>
          <w:szCs w:val="24"/>
        </w:rPr>
        <w:br/>
      </w:r>
    </w:p>
    <w:p w14:paraId="06835ABD" w14:textId="7F3CF1C0"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6.1.7 Admin Dashboard and Data Analytics</w:t>
      </w:r>
      <w:r w:rsidR="0059797D" w:rsidRPr="00113134">
        <w:rPr>
          <w:rFonts w:ascii="Times New Roman" w:hAnsi="Times New Roman" w:cs="Times New Roman"/>
          <w:b/>
          <w:bCs/>
          <w:sz w:val="24"/>
          <w:szCs w:val="24"/>
        </w:rPr>
        <w:br/>
      </w:r>
    </w:p>
    <w:p w14:paraId="783CC9D1"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A strong backend system is crucial for maintaining an efficient travel platform. The admin dashboard currently provides limited data insights, but future upgrades should include:</w:t>
      </w:r>
    </w:p>
    <w:p w14:paraId="4F1749DD" w14:textId="77777777" w:rsidR="005F6568" w:rsidRPr="00113134" w:rsidRDefault="005F6568" w:rsidP="000A057D">
      <w:pPr>
        <w:numPr>
          <w:ilvl w:val="0"/>
          <w:numId w:val="106"/>
        </w:numPr>
        <w:rPr>
          <w:rFonts w:ascii="Times New Roman" w:hAnsi="Times New Roman" w:cs="Times New Roman"/>
          <w:sz w:val="24"/>
          <w:szCs w:val="24"/>
        </w:rPr>
      </w:pPr>
      <w:r w:rsidRPr="00113134">
        <w:rPr>
          <w:rFonts w:ascii="Times New Roman" w:hAnsi="Times New Roman" w:cs="Times New Roman"/>
          <w:b/>
          <w:bCs/>
          <w:sz w:val="24"/>
          <w:szCs w:val="24"/>
        </w:rPr>
        <w:t>Comprehensive user analytics</w:t>
      </w:r>
      <w:r w:rsidRPr="00113134">
        <w:rPr>
          <w:rFonts w:ascii="Times New Roman" w:hAnsi="Times New Roman" w:cs="Times New Roman"/>
          <w:sz w:val="24"/>
          <w:szCs w:val="24"/>
        </w:rPr>
        <w:t xml:space="preserve"> for understanding travel behaviors.</w:t>
      </w:r>
    </w:p>
    <w:p w14:paraId="4B7995B3" w14:textId="77777777" w:rsidR="005F6568" w:rsidRPr="00113134" w:rsidRDefault="005F6568" w:rsidP="000A057D">
      <w:pPr>
        <w:numPr>
          <w:ilvl w:val="0"/>
          <w:numId w:val="106"/>
        </w:numPr>
        <w:rPr>
          <w:rFonts w:ascii="Times New Roman" w:hAnsi="Times New Roman" w:cs="Times New Roman"/>
          <w:sz w:val="24"/>
          <w:szCs w:val="24"/>
        </w:rPr>
      </w:pPr>
      <w:r w:rsidRPr="00113134">
        <w:rPr>
          <w:rFonts w:ascii="Times New Roman" w:hAnsi="Times New Roman" w:cs="Times New Roman"/>
          <w:b/>
          <w:bCs/>
          <w:sz w:val="24"/>
          <w:szCs w:val="24"/>
        </w:rPr>
        <w:t>AI-based fraud detection</w:t>
      </w:r>
      <w:r w:rsidRPr="00113134">
        <w:rPr>
          <w:rFonts w:ascii="Times New Roman" w:hAnsi="Times New Roman" w:cs="Times New Roman"/>
          <w:sz w:val="24"/>
          <w:szCs w:val="24"/>
        </w:rPr>
        <w:t xml:space="preserve"> to ensure secure transactions.</w:t>
      </w:r>
    </w:p>
    <w:p w14:paraId="1270DBE2" w14:textId="77777777" w:rsidR="005F6568" w:rsidRPr="00113134" w:rsidRDefault="005F6568" w:rsidP="000A057D">
      <w:pPr>
        <w:numPr>
          <w:ilvl w:val="0"/>
          <w:numId w:val="106"/>
        </w:numPr>
        <w:rPr>
          <w:rFonts w:ascii="Times New Roman" w:hAnsi="Times New Roman" w:cs="Times New Roman"/>
          <w:sz w:val="24"/>
          <w:szCs w:val="24"/>
        </w:rPr>
      </w:pPr>
      <w:r w:rsidRPr="00113134">
        <w:rPr>
          <w:rFonts w:ascii="Times New Roman" w:hAnsi="Times New Roman" w:cs="Times New Roman"/>
          <w:b/>
          <w:bCs/>
          <w:sz w:val="24"/>
          <w:szCs w:val="24"/>
        </w:rPr>
        <w:t>Automated data reports</w:t>
      </w:r>
      <w:r w:rsidRPr="00113134">
        <w:rPr>
          <w:rFonts w:ascii="Times New Roman" w:hAnsi="Times New Roman" w:cs="Times New Roman"/>
          <w:sz w:val="24"/>
          <w:szCs w:val="24"/>
        </w:rPr>
        <w:t xml:space="preserve"> to track platform performance and trends.</w:t>
      </w:r>
    </w:p>
    <w:p w14:paraId="0EB01724" w14:textId="601342FE" w:rsidR="005F6568" w:rsidRPr="00113134" w:rsidRDefault="005F6568" w:rsidP="000A057D">
      <w:pPr>
        <w:numPr>
          <w:ilvl w:val="0"/>
          <w:numId w:val="106"/>
        </w:numPr>
        <w:rPr>
          <w:rFonts w:ascii="Times New Roman" w:hAnsi="Times New Roman" w:cs="Times New Roman"/>
          <w:sz w:val="24"/>
          <w:szCs w:val="24"/>
        </w:rPr>
      </w:pPr>
      <w:r w:rsidRPr="00113134">
        <w:rPr>
          <w:rFonts w:ascii="Times New Roman" w:hAnsi="Times New Roman" w:cs="Times New Roman"/>
          <w:b/>
          <w:bCs/>
          <w:sz w:val="24"/>
          <w:szCs w:val="24"/>
        </w:rPr>
        <w:t>User feedback integration</w:t>
      </w:r>
      <w:r w:rsidRPr="00113134">
        <w:rPr>
          <w:rFonts w:ascii="Times New Roman" w:hAnsi="Times New Roman" w:cs="Times New Roman"/>
          <w:sz w:val="24"/>
          <w:szCs w:val="24"/>
        </w:rPr>
        <w:t xml:space="preserve"> to continuously improve the experience.</w:t>
      </w:r>
      <w:r w:rsidR="0059797D" w:rsidRPr="00113134">
        <w:rPr>
          <w:rFonts w:ascii="Times New Roman" w:hAnsi="Times New Roman" w:cs="Times New Roman"/>
          <w:sz w:val="24"/>
          <w:szCs w:val="24"/>
        </w:rPr>
        <w:br/>
      </w:r>
    </w:p>
    <w:p w14:paraId="14746FBC" w14:textId="5DFDF63E" w:rsidR="005F6568" w:rsidRPr="00113134" w:rsidRDefault="005F6568" w:rsidP="000B13D3">
      <w:pPr>
        <w:pStyle w:val="Heading2"/>
        <w:rPr>
          <w:rFonts w:ascii="Times New Roman" w:hAnsi="Times New Roman" w:cs="Times New Roman"/>
        </w:rPr>
      </w:pPr>
      <w:bookmarkStart w:id="242" w:name="_Toc192716486"/>
      <w:bookmarkStart w:id="243" w:name="_Toc193366966"/>
      <w:r w:rsidRPr="00113134">
        <w:rPr>
          <w:rFonts w:ascii="Times New Roman" w:hAnsi="Times New Roman" w:cs="Times New Roman"/>
        </w:rPr>
        <w:lastRenderedPageBreak/>
        <w:t>6.2 Lessons Learned</w:t>
      </w:r>
      <w:bookmarkEnd w:id="242"/>
      <w:bookmarkEnd w:id="243"/>
      <w:r w:rsidR="0059797D" w:rsidRPr="00113134">
        <w:rPr>
          <w:rFonts w:ascii="Times New Roman" w:hAnsi="Times New Roman" w:cs="Times New Roman"/>
        </w:rPr>
        <w:br/>
      </w:r>
    </w:p>
    <w:p w14:paraId="51EF46DA" w14:textId="72DC9EE8"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Developing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has been a journey filled with valuable insights. Below are some of the key takeaways that will guide future improvements:</w:t>
      </w:r>
      <w:r w:rsidR="0059797D" w:rsidRPr="00113134">
        <w:rPr>
          <w:rFonts w:ascii="Times New Roman" w:hAnsi="Times New Roman" w:cs="Times New Roman"/>
          <w:sz w:val="24"/>
          <w:szCs w:val="24"/>
        </w:rPr>
        <w:br/>
      </w:r>
    </w:p>
    <w:p w14:paraId="637E04F1" w14:textId="117B4393"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6.2.1 Importance of User-Centered Design</w:t>
      </w:r>
      <w:r w:rsidR="0059797D" w:rsidRPr="00113134">
        <w:rPr>
          <w:rFonts w:ascii="Times New Roman" w:hAnsi="Times New Roman" w:cs="Times New Roman"/>
          <w:b/>
          <w:bCs/>
          <w:sz w:val="24"/>
          <w:szCs w:val="24"/>
        </w:rPr>
        <w:br/>
      </w:r>
    </w:p>
    <w:p w14:paraId="74907308" w14:textId="34F36ACA"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One of the biggest lessons learned was the necessity of a </w:t>
      </w:r>
      <w:r w:rsidRPr="00113134">
        <w:rPr>
          <w:rFonts w:ascii="Times New Roman" w:hAnsi="Times New Roman" w:cs="Times New Roman"/>
          <w:b/>
          <w:bCs/>
          <w:sz w:val="24"/>
          <w:szCs w:val="24"/>
        </w:rPr>
        <w:t>user-first approach</w:t>
      </w:r>
      <w:r w:rsidRPr="00113134">
        <w:rPr>
          <w:rFonts w:ascii="Times New Roman" w:hAnsi="Times New Roman" w:cs="Times New Roman"/>
          <w:sz w:val="24"/>
          <w:szCs w:val="24"/>
        </w:rPr>
        <w:t>. Early usability testing showed that travelers prefer a simple, intuitive interface with minimal complexity. The initial design was too feature-heavy, leading to revisions that focused on user-friendly navigation and an engaging user experience.</w:t>
      </w:r>
      <w:r w:rsidR="0059797D" w:rsidRPr="00113134">
        <w:rPr>
          <w:rFonts w:ascii="Times New Roman" w:hAnsi="Times New Roman" w:cs="Times New Roman"/>
          <w:sz w:val="24"/>
          <w:szCs w:val="24"/>
        </w:rPr>
        <w:br/>
      </w:r>
      <w:r w:rsidR="0059797D" w:rsidRPr="00113134">
        <w:rPr>
          <w:rFonts w:ascii="Times New Roman" w:hAnsi="Times New Roman" w:cs="Times New Roman"/>
          <w:sz w:val="24"/>
          <w:szCs w:val="24"/>
        </w:rPr>
        <w:br/>
      </w:r>
    </w:p>
    <w:p w14:paraId="6499DFCF" w14:textId="3FA86EA5"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6.2.2 Scalability is a Long-Term Priority</w:t>
      </w:r>
      <w:r w:rsidR="0059797D" w:rsidRPr="00113134">
        <w:rPr>
          <w:rFonts w:ascii="Times New Roman" w:hAnsi="Times New Roman" w:cs="Times New Roman"/>
          <w:b/>
          <w:bCs/>
          <w:sz w:val="24"/>
          <w:szCs w:val="24"/>
        </w:rPr>
        <w:br/>
      </w:r>
      <w:r w:rsidR="0059797D" w:rsidRPr="00113134">
        <w:rPr>
          <w:rFonts w:ascii="Times New Roman" w:hAnsi="Times New Roman" w:cs="Times New Roman"/>
          <w:b/>
          <w:bCs/>
          <w:sz w:val="24"/>
          <w:szCs w:val="24"/>
        </w:rPr>
        <w:br/>
      </w:r>
    </w:p>
    <w:p w14:paraId="7E2BE33C"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As more users join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w:t>
      </w:r>
      <w:r w:rsidRPr="00113134">
        <w:rPr>
          <w:rFonts w:ascii="Times New Roman" w:hAnsi="Times New Roman" w:cs="Times New Roman"/>
          <w:b/>
          <w:bCs/>
          <w:sz w:val="24"/>
          <w:szCs w:val="24"/>
        </w:rPr>
        <w:t>server scalability and database management</w:t>
      </w:r>
      <w:r w:rsidRPr="00113134">
        <w:rPr>
          <w:rFonts w:ascii="Times New Roman" w:hAnsi="Times New Roman" w:cs="Times New Roman"/>
          <w:sz w:val="24"/>
          <w:szCs w:val="24"/>
        </w:rPr>
        <w:t xml:space="preserve"> have become critical. Lessons learned include:</w:t>
      </w:r>
    </w:p>
    <w:p w14:paraId="74B9693C" w14:textId="77777777" w:rsidR="005F6568" w:rsidRPr="00113134" w:rsidRDefault="005F6568" w:rsidP="000A057D">
      <w:pPr>
        <w:numPr>
          <w:ilvl w:val="0"/>
          <w:numId w:val="107"/>
        </w:numPr>
        <w:rPr>
          <w:rFonts w:ascii="Times New Roman" w:hAnsi="Times New Roman" w:cs="Times New Roman"/>
          <w:sz w:val="24"/>
          <w:szCs w:val="24"/>
        </w:rPr>
      </w:pPr>
      <w:r w:rsidRPr="00113134">
        <w:rPr>
          <w:rFonts w:ascii="Times New Roman" w:hAnsi="Times New Roman" w:cs="Times New Roman"/>
          <w:sz w:val="24"/>
          <w:szCs w:val="24"/>
        </w:rPr>
        <w:t>Choosing cloud-based hosting for flexibility and performance.</w:t>
      </w:r>
    </w:p>
    <w:p w14:paraId="08070721" w14:textId="77777777" w:rsidR="005F6568" w:rsidRPr="00113134" w:rsidRDefault="005F6568" w:rsidP="000A057D">
      <w:pPr>
        <w:numPr>
          <w:ilvl w:val="0"/>
          <w:numId w:val="107"/>
        </w:numPr>
        <w:rPr>
          <w:rFonts w:ascii="Times New Roman" w:hAnsi="Times New Roman" w:cs="Times New Roman"/>
          <w:sz w:val="24"/>
          <w:szCs w:val="24"/>
        </w:rPr>
      </w:pPr>
      <w:r w:rsidRPr="00113134">
        <w:rPr>
          <w:rFonts w:ascii="Times New Roman" w:hAnsi="Times New Roman" w:cs="Times New Roman"/>
          <w:sz w:val="24"/>
          <w:szCs w:val="24"/>
        </w:rPr>
        <w:t>Optimizing database queries to handle large-scale data efficiently.</w:t>
      </w:r>
    </w:p>
    <w:p w14:paraId="10A938DC" w14:textId="7284CA69" w:rsidR="005F6568" w:rsidRPr="00113134" w:rsidRDefault="005F6568" w:rsidP="000A057D">
      <w:pPr>
        <w:numPr>
          <w:ilvl w:val="0"/>
          <w:numId w:val="107"/>
        </w:numPr>
        <w:rPr>
          <w:rFonts w:ascii="Times New Roman" w:hAnsi="Times New Roman" w:cs="Times New Roman"/>
          <w:sz w:val="24"/>
          <w:szCs w:val="24"/>
        </w:rPr>
      </w:pPr>
      <w:r w:rsidRPr="00113134">
        <w:rPr>
          <w:rFonts w:ascii="Times New Roman" w:hAnsi="Times New Roman" w:cs="Times New Roman"/>
          <w:sz w:val="24"/>
          <w:szCs w:val="24"/>
        </w:rPr>
        <w:t>Implementing caching mechanisms to improve loading speeds.</w:t>
      </w:r>
      <w:r w:rsidR="0059797D" w:rsidRPr="00113134">
        <w:rPr>
          <w:rFonts w:ascii="Times New Roman" w:hAnsi="Times New Roman" w:cs="Times New Roman"/>
          <w:sz w:val="24"/>
          <w:szCs w:val="24"/>
        </w:rPr>
        <w:br/>
      </w:r>
      <w:r w:rsidR="0059797D" w:rsidRPr="00113134">
        <w:rPr>
          <w:rFonts w:ascii="Times New Roman" w:hAnsi="Times New Roman" w:cs="Times New Roman"/>
          <w:sz w:val="24"/>
          <w:szCs w:val="24"/>
        </w:rPr>
        <w:br/>
      </w:r>
    </w:p>
    <w:p w14:paraId="46F7086B" w14:textId="614D1449"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6.2.3 Seamless API Integration is Key</w:t>
      </w:r>
      <w:r w:rsidR="0059797D" w:rsidRPr="00113134">
        <w:rPr>
          <w:rFonts w:ascii="Times New Roman" w:hAnsi="Times New Roman" w:cs="Times New Roman"/>
          <w:b/>
          <w:bCs/>
          <w:sz w:val="24"/>
          <w:szCs w:val="24"/>
        </w:rPr>
        <w:br/>
      </w:r>
      <w:r w:rsidR="0059797D" w:rsidRPr="00113134">
        <w:rPr>
          <w:rFonts w:ascii="Times New Roman" w:hAnsi="Times New Roman" w:cs="Times New Roman"/>
          <w:b/>
          <w:bCs/>
          <w:sz w:val="24"/>
          <w:szCs w:val="24"/>
        </w:rPr>
        <w:br/>
      </w:r>
    </w:p>
    <w:p w14:paraId="0E0AC911"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A travel platform relies heavily on third-party integrations. </w:t>
      </w:r>
      <w:r w:rsidRPr="00113134">
        <w:rPr>
          <w:rFonts w:ascii="Times New Roman" w:hAnsi="Times New Roman" w:cs="Times New Roman"/>
          <w:b/>
          <w:bCs/>
          <w:sz w:val="24"/>
          <w:szCs w:val="24"/>
        </w:rPr>
        <w:t>Building a strong API framework</w:t>
      </w:r>
      <w:r w:rsidRPr="00113134">
        <w:rPr>
          <w:rFonts w:ascii="Times New Roman" w:hAnsi="Times New Roman" w:cs="Times New Roman"/>
          <w:sz w:val="24"/>
          <w:szCs w:val="24"/>
        </w:rPr>
        <w:t xml:space="preserve"> has been a key takeaway, ensuring smooth interaction with:</w:t>
      </w:r>
    </w:p>
    <w:p w14:paraId="4ED03CA2" w14:textId="77777777" w:rsidR="005F6568" w:rsidRPr="00113134" w:rsidRDefault="005F6568" w:rsidP="000A057D">
      <w:pPr>
        <w:numPr>
          <w:ilvl w:val="0"/>
          <w:numId w:val="108"/>
        </w:numPr>
        <w:rPr>
          <w:rFonts w:ascii="Times New Roman" w:hAnsi="Times New Roman" w:cs="Times New Roman"/>
          <w:sz w:val="24"/>
          <w:szCs w:val="24"/>
        </w:rPr>
      </w:pPr>
      <w:r w:rsidRPr="00113134">
        <w:rPr>
          <w:rFonts w:ascii="Times New Roman" w:hAnsi="Times New Roman" w:cs="Times New Roman"/>
          <w:sz w:val="24"/>
          <w:szCs w:val="24"/>
        </w:rPr>
        <w:t>Hotel booking services (e.g., Agoda, Booking.com)</w:t>
      </w:r>
    </w:p>
    <w:p w14:paraId="25B2FA2E" w14:textId="77777777" w:rsidR="005F6568" w:rsidRPr="00113134" w:rsidRDefault="005F6568" w:rsidP="000A057D">
      <w:pPr>
        <w:numPr>
          <w:ilvl w:val="0"/>
          <w:numId w:val="108"/>
        </w:numPr>
        <w:rPr>
          <w:rFonts w:ascii="Times New Roman" w:hAnsi="Times New Roman" w:cs="Times New Roman"/>
          <w:sz w:val="24"/>
          <w:szCs w:val="24"/>
        </w:rPr>
      </w:pPr>
      <w:r w:rsidRPr="00113134">
        <w:rPr>
          <w:rFonts w:ascii="Times New Roman" w:hAnsi="Times New Roman" w:cs="Times New Roman"/>
          <w:sz w:val="24"/>
          <w:szCs w:val="24"/>
        </w:rPr>
        <w:t>Transport providers (Uber, airline APIs)</w:t>
      </w:r>
    </w:p>
    <w:p w14:paraId="5E347CB1" w14:textId="77777777" w:rsidR="005F6568" w:rsidRPr="00113134" w:rsidRDefault="005F6568" w:rsidP="000A057D">
      <w:pPr>
        <w:numPr>
          <w:ilvl w:val="0"/>
          <w:numId w:val="108"/>
        </w:numPr>
        <w:rPr>
          <w:rFonts w:ascii="Times New Roman" w:hAnsi="Times New Roman" w:cs="Times New Roman"/>
          <w:sz w:val="24"/>
          <w:szCs w:val="24"/>
        </w:rPr>
      </w:pPr>
      <w:r w:rsidRPr="00113134">
        <w:rPr>
          <w:rFonts w:ascii="Times New Roman" w:hAnsi="Times New Roman" w:cs="Times New Roman"/>
          <w:sz w:val="24"/>
          <w:szCs w:val="24"/>
        </w:rPr>
        <w:t>Payment gateways (Stripe, PayPal)</w:t>
      </w:r>
    </w:p>
    <w:p w14:paraId="1EA0852B" w14:textId="35E69B5E" w:rsidR="005F6568" w:rsidRPr="00113134" w:rsidRDefault="005F6568" w:rsidP="000A057D">
      <w:pPr>
        <w:numPr>
          <w:ilvl w:val="0"/>
          <w:numId w:val="108"/>
        </w:numPr>
        <w:rPr>
          <w:rFonts w:ascii="Times New Roman" w:hAnsi="Times New Roman" w:cs="Times New Roman"/>
          <w:sz w:val="24"/>
          <w:szCs w:val="24"/>
        </w:rPr>
      </w:pPr>
      <w:r w:rsidRPr="00113134">
        <w:rPr>
          <w:rFonts w:ascii="Times New Roman" w:hAnsi="Times New Roman" w:cs="Times New Roman"/>
          <w:sz w:val="24"/>
          <w:szCs w:val="24"/>
        </w:rPr>
        <w:t>Mapping and navigation tools (Google Maps, OpenStreetMap)</w:t>
      </w:r>
      <w:r w:rsidR="0059797D" w:rsidRPr="00113134">
        <w:rPr>
          <w:rFonts w:ascii="Times New Roman" w:hAnsi="Times New Roman" w:cs="Times New Roman"/>
          <w:sz w:val="24"/>
          <w:szCs w:val="24"/>
        </w:rPr>
        <w:br/>
      </w:r>
      <w:r w:rsidR="0059797D" w:rsidRPr="00113134">
        <w:rPr>
          <w:rFonts w:ascii="Times New Roman" w:hAnsi="Times New Roman" w:cs="Times New Roman"/>
          <w:sz w:val="24"/>
          <w:szCs w:val="24"/>
        </w:rPr>
        <w:br/>
      </w:r>
    </w:p>
    <w:p w14:paraId="0F21878F" w14:textId="2A9E0577"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lastRenderedPageBreak/>
        <w:t>6.2.4 The Need for AI and Automation</w:t>
      </w:r>
      <w:r w:rsidR="0059797D" w:rsidRPr="00113134">
        <w:rPr>
          <w:rFonts w:ascii="Times New Roman" w:hAnsi="Times New Roman" w:cs="Times New Roman"/>
          <w:b/>
          <w:bCs/>
          <w:sz w:val="24"/>
          <w:szCs w:val="24"/>
        </w:rPr>
        <w:br/>
      </w:r>
      <w:r w:rsidR="0059797D" w:rsidRPr="00113134">
        <w:rPr>
          <w:rFonts w:ascii="Times New Roman" w:hAnsi="Times New Roman" w:cs="Times New Roman"/>
          <w:b/>
          <w:bCs/>
          <w:sz w:val="24"/>
          <w:szCs w:val="24"/>
        </w:rPr>
        <w:br/>
      </w:r>
    </w:p>
    <w:p w14:paraId="145A30A0"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While the platform includes </w:t>
      </w:r>
      <w:r w:rsidRPr="00113134">
        <w:rPr>
          <w:rFonts w:ascii="Times New Roman" w:hAnsi="Times New Roman" w:cs="Times New Roman"/>
          <w:b/>
          <w:bCs/>
          <w:sz w:val="24"/>
          <w:szCs w:val="24"/>
        </w:rPr>
        <w:t>manual content curation</w:t>
      </w:r>
      <w:r w:rsidRPr="00113134">
        <w:rPr>
          <w:rFonts w:ascii="Times New Roman" w:hAnsi="Times New Roman" w:cs="Times New Roman"/>
          <w:sz w:val="24"/>
          <w:szCs w:val="24"/>
        </w:rPr>
        <w:t>, automating recommendations with AI has been identified as a necessary future step. Machine learning will help:</w:t>
      </w:r>
    </w:p>
    <w:p w14:paraId="63081C07" w14:textId="77777777" w:rsidR="005F6568" w:rsidRPr="00113134" w:rsidRDefault="005F6568" w:rsidP="000A057D">
      <w:pPr>
        <w:numPr>
          <w:ilvl w:val="0"/>
          <w:numId w:val="109"/>
        </w:numPr>
        <w:rPr>
          <w:rFonts w:ascii="Times New Roman" w:hAnsi="Times New Roman" w:cs="Times New Roman"/>
          <w:sz w:val="24"/>
          <w:szCs w:val="24"/>
        </w:rPr>
      </w:pPr>
      <w:r w:rsidRPr="00113134">
        <w:rPr>
          <w:rFonts w:ascii="Times New Roman" w:hAnsi="Times New Roman" w:cs="Times New Roman"/>
          <w:sz w:val="24"/>
          <w:szCs w:val="24"/>
        </w:rPr>
        <w:t>Personalize travel suggestions.</w:t>
      </w:r>
    </w:p>
    <w:p w14:paraId="49281155" w14:textId="77777777" w:rsidR="005F6568" w:rsidRPr="00113134" w:rsidRDefault="005F6568" w:rsidP="000A057D">
      <w:pPr>
        <w:numPr>
          <w:ilvl w:val="0"/>
          <w:numId w:val="109"/>
        </w:numPr>
        <w:rPr>
          <w:rFonts w:ascii="Times New Roman" w:hAnsi="Times New Roman" w:cs="Times New Roman"/>
          <w:sz w:val="24"/>
          <w:szCs w:val="24"/>
        </w:rPr>
      </w:pPr>
      <w:r w:rsidRPr="00113134">
        <w:rPr>
          <w:rFonts w:ascii="Times New Roman" w:hAnsi="Times New Roman" w:cs="Times New Roman"/>
          <w:sz w:val="24"/>
          <w:szCs w:val="24"/>
        </w:rPr>
        <w:t>Automate itinerary creation based on preferences.</w:t>
      </w:r>
    </w:p>
    <w:p w14:paraId="212DCD16" w14:textId="77777777" w:rsidR="005F6568" w:rsidRPr="00113134" w:rsidRDefault="005F6568" w:rsidP="000A057D">
      <w:pPr>
        <w:numPr>
          <w:ilvl w:val="0"/>
          <w:numId w:val="109"/>
        </w:numPr>
        <w:rPr>
          <w:rFonts w:ascii="Times New Roman" w:hAnsi="Times New Roman" w:cs="Times New Roman"/>
          <w:sz w:val="24"/>
          <w:szCs w:val="24"/>
        </w:rPr>
      </w:pPr>
      <w:r w:rsidRPr="00113134">
        <w:rPr>
          <w:rFonts w:ascii="Times New Roman" w:hAnsi="Times New Roman" w:cs="Times New Roman"/>
          <w:sz w:val="24"/>
          <w:szCs w:val="24"/>
        </w:rPr>
        <w:t>Improve customer support through chatbots.</w:t>
      </w:r>
    </w:p>
    <w:p w14:paraId="75218B59" w14:textId="0B4461CD"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6.2.5 Cybersecurity Should Always Be a Priority</w:t>
      </w:r>
      <w:r w:rsidR="0059797D" w:rsidRPr="00113134">
        <w:rPr>
          <w:rFonts w:ascii="Times New Roman" w:hAnsi="Times New Roman" w:cs="Times New Roman"/>
          <w:b/>
          <w:bCs/>
          <w:sz w:val="24"/>
          <w:szCs w:val="24"/>
        </w:rPr>
        <w:br/>
      </w:r>
    </w:p>
    <w:p w14:paraId="22EBC4AD"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Ensuring data security has been a major challenge. We learned that:</w:t>
      </w:r>
    </w:p>
    <w:p w14:paraId="49E4F7B0" w14:textId="77777777" w:rsidR="005F6568" w:rsidRPr="00113134" w:rsidRDefault="005F6568" w:rsidP="000A057D">
      <w:pPr>
        <w:numPr>
          <w:ilvl w:val="0"/>
          <w:numId w:val="110"/>
        </w:numPr>
        <w:rPr>
          <w:rFonts w:ascii="Times New Roman" w:hAnsi="Times New Roman" w:cs="Times New Roman"/>
          <w:sz w:val="24"/>
          <w:szCs w:val="24"/>
        </w:rPr>
      </w:pPr>
      <w:r w:rsidRPr="00113134">
        <w:rPr>
          <w:rFonts w:ascii="Times New Roman" w:hAnsi="Times New Roman" w:cs="Times New Roman"/>
          <w:b/>
          <w:bCs/>
          <w:sz w:val="24"/>
          <w:szCs w:val="24"/>
        </w:rPr>
        <w:t>Regular security audits</w:t>
      </w:r>
      <w:r w:rsidRPr="00113134">
        <w:rPr>
          <w:rFonts w:ascii="Times New Roman" w:hAnsi="Times New Roman" w:cs="Times New Roman"/>
          <w:sz w:val="24"/>
          <w:szCs w:val="24"/>
        </w:rPr>
        <w:t xml:space="preserve"> are essential.</w:t>
      </w:r>
    </w:p>
    <w:p w14:paraId="6FFF08C8" w14:textId="77777777" w:rsidR="005F6568" w:rsidRPr="00113134" w:rsidRDefault="005F6568" w:rsidP="000A057D">
      <w:pPr>
        <w:numPr>
          <w:ilvl w:val="0"/>
          <w:numId w:val="110"/>
        </w:numPr>
        <w:rPr>
          <w:rFonts w:ascii="Times New Roman" w:hAnsi="Times New Roman" w:cs="Times New Roman"/>
          <w:sz w:val="24"/>
          <w:szCs w:val="24"/>
        </w:rPr>
      </w:pPr>
      <w:r w:rsidRPr="00113134">
        <w:rPr>
          <w:rFonts w:ascii="Times New Roman" w:hAnsi="Times New Roman" w:cs="Times New Roman"/>
          <w:b/>
          <w:bCs/>
          <w:sz w:val="24"/>
          <w:szCs w:val="24"/>
        </w:rPr>
        <w:t>Encryption protocols</w:t>
      </w:r>
      <w:r w:rsidRPr="00113134">
        <w:rPr>
          <w:rFonts w:ascii="Times New Roman" w:hAnsi="Times New Roman" w:cs="Times New Roman"/>
          <w:sz w:val="24"/>
          <w:szCs w:val="24"/>
        </w:rPr>
        <w:t xml:space="preserve"> should be used for user data.</w:t>
      </w:r>
    </w:p>
    <w:p w14:paraId="2600C570" w14:textId="5968B875" w:rsidR="005F6568" w:rsidRPr="00113134" w:rsidRDefault="005F6568" w:rsidP="000A057D">
      <w:pPr>
        <w:numPr>
          <w:ilvl w:val="0"/>
          <w:numId w:val="110"/>
        </w:numPr>
        <w:rPr>
          <w:rFonts w:ascii="Times New Roman" w:hAnsi="Times New Roman" w:cs="Times New Roman"/>
          <w:sz w:val="24"/>
          <w:szCs w:val="24"/>
        </w:rPr>
      </w:pPr>
      <w:r w:rsidRPr="00113134">
        <w:rPr>
          <w:rFonts w:ascii="Times New Roman" w:hAnsi="Times New Roman" w:cs="Times New Roman"/>
          <w:b/>
          <w:bCs/>
          <w:sz w:val="24"/>
          <w:szCs w:val="24"/>
        </w:rPr>
        <w:t>Two-factor authentication</w:t>
      </w:r>
      <w:r w:rsidRPr="00113134">
        <w:rPr>
          <w:rFonts w:ascii="Times New Roman" w:hAnsi="Times New Roman" w:cs="Times New Roman"/>
          <w:sz w:val="24"/>
          <w:szCs w:val="24"/>
        </w:rPr>
        <w:t xml:space="preserve"> enhances security for sensitive transactions.</w:t>
      </w:r>
      <w:r w:rsidR="0059797D" w:rsidRPr="00113134">
        <w:rPr>
          <w:rFonts w:ascii="Times New Roman" w:hAnsi="Times New Roman" w:cs="Times New Roman"/>
          <w:sz w:val="24"/>
          <w:szCs w:val="24"/>
        </w:rPr>
        <w:br/>
      </w:r>
    </w:p>
    <w:p w14:paraId="06A31901" w14:textId="45C24AB2" w:rsidR="005F6568" w:rsidRPr="00113134" w:rsidRDefault="002C2D97" w:rsidP="000B13D3">
      <w:pPr>
        <w:pStyle w:val="Heading2"/>
        <w:rPr>
          <w:rFonts w:ascii="Times New Roman" w:hAnsi="Times New Roman" w:cs="Times New Roman"/>
        </w:rPr>
      </w:pP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r w:rsidRPr="00113134">
        <w:rPr>
          <w:rFonts w:ascii="Times New Roman" w:hAnsi="Times New Roman" w:cs="Times New Roman"/>
        </w:rPr>
        <w:br/>
      </w:r>
      <w:bookmarkStart w:id="244" w:name="_Toc192716487"/>
      <w:bookmarkStart w:id="245" w:name="_Toc193366967"/>
      <w:r w:rsidR="005F6568" w:rsidRPr="00113134">
        <w:rPr>
          <w:rFonts w:ascii="Times New Roman" w:hAnsi="Times New Roman" w:cs="Times New Roman"/>
        </w:rPr>
        <w:t>6.3 Future Recommendations</w:t>
      </w:r>
      <w:bookmarkEnd w:id="244"/>
      <w:bookmarkEnd w:id="245"/>
      <w:r w:rsidR="0059797D" w:rsidRPr="00113134">
        <w:rPr>
          <w:rFonts w:ascii="Times New Roman" w:hAnsi="Times New Roman" w:cs="Times New Roman"/>
        </w:rPr>
        <w:br/>
      </w:r>
    </w:p>
    <w:p w14:paraId="3A03017F" w14:textId="44F93A09"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t xml:space="preserve">To evolve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into a </w:t>
      </w:r>
      <w:r w:rsidRPr="00113134">
        <w:rPr>
          <w:rFonts w:ascii="Times New Roman" w:hAnsi="Times New Roman" w:cs="Times New Roman"/>
          <w:b/>
          <w:bCs/>
          <w:sz w:val="24"/>
          <w:szCs w:val="24"/>
        </w:rPr>
        <w:t>fully comprehensive travel companion</w:t>
      </w:r>
      <w:r w:rsidRPr="00113134">
        <w:rPr>
          <w:rFonts w:ascii="Times New Roman" w:hAnsi="Times New Roman" w:cs="Times New Roman"/>
          <w:sz w:val="24"/>
          <w:szCs w:val="24"/>
        </w:rPr>
        <w:t>, the following recommendations will be prioritized:</w:t>
      </w:r>
      <w:r w:rsidR="0059797D" w:rsidRPr="00113134">
        <w:rPr>
          <w:rFonts w:ascii="Times New Roman" w:hAnsi="Times New Roman" w:cs="Times New Roman"/>
          <w:sz w:val="24"/>
          <w:szCs w:val="24"/>
        </w:rPr>
        <w:br/>
      </w:r>
    </w:p>
    <w:p w14:paraId="205D3F94" w14:textId="28343A52"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6.3.1 Full AI-Powered Trip Planning</w:t>
      </w:r>
      <w:r w:rsidR="0059797D" w:rsidRPr="00113134">
        <w:rPr>
          <w:rFonts w:ascii="Times New Roman" w:hAnsi="Times New Roman" w:cs="Times New Roman"/>
          <w:b/>
          <w:bCs/>
          <w:sz w:val="24"/>
          <w:szCs w:val="24"/>
        </w:rPr>
        <w:br/>
      </w:r>
    </w:p>
    <w:p w14:paraId="345CCD75" w14:textId="77777777" w:rsidR="005F6568" w:rsidRPr="00113134" w:rsidRDefault="005F6568" w:rsidP="000A057D">
      <w:pPr>
        <w:numPr>
          <w:ilvl w:val="0"/>
          <w:numId w:val="111"/>
        </w:numPr>
        <w:rPr>
          <w:rFonts w:ascii="Times New Roman" w:hAnsi="Times New Roman" w:cs="Times New Roman"/>
          <w:sz w:val="24"/>
          <w:szCs w:val="24"/>
        </w:rPr>
      </w:pPr>
      <w:r w:rsidRPr="00113134">
        <w:rPr>
          <w:rFonts w:ascii="Times New Roman" w:hAnsi="Times New Roman" w:cs="Times New Roman"/>
          <w:sz w:val="24"/>
          <w:szCs w:val="24"/>
        </w:rPr>
        <w:t>Dynamic AI that adjusts itineraries based on weather, budget, and traveler preferences.</w:t>
      </w:r>
    </w:p>
    <w:p w14:paraId="6742E049" w14:textId="76AE2777" w:rsidR="005F6568" w:rsidRPr="00113134" w:rsidRDefault="005F6568" w:rsidP="000A057D">
      <w:pPr>
        <w:numPr>
          <w:ilvl w:val="0"/>
          <w:numId w:val="111"/>
        </w:numPr>
        <w:rPr>
          <w:rFonts w:ascii="Times New Roman" w:hAnsi="Times New Roman" w:cs="Times New Roman"/>
          <w:sz w:val="24"/>
          <w:szCs w:val="24"/>
        </w:rPr>
      </w:pPr>
      <w:r w:rsidRPr="00113134">
        <w:rPr>
          <w:rFonts w:ascii="Times New Roman" w:hAnsi="Times New Roman" w:cs="Times New Roman"/>
          <w:sz w:val="24"/>
          <w:szCs w:val="24"/>
        </w:rPr>
        <w:lastRenderedPageBreak/>
        <w:t>Smart filters for customizing trips based on unique interests (e.g., adventure, cultural, luxury).</w:t>
      </w:r>
      <w:r w:rsidR="0059797D" w:rsidRPr="00113134">
        <w:rPr>
          <w:rFonts w:ascii="Times New Roman" w:hAnsi="Times New Roman" w:cs="Times New Roman"/>
          <w:sz w:val="24"/>
          <w:szCs w:val="24"/>
        </w:rPr>
        <w:br/>
      </w:r>
    </w:p>
    <w:p w14:paraId="0BA3481C" w14:textId="122CEB9B"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6.3.2 Enhanced Budget &amp; Expense Management</w:t>
      </w:r>
      <w:r w:rsidR="0059797D" w:rsidRPr="00113134">
        <w:rPr>
          <w:rFonts w:ascii="Times New Roman" w:hAnsi="Times New Roman" w:cs="Times New Roman"/>
          <w:b/>
          <w:bCs/>
          <w:sz w:val="24"/>
          <w:szCs w:val="24"/>
        </w:rPr>
        <w:br/>
      </w:r>
    </w:p>
    <w:p w14:paraId="121209C1" w14:textId="77777777" w:rsidR="005F6568" w:rsidRPr="00113134" w:rsidRDefault="005F6568" w:rsidP="000A057D">
      <w:pPr>
        <w:numPr>
          <w:ilvl w:val="0"/>
          <w:numId w:val="112"/>
        </w:numPr>
        <w:rPr>
          <w:rFonts w:ascii="Times New Roman" w:hAnsi="Times New Roman" w:cs="Times New Roman"/>
          <w:sz w:val="24"/>
          <w:szCs w:val="24"/>
        </w:rPr>
      </w:pPr>
      <w:r w:rsidRPr="00113134">
        <w:rPr>
          <w:rFonts w:ascii="Times New Roman" w:hAnsi="Times New Roman" w:cs="Times New Roman"/>
          <w:sz w:val="24"/>
          <w:szCs w:val="24"/>
        </w:rPr>
        <w:t>AI-based expense categorization.</w:t>
      </w:r>
    </w:p>
    <w:p w14:paraId="590CF1B3" w14:textId="77777777" w:rsidR="005F6568" w:rsidRPr="00113134" w:rsidRDefault="005F6568" w:rsidP="000A057D">
      <w:pPr>
        <w:numPr>
          <w:ilvl w:val="0"/>
          <w:numId w:val="112"/>
        </w:numPr>
        <w:rPr>
          <w:rFonts w:ascii="Times New Roman" w:hAnsi="Times New Roman" w:cs="Times New Roman"/>
          <w:sz w:val="24"/>
          <w:szCs w:val="24"/>
        </w:rPr>
      </w:pPr>
      <w:r w:rsidRPr="00113134">
        <w:rPr>
          <w:rFonts w:ascii="Times New Roman" w:hAnsi="Times New Roman" w:cs="Times New Roman"/>
          <w:sz w:val="24"/>
          <w:szCs w:val="24"/>
        </w:rPr>
        <w:t>Multi-currency support for international travelers.</w:t>
      </w:r>
    </w:p>
    <w:p w14:paraId="60A14FE5" w14:textId="60575806" w:rsidR="005F6568" w:rsidRPr="00113134" w:rsidRDefault="005F6568" w:rsidP="000A057D">
      <w:pPr>
        <w:numPr>
          <w:ilvl w:val="0"/>
          <w:numId w:val="112"/>
        </w:numPr>
        <w:rPr>
          <w:rFonts w:ascii="Times New Roman" w:hAnsi="Times New Roman" w:cs="Times New Roman"/>
          <w:sz w:val="24"/>
          <w:szCs w:val="24"/>
        </w:rPr>
      </w:pPr>
      <w:r w:rsidRPr="00113134">
        <w:rPr>
          <w:rFonts w:ascii="Times New Roman" w:hAnsi="Times New Roman" w:cs="Times New Roman"/>
          <w:sz w:val="24"/>
          <w:szCs w:val="24"/>
        </w:rPr>
        <w:t>Automated cost breakdown for planned and unplanned expenses.</w:t>
      </w:r>
      <w:r w:rsidR="0059797D" w:rsidRPr="00113134">
        <w:rPr>
          <w:rFonts w:ascii="Times New Roman" w:hAnsi="Times New Roman" w:cs="Times New Roman"/>
          <w:sz w:val="24"/>
          <w:szCs w:val="24"/>
        </w:rPr>
        <w:br/>
      </w:r>
    </w:p>
    <w:p w14:paraId="2782E54D" w14:textId="11D8B94C"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6.3.3 Comprehensive Travel Safety Features</w:t>
      </w:r>
      <w:r w:rsidR="0059797D" w:rsidRPr="00113134">
        <w:rPr>
          <w:rFonts w:ascii="Times New Roman" w:hAnsi="Times New Roman" w:cs="Times New Roman"/>
          <w:b/>
          <w:bCs/>
          <w:sz w:val="24"/>
          <w:szCs w:val="24"/>
        </w:rPr>
        <w:br/>
      </w:r>
    </w:p>
    <w:p w14:paraId="63A37E08" w14:textId="77777777" w:rsidR="005F6568" w:rsidRPr="00113134" w:rsidRDefault="005F6568" w:rsidP="000A057D">
      <w:pPr>
        <w:numPr>
          <w:ilvl w:val="0"/>
          <w:numId w:val="113"/>
        </w:numPr>
        <w:rPr>
          <w:rFonts w:ascii="Times New Roman" w:hAnsi="Times New Roman" w:cs="Times New Roman"/>
          <w:sz w:val="24"/>
          <w:szCs w:val="24"/>
        </w:rPr>
      </w:pPr>
      <w:r w:rsidRPr="00113134">
        <w:rPr>
          <w:rFonts w:ascii="Times New Roman" w:hAnsi="Times New Roman" w:cs="Times New Roman"/>
          <w:sz w:val="24"/>
          <w:szCs w:val="24"/>
        </w:rPr>
        <w:t>A travel advisory system providing country-specific safety updates.</w:t>
      </w:r>
    </w:p>
    <w:p w14:paraId="1226E88D" w14:textId="77777777" w:rsidR="005F6568" w:rsidRPr="00113134" w:rsidRDefault="005F6568" w:rsidP="000A057D">
      <w:pPr>
        <w:numPr>
          <w:ilvl w:val="0"/>
          <w:numId w:val="113"/>
        </w:numPr>
        <w:rPr>
          <w:rFonts w:ascii="Times New Roman" w:hAnsi="Times New Roman" w:cs="Times New Roman"/>
          <w:sz w:val="24"/>
          <w:szCs w:val="24"/>
        </w:rPr>
      </w:pPr>
      <w:r w:rsidRPr="00113134">
        <w:rPr>
          <w:rFonts w:ascii="Times New Roman" w:hAnsi="Times New Roman" w:cs="Times New Roman"/>
          <w:sz w:val="24"/>
          <w:szCs w:val="24"/>
        </w:rPr>
        <w:t>AI-powered fraud detection for scam prevention.</w:t>
      </w:r>
    </w:p>
    <w:p w14:paraId="79B4356C" w14:textId="1F5D0F26" w:rsidR="005F6568" w:rsidRPr="00113134" w:rsidRDefault="005F6568" w:rsidP="000A057D">
      <w:pPr>
        <w:numPr>
          <w:ilvl w:val="0"/>
          <w:numId w:val="113"/>
        </w:numPr>
        <w:rPr>
          <w:rFonts w:ascii="Times New Roman" w:hAnsi="Times New Roman" w:cs="Times New Roman"/>
          <w:sz w:val="24"/>
          <w:szCs w:val="24"/>
        </w:rPr>
      </w:pPr>
      <w:r w:rsidRPr="00113134">
        <w:rPr>
          <w:rFonts w:ascii="Times New Roman" w:hAnsi="Times New Roman" w:cs="Times New Roman"/>
          <w:sz w:val="24"/>
          <w:szCs w:val="24"/>
        </w:rPr>
        <w:t>A missing person alert system for emergencies.</w:t>
      </w:r>
      <w:r w:rsidR="0059797D" w:rsidRPr="00113134">
        <w:rPr>
          <w:rFonts w:ascii="Times New Roman" w:hAnsi="Times New Roman" w:cs="Times New Roman"/>
          <w:sz w:val="24"/>
          <w:szCs w:val="24"/>
        </w:rPr>
        <w:br/>
      </w:r>
      <w:r w:rsidR="0059797D" w:rsidRPr="00113134">
        <w:rPr>
          <w:rFonts w:ascii="Times New Roman" w:hAnsi="Times New Roman" w:cs="Times New Roman"/>
          <w:sz w:val="24"/>
          <w:szCs w:val="24"/>
        </w:rPr>
        <w:br/>
      </w:r>
    </w:p>
    <w:p w14:paraId="11726606" w14:textId="1040C1F2"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6.3.4 Advanced Transportation Integration</w:t>
      </w:r>
      <w:r w:rsidR="0059797D" w:rsidRPr="00113134">
        <w:rPr>
          <w:rFonts w:ascii="Times New Roman" w:hAnsi="Times New Roman" w:cs="Times New Roman"/>
          <w:b/>
          <w:bCs/>
          <w:sz w:val="24"/>
          <w:szCs w:val="24"/>
        </w:rPr>
        <w:br/>
      </w:r>
    </w:p>
    <w:p w14:paraId="6CC0BC55" w14:textId="77777777" w:rsidR="005F6568" w:rsidRPr="00113134" w:rsidRDefault="005F6568" w:rsidP="000A057D">
      <w:pPr>
        <w:numPr>
          <w:ilvl w:val="0"/>
          <w:numId w:val="114"/>
        </w:numPr>
        <w:rPr>
          <w:rFonts w:ascii="Times New Roman" w:hAnsi="Times New Roman" w:cs="Times New Roman"/>
          <w:sz w:val="24"/>
          <w:szCs w:val="24"/>
        </w:rPr>
      </w:pPr>
      <w:r w:rsidRPr="00113134">
        <w:rPr>
          <w:rFonts w:ascii="Times New Roman" w:hAnsi="Times New Roman" w:cs="Times New Roman"/>
          <w:sz w:val="24"/>
          <w:szCs w:val="24"/>
        </w:rPr>
        <w:t>One-click booking for flights, buses, and trains.</w:t>
      </w:r>
    </w:p>
    <w:p w14:paraId="39060603" w14:textId="4C511FB6" w:rsidR="005F6568" w:rsidRPr="00113134" w:rsidRDefault="005F6568" w:rsidP="000A057D">
      <w:pPr>
        <w:numPr>
          <w:ilvl w:val="0"/>
          <w:numId w:val="114"/>
        </w:numPr>
        <w:rPr>
          <w:rFonts w:ascii="Times New Roman" w:hAnsi="Times New Roman" w:cs="Times New Roman"/>
          <w:sz w:val="24"/>
          <w:szCs w:val="24"/>
        </w:rPr>
      </w:pPr>
      <w:r w:rsidRPr="00113134">
        <w:rPr>
          <w:rFonts w:ascii="Times New Roman" w:hAnsi="Times New Roman" w:cs="Times New Roman"/>
          <w:sz w:val="24"/>
          <w:szCs w:val="24"/>
        </w:rPr>
        <w:t>AI-assisted route planning based on traffic and weather conditions.</w:t>
      </w:r>
      <w:r w:rsidR="0023497C" w:rsidRPr="00113134">
        <w:rPr>
          <w:rFonts w:ascii="Times New Roman" w:hAnsi="Times New Roman" w:cs="Times New Roman"/>
          <w:sz w:val="24"/>
          <w:szCs w:val="24"/>
        </w:rPr>
        <w:br/>
      </w:r>
    </w:p>
    <w:p w14:paraId="372161C1" w14:textId="5F3A753D"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6.3.5 User Engagement and Gamification</w:t>
      </w:r>
      <w:r w:rsidR="0023497C" w:rsidRPr="00113134">
        <w:rPr>
          <w:rFonts w:ascii="Times New Roman" w:hAnsi="Times New Roman" w:cs="Times New Roman"/>
          <w:b/>
          <w:bCs/>
          <w:sz w:val="24"/>
          <w:szCs w:val="24"/>
        </w:rPr>
        <w:br/>
      </w:r>
    </w:p>
    <w:p w14:paraId="16AFF997" w14:textId="77777777" w:rsidR="005F6568" w:rsidRPr="00113134" w:rsidRDefault="005F6568" w:rsidP="000A057D">
      <w:pPr>
        <w:numPr>
          <w:ilvl w:val="0"/>
          <w:numId w:val="115"/>
        </w:numPr>
        <w:rPr>
          <w:rFonts w:ascii="Times New Roman" w:hAnsi="Times New Roman" w:cs="Times New Roman"/>
          <w:sz w:val="24"/>
          <w:szCs w:val="24"/>
        </w:rPr>
      </w:pPr>
      <w:r w:rsidRPr="00113134">
        <w:rPr>
          <w:rFonts w:ascii="Times New Roman" w:hAnsi="Times New Roman" w:cs="Times New Roman"/>
          <w:sz w:val="24"/>
          <w:szCs w:val="24"/>
        </w:rPr>
        <w:t>Reward points for user contributions (reviews, photos, etc.).</w:t>
      </w:r>
    </w:p>
    <w:p w14:paraId="7806CC7A" w14:textId="77777777" w:rsidR="005F6568" w:rsidRPr="00113134" w:rsidRDefault="005F6568" w:rsidP="000A057D">
      <w:pPr>
        <w:numPr>
          <w:ilvl w:val="0"/>
          <w:numId w:val="115"/>
        </w:numPr>
        <w:rPr>
          <w:rFonts w:ascii="Times New Roman" w:hAnsi="Times New Roman" w:cs="Times New Roman"/>
          <w:sz w:val="24"/>
          <w:szCs w:val="24"/>
        </w:rPr>
      </w:pPr>
      <w:r w:rsidRPr="00113134">
        <w:rPr>
          <w:rFonts w:ascii="Times New Roman" w:hAnsi="Times New Roman" w:cs="Times New Roman"/>
          <w:sz w:val="24"/>
          <w:szCs w:val="24"/>
        </w:rPr>
        <w:t>Leaderboards showcasing top travelers and contributors.</w:t>
      </w:r>
    </w:p>
    <w:p w14:paraId="37DF4E1F" w14:textId="60B0831E" w:rsidR="005F6568" w:rsidRPr="00113134" w:rsidRDefault="005F6568" w:rsidP="000A057D">
      <w:pPr>
        <w:numPr>
          <w:ilvl w:val="0"/>
          <w:numId w:val="115"/>
        </w:numPr>
        <w:rPr>
          <w:rFonts w:ascii="Times New Roman" w:hAnsi="Times New Roman" w:cs="Times New Roman"/>
          <w:sz w:val="24"/>
          <w:szCs w:val="24"/>
        </w:rPr>
      </w:pPr>
      <w:r w:rsidRPr="00113134">
        <w:rPr>
          <w:rFonts w:ascii="Times New Roman" w:hAnsi="Times New Roman" w:cs="Times New Roman"/>
          <w:sz w:val="24"/>
          <w:szCs w:val="24"/>
        </w:rPr>
        <w:t>Social features allowing travelers to connect and form travel groups.</w:t>
      </w:r>
      <w:r w:rsidR="0023497C" w:rsidRPr="00113134">
        <w:rPr>
          <w:rFonts w:ascii="Times New Roman" w:hAnsi="Times New Roman" w:cs="Times New Roman"/>
          <w:sz w:val="24"/>
          <w:szCs w:val="24"/>
        </w:rPr>
        <w:br/>
      </w:r>
    </w:p>
    <w:p w14:paraId="0CC4C106" w14:textId="6EA30D8E" w:rsidR="005F6568" w:rsidRPr="00113134" w:rsidRDefault="005F6568" w:rsidP="005F6568">
      <w:pPr>
        <w:ind w:left="360"/>
        <w:rPr>
          <w:rFonts w:ascii="Times New Roman" w:hAnsi="Times New Roman" w:cs="Times New Roman"/>
          <w:b/>
          <w:bCs/>
          <w:sz w:val="24"/>
          <w:szCs w:val="24"/>
        </w:rPr>
      </w:pPr>
      <w:r w:rsidRPr="00113134">
        <w:rPr>
          <w:rFonts w:ascii="Times New Roman" w:hAnsi="Times New Roman" w:cs="Times New Roman"/>
          <w:b/>
          <w:bCs/>
          <w:sz w:val="24"/>
          <w:szCs w:val="24"/>
        </w:rPr>
        <w:t>6.3.6 Sustainability-Focused Features</w:t>
      </w:r>
      <w:r w:rsidR="0023497C" w:rsidRPr="00113134">
        <w:rPr>
          <w:rFonts w:ascii="Times New Roman" w:hAnsi="Times New Roman" w:cs="Times New Roman"/>
          <w:b/>
          <w:bCs/>
          <w:sz w:val="24"/>
          <w:szCs w:val="24"/>
        </w:rPr>
        <w:br/>
      </w:r>
    </w:p>
    <w:p w14:paraId="732DBAC6" w14:textId="77777777" w:rsidR="005F6568" w:rsidRPr="00113134" w:rsidRDefault="005F6568" w:rsidP="000A057D">
      <w:pPr>
        <w:numPr>
          <w:ilvl w:val="0"/>
          <w:numId w:val="116"/>
        </w:numPr>
        <w:rPr>
          <w:rFonts w:ascii="Times New Roman" w:hAnsi="Times New Roman" w:cs="Times New Roman"/>
          <w:sz w:val="24"/>
          <w:szCs w:val="24"/>
        </w:rPr>
      </w:pPr>
      <w:r w:rsidRPr="00113134">
        <w:rPr>
          <w:rFonts w:ascii="Times New Roman" w:hAnsi="Times New Roman" w:cs="Times New Roman"/>
          <w:sz w:val="24"/>
          <w:szCs w:val="24"/>
        </w:rPr>
        <w:t>Carbon footprint tracking per trip.</w:t>
      </w:r>
    </w:p>
    <w:p w14:paraId="3C633597" w14:textId="77777777" w:rsidR="005F6568" w:rsidRPr="00113134" w:rsidRDefault="005F6568" w:rsidP="000A057D">
      <w:pPr>
        <w:numPr>
          <w:ilvl w:val="0"/>
          <w:numId w:val="116"/>
        </w:numPr>
        <w:rPr>
          <w:rFonts w:ascii="Times New Roman" w:hAnsi="Times New Roman" w:cs="Times New Roman"/>
          <w:sz w:val="24"/>
          <w:szCs w:val="24"/>
        </w:rPr>
      </w:pPr>
      <w:r w:rsidRPr="00113134">
        <w:rPr>
          <w:rFonts w:ascii="Times New Roman" w:hAnsi="Times New Roman" w:cs="Times New Roman"/>
          <w:sz w:val="24"/>
          <w:szCs w:val="24"/>
        </w:rPr>
        <w:t>AI-generated eco-friendly travel routes.</w:t>
      </w:r>
    </w:p>
    <w:p w14:paraId="450BBED7" w14:textId="004C03DD" w:rsidR="005F6568" w:rsidRPr="00113134" w:rsidRDefault="005F6568" w:rsidP="000A057D">
      <w:pPr>
        <w:numPr>
          <w:ilvl w:val="0"/>
          <w:numId w:val="116"/>
        </w:numPr>
        <w:rPr>
          <w:rFonts w:ascii="Times New Roman" w:hAnsi="Times New Roman" w:cs="Times New Roman"/>
          <w:sz w:val="24"/>
          <w:szCs w:val="24"/>
        </w:rPr>
      </w:pPr>
      <w:r w:rsidRPr="00113134">
        <w:rPr>
          <w:rFonts w:ascii="Times New Roman" w:hAnsi="Times New Roman" w:cs="Times New Roman"/>
          <w:sz w:val="24"/>
          <w:szCs w:val="24"/>
        </w:rPr>
        <w:t>Promotion of green-certified accommodations.</w:t>
      </w:r>
      <w:r w:rsidR="0023497C" w:rsidRPr="00113134">
        <w:rPr>
          <w:rFonts w:ascii="Times New Roman" w:hAnsi="Times New Roman" w:cs="Times New Roman"/>
          <w:sz w:val="24"/>
          <w:szCs w:val="24"/>
        </w:rPr>
        <w:br/>
      </w:r>
    </w:p>
    <w:p w14:paraId="6EA527E7" w14:textId="77777777" w:rsidR="005F6568" w:rsidRPr="00113134" w:rsidRDefault="005F6568" w:rsidP="005F6568">
      <w:pPr>
        <w:ind w:left="360"/>
        <w:rPr>
          <w:rFonts w:ascii="Times New Roman" w:hAnsi="Times New Roman" w:cs="Times New Roman"/>
          <w:sz w:val="24"/>
          <w:szCs w:val="24"/>
        </w:rPr>
      </w:pPr>
      <w:r w:rsidRPr="00113134">
        <w:rPr>
          <w:rFonts w:ascii="Times New Roman" w:hAnsi="Times New Roman" w:cs="Times New Roman"/>
          <w:sz w:val="24"/>
          <w:szCs w:val="24"/>
        </w:rPr>
        <w:lastRenderedPageBreak/>
        <w:t xml:space="preserve">By implementing these recommendations, </w:t>
      </w:r>
      <w:r w:rsidRPr="00113134">
        <w:rPr>
          <w:rFonts w:ascii="Times New Roman" w:hAnsi="Times New Roman" w:cs="Times New Roman"/>
          <w:i/>
          <w:iCs/>
          <w:sz w:val="24"/>
          <w:szCs w:val="24"/>
        </w:rPr>
        <w:t>Pathfinder.lk</w:t>
      </w:r>
      <w:r w:rsidRPr="00113134">
        <w:rPr>
          <w:rFonts w:ascii="Times New Roman" w:hAnsi="Times New Roman" w:cs="Times New Roman"/>
          <w:sz w:val="24"/>
          <w:szCs w:val="24"/>
        </w:rPr>
        <w:t xml:space="preserve"> will continue to enhance its usability, efficiency, and user satisfaction, solidifying its place as a leading digital travel assistant.</w:t>
      </w:r>
    </w:p>
    <w:p w14:paraId="3B10EC41" w14:textId="50F8B50A" w:rsidR="00A42767" w:rsidRPr="00113134" w:rsidRDefault="00A42767" w:rsidP="00A42767">
      <w:pPr>
        <w:ind w:left="360"/>
        <w:rPr>
          <w:rFonts w:ascii="Times New Roman" w:hAnsi="Times New Roman" w:cs="Times New Roman"/>
          <w:sz w:val="24"/>
          <w:szCs w:val="24"/>
        </w:rPr>
      </w:pPr>
    </w:p>
    <w:p w14:paraId="6E57ED67" w14:textId="77777777" w:rsidR="00604F74" w:rsidRPr="00113134" w:rsidRDefault="002C2D97" w:rsidP="000B13D3">
      <w:pPr>
        <w:pStyle w:val="Heading1"/>
        <w:rPr>
          <w:rFonts w:ascii="Times New Roman" w:hAnsi="Times New Roman" w:cs="Times New Roman"/>
        </w:rPr>
      </w:pPr>
      <w:bookmarkStart w:id="246" w:name="_Toc192716488"/>
      <w:bookmarkStart w:id="247" w:name="_Toc193366968"/>
      <w:r w:rsidRPr="00113134">
        <w:rPr>
          <w:rFonts w:ascii="Times New Roman" w:hAnsi="Times New Roman" w:cs="Times New Roman"/>
        </w:rPr>
        <w:t>References:</w:t>
      </w:r>
      <w:bookmarkEnd w:id="246"/>
      <w:bookmarkEnd w:id="247"/>
      <w:r w:rsidRPr="00113134">
        <w:rPr>
          <w:rFonts w:ascii="Times New Roman" w:hAnsi="Times New Roman" w:cs="Times New Roman"/>
        </w:rPr>
        <w:t xml:space="preserve"> </w:t>
      </w:r>
    </w:p>
    <w:p w14:paraId="2DACEDA4" w14:textId="77777777" w:rsidR="00A741DF" w:rsidRPr="00CA7B30" w:rsidRDefault="00A741DF" w:rsidP="00A741DF">
      <w:pPr>
        <w:spacing w:line="278" w:lineRule="auto"/>
        <w:rPr>
          <w:rFonts w:ascii="Bell MT" w:hAnsi="Bell MT"/>
          <w:i/>
          <w:iCs/>
        </w:rPr>
      </w:pPr>
      <w:r>
        <w:rPr>
          <w:rFonts w:ascii="Times New Roman" w:hAnsi="Times New Roman" w:cs="Times New Roman"/>
          <w:b/>
          <w:bCs/>
          <w:sz w:val="32"/>
          <w:szCs w:val="32"/>
        </w:rPr>
        <w:br/>
      </w:r>
      <w:r w:rsidRPr="00CA7B30">
        <w:rPr>
          <w:rFonts w:ascii="Bell MT" w:hAnsi="Bell MT"/>
          <w:i/>
          <w:iCs/>
        </w:rPr>
        <w:t xml:space="preserve">Sri Lanka Tourism Development Authority (2024) Annual Statistical Report 2023, SLTDA. Available at: https://www.sltda.gov.lk/en/statistics (Accessed: 12 </w:t>
      </w:r>
      <w:r w:rsidRPr="00642CAF">
        <w:rPr>
          <w:rFonts w:ascii="Bell MT" w:hAnsi="Bell MT"/>
          <w:i/>
          <w:iCs/>
        </w:rPr>
        <w:t>January</w:t>
      </w:r>
      <w:r w:rsidRPr="00CA7B30">
        <w:rPr>
          <w:rFonts w:ascii="Bell MT" w:hAnsi="Bell MT"/>
          <w:i/>
          <w:iCs/>
        </w:rPr>
        <w:t xml:space="preserve"> 2025).</w:t>
      </w:r>
    </w:p>
    <w:p w14:paraId="5E2586A4" w14:textId="77777777" w:rsidR="00A741DF" w:rsidRPr="00CA7B30" w:rsidRDefault="00A741DF" w:rsidP="00A741DF">
      <w:pPr>
        <w:spacing w:line="278" w:lineRule="auto"/>
        <w:rPr>
          <w:rFonts w:ascii="Bell MT" w:hAnsi="Bell MT"/>
          <w:i/>
          <w:iCs/>
        </w:rPr>
      </w:pPr>
      <w:r w:rsidRPr="00CA7B30">
        <w:rPr>
          <w:rFonts w:ascii="Bell MT" w:hAnsi="Bell MT"/>
          <w:i/>
          <w:iCs/>
        </w:rPr>
        <w:t xml:space="preserve">World Travel &amp; Tourism Council (2024) Sri Lanka Travel &amp; Tourism Economic Impact Report, WTTC. Available at: https://wttc.org/Research/Economic-Impact (Accessed: 12 </w:t>
      </w:r>
      <w:r w:rsidRPr="00642CAF">
        <w:rPr>
          <w:rFonts w:ascii="Bell MT" w:hAnsi="Bell MT"/>
          <w:i/>
          <w:iCs/>
        </w:rPr>
        <w:t xml:space="preserve">January </w:t>
      </w:r>
      <w:r w:rsidRPr="00CA7B30">
        <w:rPr>
          <w:rFonts w:ascii="Bell MT" w:hAnsi="Bell MT"/>
          <w:i/>
          <w:iCs/>
        </w:rPr>
        <w:t>2025).</w:t>
      </w:r>
    </w:p>
    <w:p w14:paraId="60AB2827" w14:textId="77777777" w:rsidR="00A741DF" w:rsidRPr="00CA7B30" w:rsidRDefault="00A741DF" w:rsidP="00A741DF">
      <w:pPr>
        <w:spacing w:line="278" w:lineRule="auto"/>
        <w:rPr>
          <w:rFonts w:ascii="Bell MT" w:hAnsi="Bell MT"/>
          <w:i/>
          <w:iCs/>
        </w:rPr>
      </w:pPr>
      <w:r w:rsidRPr="00CA7B30">
        <w:rPr>
          <w:rFonts w:ascii="Bell MT" w:hAnsi="Bell MT"/>
          <w:i/>
          <w:iCs/>
        </w:rPr>
        <w:t xml:space="preserve">Bhutia, P.D. (2024) 'Is This the Comeback of Sri Lanka's Tourism? $1.5 Billion Revenue Suggests So', Skift, 10 July. Available at: https://skift.com/2024/07/10/is-this-the-comeback-of-sri-lankas-tourism-1-5-billion-revenue-suggests-so/ (Accessed: 12 </w:t>
      </w:r>
      <w:r w:rsidRPr="00642CAF">
        <w:rPr>
          <w:rFonts w:ascii="Bell MT" w:hAnsi="Bell MT"/>
          <w:i/>
          <w:iCs/>
        </w:rPr>
        <w:t>January</w:t>
      </w:r>
      <w:r w:rsidRPr="00CA7B30">
        <w:rPr>
          <w:rFonts w:ascii="Bell MT" w:hAnsi="Bell MT"/>
          <w:i/>
          <w:iCs/>
        </w:rPr>
        <w:t xml:space="preserve"> 2025).</w:t>
      </w:r>
    </w:p>
    <w:p w14:paraId="2130538F" w14:textId="77777777" w:rsidR="00A741DF" w:rsidRPr="00642CAF" w:rsidRDefault="00A741DF" w:rsidP="00A741DF">
      <w:pPr>
        <w:rPr>
          <w:rFonts w:ascii="Bell MT" w:hAnsi="Bell MT"/>
          <w:i/>
          <w:iCs/>
        </w:rPr>
      </w:pPr>
      <w:r w:rsidRPr="00CA7B30">
        <w:rPr>
          <w:rFonts w:ascii="Bell MT" w:hAnsi="Bell MT"/>
          <w:i/>
          <w:iCs/>
        </w:rPr>
        <w:t xml:space="preserve">Condé Nast Traveler (2025) 'Where Travel Will Take Us Next, According to Our Top Travel Specialists', Condé Nast Traveler, 11 March. Available at: https://www.cntraveler.com/story/where-travel-will-take-us-next-according-to-our-top-travel-specialists (Accessed: 12 </w:t>
      </w:r>
      <w:r w:rsidRPr="00642CAF">
        <w:rPr>
          <w:rFonts w:ascii="Bell MT" w:hAnsi="Bell MT"/>
          <w:i/>
          <w:iCs/>
        </w:rPr>
        <w:t>January</w:t>
      </w:r>
      <w:r w:rsidRPr="00CA7B30">
        <w:rPr>
          <w:rFonts w:ascii="Bell MT" w:hAnsi="Bell MT"/>
          <w:i/>
          <w:iCs/>
        </w:rPr>
        <w:t xml:space="preserve"> 2025).</w:t>
      </w:r>
      <w:r w:rsidRPr="00642CAF">
        <w:rPr>
          <w:rFonts w:ascii="Bell MT" w:hAnsi="Bell MT"/>
          <w:i/>
          <w:iCs/>
        </w:rPr>
        <w:br/>
      </w:r>
      <w:r w:rsidRPr="00642CAF">
        <w:rPr>
          <w:rFonts w:ascii="Bell MT" w:hAnsi="Bell MT"/>
          <w:i/>
          <w:iCs/>
        </w:rPr>
        <w:br/>
      </w:r>
      <w:proofErr w:type="spellStart"/>
      <w:r w:rsidRPr="00642CAF">
        <w:rPr>
          <w:rFonts w:ascii="Bell MT" w:hAnsi="Bell MT"/>
          <w:i/>
          <w:iCs/>
        </w:rPr>
        <w:t>Buhalis</w:t>
      </w:r>
      <w:proofErr w:type="spellEnd"/>
      <w:r w:rsidRPr="00642CAF">
        <w:rPr>
          <w:rFonts w:ascii="Bell MT" w:hAnsi="Bell MT"/>
          <w:i/>
          <w:iCs/>
        </w:rPr>
        <w:t xml:space="preserve">, D. and Law, R. (2008) ‘Progress in information technology and tourism management: 20 years on and 10 years after the internet—the state of </w:t>
      </w:r>
      <w:proofErr w:type="spellStart"/>
      <w:r w:rsidRPr="00642CAF">
        <w:rPr>
          <w:rFonts w:ascii="Bell MT" w:hAnsi="Bell MT"/>
          <w:i/>
          <w:iCs/>
        </w:rPr>
        <w:t>eTourism</w:t>
      </w:r>
      <w:proofErr w:type="spellEnd"/>
      <w:r w:rsidRPr="00642CAF">
        <w:rPr>
          <w:rFonts w:ascii="Bell MT" w:hAnsi="Bell MT"/>
          <w:i/>
          <w:iCs/>
        </w:rPr>
        <w:t xml:space="preserve"> research’, Tourism Management, 29(4), pp. 609-623.</w:t>
      </w:r>
    </w:p>
    <w:p w14:paraId="5602644C" w14:textId="77777777" w:rsidR="00A741DF" w:rsidRPr="00CA7B30" w:rsidRDefault="00A741DF" w:rsidP="00A741DF">
      <w:pPr>
        <w:spacing w:line="278" w:lineRule="auto"/>
        <w:rPr>
          <w:rFonts w:ascii="Bell MT" w:hAnsi="Bell MT"/>
          <w:i/>
          <w:iCs/>
        </w:rPr>
      </w:pPr>
      <w:proofErr w:type="spellStart"/>
      <w:r w:rsidRPr="00CA7B30">
        <w:rPr>
          <w:rFonts w:ascii="Bell MT" w:hAnsi="Bell MT"/>
          <w:i/>
          <w:iCs/>
        </w:rPr>
        <w:t>Gretzel</w:t>
      </w:r>
      <w:proofErr w:type="spellEnd"/>
      <w:r w:rsidRPr="00CA7B30">
        <w:rPr>
          <w:rFonts w:ascii="Bell MT" w:hAnsi="Bell MT"/>
          <w:i/>
          <w:iCs/>
        </w:rPr>
        <w:t>, U., Sigala, M., Xiang, Z. and Koo, C. (2015) ‘Smart tourism: foundations and developments’, Electronic Markets, 25, pp. 179-188.</w:t>
      </w:r>
    </w:p>
    <w:p w14:paraId="34CE9F29" w14:textId="77777777" w:rsidR="00A741DF" w:rsidRPr="00CA7B30" w:rsidRDefault="00A741DF" w:rsidP="00A741DF">
      <w:pPr>
        <w:spacing w:line="278" w:lineRule="auto"/>
        <w:rPr>
          <w:rFonts w:ascii="Bell MT" w:hAnsi="Bell MT"/>
          <w:i/>
          <w:iCs/>
        </w:rPr>
      </w:pPr>
      <w:r w:rsidRPr="00CA7B30">
        <w:rPr>
          <w:rFonts w:ascii="Bell MT" w:hAnsi="Bell MT"/>
          <w:i/>
          <w:iCs/>
        </w:rPr>
        <w:t>Sigala, M. (2018) ‘Market formation in the sharing economy: findings and implications from the sub-economies of Airbnb’, Current Issues in Tourism, 21(10), pp. 1201-1216.</w:t>
      </w:r>
    </w:p>
    <w:p w14:paraId="75BCC2C8" w14:textId="77777777" w:rsidR="00A741DF" w:rsidRPr="00CA7B30" w:rsidRDefault="00A741DF" w:rsidP="00A741DF">
      <w:pPr>
        <w:spacing w:line="278" w:lineRule="auto"/>
        <w:rPr>
          <w:rFonts w:ascii="Bell MT" w:hAnsi="Bell MT"/>
          <w:i/>
          <w:iCs/>
        </w:rPr>
      </w:pPr>
      <w:r w:rsidRPr="00CA7B30">
        <w:rPr>
          <w:rFonts w:ascii="Bell MT" w:hAnsi="Bell MT"/>
          <w:i/>
          <w:iCs/>
        </w:rPr>
        <w:t>UNWTO (2021) Tourism and digital transformation, Madrid: United Nations World Tourism Organization. Available at: https://www.unwto.org/digital-transformation [Accessed 25 Jan. 2024].</w:t>
      </w:r>
    </w:p>
    <w:p w14:paraId="65895928" w14:textId="77777777" w:rsidR="00A741DF" w:rsidRPr="00CA7B30" w:rsidRDefault="00A741DF" w:rsidP="00A741DF">
      <w:pPr>
        <w:spacing w:line="278" w:lineRule="auto"/>
        <w:rPr>
          <w:rFonts w:ascii="Bell MT" w:hAnsi="Bell MT"/>
          <w:i/>
          <w:iCs/>
        </w:rPr>
      </w:pPr>
      <w:r w:rsidRPr="00CA7B30">
        <w:rPr>
          <w:rFonts w:ascii="Bell MT" w:hAnsi="Bell MT"/>
          <w:i/>
          <w:iCs/>
        </w:rPr>
        <w:t xml:space="preserve">World Travel &amp; Tourism Council (2023) Travel &amp; Tourism Economic Impact 2023: Sri Lanka. Available at: https://wttc.org/research/economic-impact [Accessed 20 </w:t>
      </w:r>
      <w:r w:rsidRPr="00642CAF">
        <w:rPr>
          <w:rFonts w:ascii="Bell MT" w:hAnsi="Bell MT"/>
          <w:i/>
          <w:iCs/>
        </w:rPr>
        <w:t>Dec,</w:t>
      </w:r>
      <w:r w:rsidRPr="00CA7B30">
        <w:rPr>
          <w:rFonts w:ascii="Bell MT" w:hAnsi="Bell MT"/>
          <w:i/>
          <w:iCs/>
        </w:rPr>
        <w:t xml:space="preserve"> 2024].</w:t>
      </w:r>
    </w:p>
    <w:p w14:paraId="612E3FF3" w14:textId="77777777" w:rsidR="00A741DF" w:rsidRPr="00CA7B30" w:rsidRDefault="00A741DF" w:rsidP="00A741DF">
      <w:pPr>
        <w:spacing w:line="278" w:lineRule="auto"/>
        <w:rPr>
          <w:rFonts w:ascii="Bell MT" w:hAnsi="Bell MT"/>
          <w:i/>
          <w:iCs/>
        </w:rPr>
      </w:pPr>
      <w:r w:rsidRPr="00CA7B30">
        <w:rPr>
          <w:rFonts w:ascii="Bell MT" w:hAnsi="Bell MT"/>
          <w:i/>
          <w:iCs/>
        </w:rPr>
        <w:t xml:space="preserve">Sri Lanka Tourism Development Authority (2023) Annual Statistical Report 2023. Available at: </w:t>
      </w:r>
      <w:hyperlink r:id="rId40" w:tgtFrame="_new" w:history="1">
        <w:r w:rsidRPr="00CA7B30">
          <w:rPr>
            <w:rStyle w:val="Hyperlink"/>
            <w:rFonts w:ascii="Bell MT" w:hAnsi="Bell MT"/>
            <w:i/>
            <w:iCs/>
          </w:rPr>
          <w:t>https://sltda.gov.lk</w:t>
        </w:r>
      </w:hyperlink>
      <w:r w:rsidRPr="00CA7B30">
        <w:rPr>
          <w:rFonts w:ascii="Bell MT" w:hAnsi="Bell MT"/>
          <w:i/>
          <w:iCs/>
        </w:rPr>
        <w:t xml:space="preserve"> [Accessed 18 </w:t>
      </w:r>
      <w:r w:rsidRPr="00642CAF">
        <w:rPr>
          <w:rFonts w:ascii="Bell MT" w:hAnsi="Bell MT"/>
          <w:i/>
          <w:iCs/>
        </w:rPr>
        <w:t>Dec</w:t>
      </w:r>
      <w:r w:rsidRPr="00CA7B30">
        <w:rPr>
          <w:rFonts w:ascii="Bell MT" w:hAnsi="Bell MT"/>
          <w:i/>
          <w:iCs/>
        </w:rPr>
        <w:t>. 2024].</w:t>
      </w:r>
    </w:p>
    <w:p w14:paraId="4658471C" w14:textId="77777777" w:rsidR="00A741DF" w:rsidRPr="00CA7B30" w:rsidRDefault="00A741DF" w:rsidP="00A741DF">
      <w:pPr>
        <w:spacing w:line="278" w:lineRule="auto"/>
        <w:rPr>
          <w:rFonts w:ascii="Bell MT" w:hAnsi="Bell MT"/>
          <w:i/>
          <w:iCs/>
        </w:rPr>
      </w:pPr>
      <w:r w:rsidRPr="00CA7B30">
        <w:rPr>
          <w:rFonts w:ascii="Bell MT" w:hAnsi="Bell MT"/>
          <w:i/>
          <w:iCs/>
        </w:rPr>
        <w:t xml:space="preserve">Hall, C.M. and </w:t>
      </w:r>
      <w:proofErr w:type="spellStart"/>
      <w:r w:rsidRPr="00CA7B30">
        <w:rPr>
          <w:rFonts w:ascii="Bell MT" w:hAnsi="Bell MT"/>
          <w:i/>
          <w:iCs/>
        </w:rPr>
        <w:t>Gössling</w:t>
      </w:r>
      <w:proofErr w:type="spellEnd"/>
      <w:r w:rsidRPr="00CA7B30">
        <w:rPr>
          <w:rFonts w:ascii="Bell MT" w:hAnsi="Bell MT"/>
          <w:i/>
          <w:iCs/>
        </w:rPr>
        <w:t xml:space="preserve">, S. (2016) Sustainable tourism: A global perspective. 2nd </w:t>
      </w:r>
      <w:proofErr w:type="spellStart"/>
      <w:r w:rsidRPr="00CA7B30">
        <w:rPr>
          <w:rFonts w:ascii="Bell MT" w:hAnsi="Bell MT"/>
          <w:i/>
          <w:iCs/>
        </w:rPr>
        <w:t>edn</w:t>
      </w:r>
      <w:proofErr w:type="spellEnd"/>
      <w:r w:rsidRPr="00CA7B30">
        <w:rPr>
          <w:rFonts w:ascii="Bell MT" w:hAnsi="Bell MT"/>
          <w:i/>
          <w:iCs/>
        </w:rPr>
        <w:t>. London: Routledge.</w:t>
      </w:r>
    </w:p>
    <w:p w14:paraId="43ACE459" w14:textId="77777777" w:rsidR="00A741DF" w:rsidRPr="00CA7B30" w:rsidRDefault="00A741DF" w:rsidP="00A741DF">
      <w:pPr>
        <w:spacing w:line="278" w:lineRule="auto"/>
        <w:rPr>
          <w:rFonts w:ascii="Bell MT" w:hAnsi="Bell MT"/>
          <w:i/>
          <w:iCs/>
        </w:rPr>
      </w:pPr>
      <w:r w:rsidRPr="00CA7B30">
        <w:rPr>
          <w:rFonts w:ascii="Bell MT" w:hAnsi="Bell MT"/>
          <w:i/>
          <w:iCs/>
        </w:rPr>
        <w:t>Higgins-</w:t>
      </w:r>
      <w:proofErr w:type="spellStart"/>
      <w:r w:rsidRPr="00CA7B30">
        <w:rPr>
          <w:rFonts w:ascii="Bell MT" w:hAnsi="Bell MT"/>
          <w:i/>
          <w:iCs/>
        </w:rPr>
        <w:t>Desbiolles</w:t>
      </w:r>
      <w:proofErr w:type="spellEnd"/>
      <w:r w:rsidRPr="00CA7B30">
        <w:rPr>
          <w:rFonts w:ascii="Bell MT" w:hAnsi="Bell MT"/>
          <w:i/>
          <w:iCs/>
        </w:rPr>
        <w:t>, F. (2018) ‘Sustainable tourism: Sustaining tourism or something more?’, Tourism Management Perspectives, 25, pp. 157-160.</w:t>
      </w:r>
    </w:p>
    <w:p w14:paraId="5AC108BE" w14:textId="77777777" w:rsidR="00A741DF" w:rsidRPr="00CA7B30" w:rsidRDefault="00A741DF" w:rsidP="00A741DF">
      <w:pPr>
        <w:spacing w:line="278" w:lineRule="auto"/>
        <w:rPr>
          <w:rFonts w:ascii="Bell MT" w:hAnsi="Bell MT"/>
          <w:i/>
          <w:iCs/>
        </w:rPr>
      </w:pPr>
      <w:r w:rsidRPr="00CA7B30">
        <w:rPr>
          <w:rFonts w:ascii="Bell MT" w:hAnsi="Bell MT"/>
          <w:i/>
          <w:iCs/>
        </w:rPr>
        <w:t xml:space="preserve">Juvan, E. and </w:t>
      </w:r>
      <w:proofErr w:type="spellStart"/>
      <w:r w:rsidRPr="00CA7B30">
        <w:rPr>
          <w:rFonts w:ascii="Bell MT" w:hAnsi="Bell MT"/>
          <w:i/>
          <w:iCs/>
        </w:rPr>
        <w:t>Dolnicar</w:t>
      </w:r>
      <w:proofErr w:type="spellEnd"/>
      <w:r w:rsidRPr="00CA7B30">
        <w:rPr>
          <w:rFonts w:ascii="Bell MT" w:hAnsi="Bell MT"/>
          <w:i/>
          <w:iCs/>
        </w:rPr>
        <w:t xml:space="preserve">, S. (2017) ‘Drivers of pro-environmental tourist </w:t>
      </w:r>
      <w:proofErr w:type="spellStart"/>
      <w:r w:rsidRPr="00CA7B30">
        <w:rPr>
          <w:rFonts w:ascii="Bell MT" w:hAnsi="Bell MT"/>
          <w:i/>
          <w:iCs/>
        </w:rPr>
        <w:t>behaviours</w:t>
      </w:r>
      <w:proofErr w:type="spellEnd"/>
      <w:r w:rsidRPr="00CA7B30">
        <w:rPr>
          <w:rFonts w:ascii="Bell MT" w:hAnsi="Bell MT"/>
          <w:i/>
          <w:iCs/>
        </w:rPr>
        <w:t xml:space="preserve"> are not universal’, Journal of Cleaner Production, 166, pp. 879-890.</w:t>
      </w:r>
    </w:p>
    <w:p w14:paraId="3A7935C5" w14:textId="77777777" w:rsidR="00A741DF" w:rsidRPr="00CA7B30" w:rsidRDefault="00A741DF" w:rsidP="00A741DF">
      <w:pPr>
        <w:spacing w:line="278" w:lineRule="auto"/>
        <w:rPr>
          <w:rFonts w:ascii="Bell MT" w:hAnsi="Bell MT"/>
          <w:i/>
          <w:iCs/>
        </w:rPr>
      </w:pPr>
      <w:r w:rsidRPr="00CA7B30">
        <w:rPr>
          <w:rFonts w:ascii="Bell MT" w:hAnsi="Bell MT"/>
          <w:i/>
          <w:iCs/>
        </w:rPr>
        <w:t>Goodwin, H. (2016) Responsible tourism: Using tourism for sustainable development. Oxford: Goodfellow Publishers.</w:t>
      </w:r>
    </w:p>
    <w:p w14:paraId="57108AC0" w14:textId="77777777" w:rsidR="00A741DF" w:rsidRPr="00CA7B30" w:rsidRDefault="00A741DF" w:rsidP="00A741DF">
      <w:pPr>
        <w:spacing w:line="278" w:lineRule="auto"/>
        <w:rPr>
          <w:rFonts w:ascii="Bell MT" w:hAnsi="Bell MT"/>
          <w:i/>
          <w:iCs/>
        </w:rPr>
      </w:pPr>
      <w:r w:rsidRPr="00CA7B30">
        <w:rPr>
          <w:rFonts w:ascii="Bell MT" w:hAnsi="Bell MT"/>
          <w:i/>
          <w:iCs/>
        </w:rPr>
        <w:lastRenderedPageBreak/>
        <w:t>World Travel &amp; Tourism Council (2023) Sri Lanka’s tourism sector 2023: Post-pandemic recovery and projections. Available at: https://wttc.org/research/sri-lanka-recovery [Accessed 15 Jan. 2025].</w:t>
      </w:r>
    </w:p>
    <w:p w14:paraId="30A7CCD4" w14:textId="77777777" w:rsidR="00A741DF" w:rsidRPr="00CA7B30" w:rsidRDefault="00A741DF" w:rsidP="00A741DF">
      <w:pPr>
        <w:spacing w:line="278" w:lineRule="auto"/>
        <w:rPr>
          <w:rFonts w:ascii="Bell MT" w:hAnsi="Bell MT"/>
          <w:i/>
          <w:iCs/>
        </w:rPr>
      </w:pPr>
      <w:r w:rsidRPr="00CA7B30">
        <w:rPr>
          <w:rFonts w:ascii="Bell MT" w:hAnsi="Bell MT"/>
          <w:i/>
          <w:iCs/>
        </w:rPr>
        <w:t>Sri Lanka Tourism Development Authority (2024) Tourism and its economic impact. Available at: https://sltda.gov.lk/tourism-impact [Accessed 16 Jan. 2025].</w:t>
      </w:r>
    </w:p>
    <w:p w14:paraId="3069BC21" w14:textId="77777777" w:rsidR="00A741DF" w:rsidRPr="00CA7B30" w:rsidRDefault="00A741DF" w:rsidP="00A741DF">
      <w:pPr>
        <w:spacing w:line="278" w:lineRule="auto"/>
        <w:rPr>
          <w:rFonts w:ascii="Bell MT" w:hAnsi="Bell MT"/>
          <w:i/>
          <w:iCs/>
        </w:rPr>
      </w:pPr>
      <w:r w:rsidRPr="00CA7B30">
        <w:rPr>
          <w:rFonts w:ascii="Bell MT" w:hAnsi="Bell MT"/>
          <w:i/>
          <w:iCs/>
        </w:rPr>
        <w:t>Higgins-</w:t>
      </w:r>
      <w:proofErr w:type="spellStart"/>
      <w:r w:rsidRPr="00CA7B30">
        <w:rPr>
          <w:rFonts w:ascii="Bell MT" w:hAnsi="Bell MT"/>
          <w:i/>
          <w:iCs/>
        </w:rPr>
        <w:t>Desbiolles</w:t>
      </w:r>
      <w:proofErr w:type="spellEnd"/>
      <w:r w:rsidRPr="00CA7B30">
        <w:rPr>
          <w:rFonts w:ascii="Bell MT" w:hAnsi="Bell MT"/>
          <w:i/>
          <w:iCs/>
        </w:rPr>
        <w:t>, F. (2020) ‘The end of tourism? COVID-19 and tourism sustainability’, Tourism Management Perspectives, 35, pp. 100746.</w:t>
      </w:r>
    </w:p>
    <w:p w14:paraId="63631308" w14:textId="77777777" w:rsidR="00A741DF" w:rsidRPr="00CA7B30" w:rsidRDefault="00A741DF" w:rsidP="00A741DF">
      <w:pPr>
        <w:spacing w:line="278" w:lineRule="auto"/>
        <w:rPr>
          <w:rFonts w:ascii="Bell MT" w:hAnsi="Bell MT"/>
          <w:i/>
          <w:iCs/>
        </w:rPr>
      </w:pPr>
      <w:r w:rsidRPr="00CA7B30">
        <w:rPr>
          <w:rFonts w:ascii="Bell MT" w:hAnsi="Bell MT"/>
          <w:i/>
          <w:iCs/>
        </w:rPr>
        <w:t>Pratt, S. (2020) ‘Tourism and post-pandemic recovery: A global perspective’, Tourism Economics, 26(4), pp. 431-447.</w:t>
      </w:r>
    </w:p>
    <w:p w14:paraId="6ADDF9F6" w14:textId="77777777" w:rsidR="00A741DF" w:rsidRPr="00CA7B30" w:rsidRDefault="00A741DF" w:rsidP="00A741DF">
      <w:pPr>
        <w:spacing w:line="278" w:lineRule="auto"/>
        <w:rPr>
          <w:rFonts w:ascii="Bell MT" w:hAnsi="Bell MT"/>
          <w:i/>
          <w:iCs/>
        </w:rPr>
      </w:pPr>
      <w:r w:rsidRPr="00CA7B30">
        <w:rPr>
          <w:rFonts w:ascii="Bell MT" w:hAnsi="Bell MT"/>
          <w:i/>
          <w:iCs/>
        </w:rPr>
        <w:t>Tourism Promotion Bureau of Sri Lanka (2024) Tourism in Sri Lanka post-COVID. Available at: https://srilanka.travel/post-pandemic-tourism [Accessed 25 Jan. 2025].</w:t>
      </w:r>
    </w:p>
    <w:p w14:paraId="60CB4D53" w14:textId="77777777" w:rsidR="00A741DF" w:rsidRPr="00CA7B30" w:rsidRDefault="00A741DF" w:rsidP="00A741DF">
      <w:pPr>
        <w:spacing w:line="278" w:lineRule="auto"/>
        <w:rPr>
          <w:rFonts w:ascii="Bell MT" w:hAnsi="Bell MT"/>
          <w:i/>
          <w:iCs/>
        </w:rPr>
      </w:pPr>
      <w:r w:rsidRPr="00CA7B30">
        <w:rPr>
          <w:rFonts w:ascii="Bell MT" w:hAnsi="Bell MT"/>
          <w:i/>
          <w:iCs/>
        </w:rPr>
        <w:t>Asia Development Bank (2024) Infrastructure development and its impact on tourism in Sri Lanka. Available at: https://adb.org/sri-lanka-tourism-infrastructure [Accessed 30 Jan. 2025].</w:t>
      </w:r>
    </w:p>
    <w:p w14:paraId="726245D6" w14:textId="77777777" w:rsidR="00A741DF" w:rsidRPr="00CA7B30" w:rsidRDefault="00A741DF" w:rsidP="00A741DF">
      <w:pPr>
        <w:spacing w:line="278" w:lineRule="auto"/>
        <w:rPr>
          <w:rFonts w:ascii="Bell MT" w:hAnsi="Bell MT"/>
          <w:i/>
          <w:iCs/>
        </w:rPr>
      </w:pPr>
      <w:r w:rsidRPr="00CA7B30">
        <w:rPr>
          <w:rFonts w:ascii="Bell MT" w:hAnsi="Bell MT"/>
          <w:i/>
          <w:iCs/>
        </w:rPr>
        <w:t>UNWTO (2024) Global Tourism Recovery Monitor. Available at: https://www.unwto.org/global-recovery-tourism [Accessed 5 Feb. 2025].</w:t>
      </w:r>
    </w:p>
    <w:p w14:paraId="3F1E1708" w14:textId="77777777" w:rsidR="00A741DF" w:rsidRPr="00CA7B30" w:rsidRDefault="00A741DF" w:rsidP="00A741DF">
      <w:pPr>
        <w:spacing w:line="278" w:lineRule="auto"/>
        <w:rPr>
          <w:rFonts w:ascii="Bell MT" w:hAnsi="Bell MT"/>
          <w:i/>
          <w:iCs/>
        </w:rPr>
      </w:pPr>
      <w:r w:rsidRPr="00CA7B30">
        <w:rPr>
          <w:rFonts w:ascii="Bell MT" w:hAnsi="Bell MT"/>
          <w:i/>
          <w:iCs/>
        </w:rPr>
        <w:t xml:space="preserve">United Nations Environment </w:t>
      </w:r>
      <w:proofErr w:type="spellStart"/>
      <w:r w:rsidRPr="00CA7B30">
        <w:rPr>
          <w:rFonts w:ascii="Bell MT" w:hAnsi="Bell MT"/>
          <w:i/>
          <w:iCs/>
        </w:rPr>
        <w:t>Programme</w:t>
      </w:r>
      <w:proofErr w:type="spellEnd"/>
      <w:r w:rsidRPr="00CA7B30">
        <w:rPr>
          <w:rFonts w:ascii="Bell MT" w:hAnsi="Bell MT"/>
          <w:i/>
          <w:iCs/>
        </w:rPr>
        <w:t xml:space="preserve"> (2023) Eco-tourism trends and impacts in Asia. Available at: https://unep.org/eco-tourism-asia-trends [Accessed 16 Jan. 2025].</w:t>
      </w:r>
    </w:p>
    <w:p w14:paraId="00666427" w14:textId="77777777" w:rsidR="00A741DF" w:rsidRPr="00CA7B30" w:rsidRDefault="00A741DF" w:rsidP="00A741DF">
      <w:pPr>
        <w:spacing w:line="278" w:lineRule="auto"/>
        <w:rPr>
          <w:rFonts w:ascii="Bell MT" w:hAnsi="Bell MT"/>
          <w:i/>
          <w:iCs/>
        </w:rPr>
      </w:pPr>
      <w:proofErr w:type="spellStart"/>
      <w:r w:rsidRPr="00CA7B30">
        <w:rPr>
          <w:rFonts w:ascii="Bell MT" w:hAnsi="Bell MT"/>
          <w:i/>
          <w:iCs/>
        </w:rPr>
        <w:t>Gisolfi</w:t>
      </w:r>
      <w:proofErr w:type="spellEnd"/>
      <w:r w:rsidRPr="00CA7B30">
        <w:rPr>
          <w:rFonts w:ascii="Bell MT" w:hAnsi="Bell MT"/>
          <w:i/>
          <w:iCs/>
        </w:rPr>
        <w:t>, M. (2023) ‘The rise of wellness tourism: Exploring Sri Lanka’s growing appeal’, International Journal of Tourism Studies, 12(2), pp. 105-120.</w:t>
      </w:r>
    </w:p>
    <w:p w14:paraId="731CE243" w14:textId="77777777" w:rsidR="00A741DF" w:rsidRPr="00CA7B30" w:rsidRDefault="00A741DF" w:rsidP="00A741DF">
      <w:pPr>
        <w:spacing w:line="278" w:lineRule="auto"/>
        <w:rPr>
          <w:rFonts w:ascii="Bell MT" w:hAnsi="Bell MT"/>
          <w:i/>
          <w:iCs/>
        </w:rPr>
      </w:pPr>
      <w:r w:rsidRPr="00CA7B30">
        <w:rPr>
          <w:rFonts w:ascii="Bell MT" w:hAnsi="Bell MT"/>
          <w:i/>
          <w:iCs/>
        </w:rPr>
        <w:t>Sri Lanka Tourism Development Authority (2023) Eco-tourism in Sri Lanka: Promoting sustainability and heritage. Available at: https://sltda.gov.lk/eco-tourism [Accessed 20 Jan. 2025].</w:t>
      </w:r>
    </w:p>
    <w:p w14:paraId="36212A17" w14:textId="77777777" w:rsidR="00A741DF" w:rsidRPr="00CA7B30" w:rsidRDefault="00A741DF" w:rsidP="00A741DF">
      <w:pPr>
        <w:spacing w:line="278" w:lineRule="auto"/>
        <w:rPr>
          <w:rFonts w:ascii="Bell MT" w:hAnsi="Bell MT"/>
          <w:i/>
          <w:iCs/>
        </w:rPr>
      </w:pPr>
      <w:r w:rsidRPr="00CA7B30">
        <w:rPr>
          <w:rFonts w:ascii="Bell MT" w:hAnsi="Bell MT"/>
          <w:i/>
          <w:iCs/>
        </w:rPr>
        <w:t>Ayurveda Foundation (2024) Wellness tourism in Sri Lanka: Opportunities for holistic travel experiences. Available at: https://ayurvedafoundation.lk/wellness-tourism [Accessed 25 Jan. 2025].</w:t>
      </w:r>
    </w:p>
    <w:p w14:paraId="31587F0F" w14:textId="77777777" w:rsidR="00A741DF" w:rsidRPr="00CA7B30" w:rsidRDefault="00A741DF" w:rsidP="00A741DF">
      <w:pPr>
        <w:spacing w:line="278" w:lineRule="auto"/>
        <w:rPr>
          <w:rFonts w:ascii="Bell MT" w:hAnsi="Bell MT"/>
          <w:i/>
          <w:iCs/>
        </w:rPr>
      </w:pPr>
      <w:r w:rsidRPr="00CA7B30">
        <w:rPr>
          <w:rFonts w:ascii="Bell MT" w:hAnsi="Bell MT"/>
          <w:i/>
          <w:iCs/>
        </w:rPr>
        <w:t>World Travel &amp; Tourism Council (2024) Niche tourism growth and trends post-pandemic. Available at: https://wttc.org/niche-tourism [Accessed 30 Jan. 2025].</w:t>
      </w:r>
    </w:p>
    <w:p w14:paraId="2B0F3FF6" w14:textId="77777777" w:rsidR="00A741DF" w:rsidRPr="00CA7B30" w:rsidRDefault="00A741DF" w:rsidP="00A741DF">
      <w:pPr>
        <w:spacing w:line="278" w:lineRule="auto"/>
        <w:rPr>
          <w:rFonts w:ascii="Bell MT" w:hAnsi="Bell MT"/>
          <w:i/>
          <w:iCs/>
        </w:rPr>
      </w:pPr>
      <w:r w:rsidRPr="00CA7B30">
        <w:rPr>
          <w:rFonts w:ascii="Bell MT" w:hAnsi="Bell MT"/>
          <w:i/>
          <w:iCs/>
        </w:rPr>
        <w:t>Sri Lanka Ministry of Religious Affairs (2023) Pilgrimage tourism in Sri Lanka: A growing sector. Available at: https://religiousministry.lk/pilgrimage-tourism [Accessed 1 Feb. 2025].</w:t>
      </w:r>
    </w:p>
    <w:p w14:paraId="03158E39" w14:textId="77777777" w:rsidR="00A741DF" w:rsidRPr="00642CAF" w:rsidRDefault="00A741DF" w:rsidP="00A741DF">
      <w:pPr>
        <w:rPr>
          <w:rFonts w:ascii="Bell MT" w:hAnsi="Bell MT"/>
          <w:i/>
          <w:iCs/>
        </w:rPr>
      </w:pPr>
      <w:r w:rsidRPr="00642CAF">
        <w:rPr>
          <w:rFonts w:ascii="Bell MT" w:hAnsi="Bell MT"/>
          <w:i/>
          <w:iCs/>
        </w:rPr>
        <w:br/>
        <w:t>Workation Hub (2024) The rise of digital nomads in Sri Lanka: A post-pandemic phenomenon. Available at: https://workationhub.lk/digital-nomads [Accessed 5 Feb. 2025].</w:t>
      </w:r>
    </w:p>
    <w:p w14:paraId="6CFDC99E" w14:textId="77777777" w:rsidR="00A741DF" w:rsidRPr="00CA7B30" w:rsidRDefault="00A741DF" w:rsidP="00A741DF">
      <w:pPr>
        <w:spacing w:line="278" w:lineRule="auto"/>
        <w:rPr>
          <w:rFonts w:ascii="Bell MT" w:hAnsi="Bell MT"/>
          <w:i/>
          <w:iCs/>
        </w:rPr>
      </w:pPr>
      <w:r w:rsidRPr="00CA7B30">
        <w:rPr>
          <w:rFonts w:ascii="Bell MT" w:hAnsi="Bell MT"/>
          <w:i/>
          <w:iCs/>
        </w:rPr>
        <w:t>Sri Lanka Tourism Development Authority (2024) Leveraging Sri Lanka’s natural beauty for remote work and travel. Available at: https://sltda.gov.lk/remote-work-tourism [Accessed 10 Feb. 2025].</w:t>
      </w:r>
    </w:p>
    <w:p w14:paraId="5F2C92FB" w14:textId="77777777" w:rsidR="00A741DF" w:rsidRPr="00CA7B30" w:rsidRDefault="00A741DF" w:rsidP="00A741DF">
      <w:pPr>
        <w:spacing w:line="278" w:lineRule="auto"/>
        <w:rPr>
          <w:rFonts w:ascii="Bell MT" w:hAnsi="Bell MT"/>
          <w:i/>
          <w:iCs/>
        </w:rPr>
      </w:pPr>
      <w:r w:rsidRPr="00CA7B30">
        <w:rPr>
          <w:rFonts w:ascii="Bell MT" w:hAnsi="Bell MT"/>
          <w:i/>
          <w:iCs/>
        </w:rPr>
        <w:t>International Travel &amp; Tourism Trends (2024) Post-pandemic travel behavior: Health, safety, and the new normal. Available at: https://ittt.com/post-pandemic-travel [Accessed 15 Feb. 2025].</w:t>
      </w:r>
    </w:p>
    <w:p w14:paraId="4C0F9D32" w14:textId="77777777" w:rsidR="00A741DF" w:rsidRPr="00CA7B30" w:rsidRDefault="00A741DF" w:rsidP="00A741DF">
      <w:pPr>
        <w:spacing w:line="278" w:lineRule="auto"/>
        <w:rPr>
          <w:rFonts w:ascii="Bell MT" w:hAnsi="Bell MT"/>
          <w:i/>
          <w:iCs/>
        </w:rPr>
      </w:pPr>
      <w:r w:rsidRPr="00CA7B30">
        <w:rPr>
          <w:rFonts w:ascii="Bell MT" w:hAnsi="Bell MT"/>
          <w:i/>
          <w:iCs/>
        </w:rPr>
        <w:t>Travel Safety &amp; Wellness Institute (2024) Contactless travel services: The new frontier of tourism. Available at: https://travelsafetywellness.org/contactless-services [Accessed 18 Feb. 2025].</w:t>
      </w:r>
    </w:p>
    <w:p w14:paraId="0E0E643A" w14:textId="77777777" w:rsidR="00A741DF" w:rsidRPr="00CA7B30" w:rsidRDefault="00A741DF" w:rsidP="00A741DF">
      <w:pPr>
        <w:spacing w:line="278" w:lineRule="auto"/>
        <w:rPr>
          <w:rFonts w:ascii="Bell MT" w:hAnsi="Bell MT"/>
          <w:i/>
          <w:iCs/>
        </w:rPr>
      </w:pPr>
      <w:r w:rsidRPr="00CA7B30">
        <w:rPr>
          <w:rFonts w:ascii="Bell MT" w:hAnsi="Bell MT"/>
          <w:i/>
          <w:iCs/>
        </w:rPr>
        <w:lastRenderedPageBreak/>
        <w:t>Pathfinder.lk (2025) Adapting to post-pandemic tourism trends in Sri Lanka. Available at: https://pathfinder.lk/post-pandemic-tourism-trends [Accessed 25 Feb. 2025].</w:t>
      </w:r>
    </w:p>
    <w:p w14:paraId="6C0D3586" w14:textId="77777777" w:rsidR="00A741DF" w:rsidRPr="00A741DF" w:rsidRDefault="00A741DF" w:rsidP="00A741DF">
      <w:pPr>
        <w:rPr>
          <w:rFonts w:ascii="Bell MT" w:hAnsi="Bell MT"/>
          <w:i/>
          <w:iCs/>
        </w:rPr>
      </w:pPr>
      <w:r w:rsidRPr="00A741DF">
        <w:rPr>
          <w:rFonts w:ascii="Bell MT" w:hAnsi="Bell MT"/>
          <w:i/>
          <w:iCs/>
        </w:rPr>
        <w:t>Agile Development Institute (2024) Agile project management: Phases and best practices. Available at: https://agiledevinstitute.org/agile-phases [Accessed 12 Feb. 2025].</w:t>
      </w:r>
    </w:p>
    <w:p w14:paraId="51CB3A88" w14:textId="77777777" w:rsidR="00A741DF" w:rsidRPr="00A741DF" w:rsidRDefault="00A741DF" w:rsidP="00A741DF">
      <w:pPr>
        <w:rPr>
          <w:rFonts w:ascii="Bell MT" w:hAnsi="Bell MT"/>
          <w:i/>
          <w:iCs/>
        </w:rPr>
      </w:pPr>
      <w:proofErr w:type="spellStart"/>
      <w:r w:rsidRPr="00A741DF">
        <w:rPr>
          <w:rFonts w:ascii="Bell MT" w:hAnsi="Bell MT"/>
          <w:i/>
          <w:iCs/>
        </w:rPr>
        <w:t>TechSprint</w:t>
      </w:r>
      <w:proofErr w:type="spellEnd"/>
      <w:r w:rsidRPr="00A741DF">
        <w:rPr>
          <w:rFonts w:ascii="Bell MT" w:hAnsi="Bell MT"/>
          <w:i/>
          <w:iCs/>
        </w:rPr>
        <w:t xml:space="preserve"> Solutions (2024) Building a scalable and secure platform: The tech stack for modern web development. Available at: https://techsprints.com/tech-stack-for-web-dev [Accessed 15 Feb. 2025].</w:t>
      </w:r>
    </w:p>
    <w:p w14:paraId="7C916020" w14:textId="77777777" w:rsidR="00A741DF" w:rsidRPr="00A741DF" w:rsidRDefault="00A741DF" w:rsidP="00A741DF">
      <w:pPr>
        <w:rPr>
          <w:rFonts w:ascii="Bell MT" w:hAnsi="Bell MT"/>
          <w:i/>
          <w:iCs/>
        </w:rPr>
      </w:pPr>
      <w:r w:rsidRPr="00A741DF">
        <w:rPr>
          <w:rFonts w:ascii="Bell MT" w:hAnsi="Bell MT"/>
          <w:i/>
          <w:iCs/>
        </w:rPr>
        <w:t>User Experience &amp; Design Hub (2024) Iterative design: Enhancing the user experience in agile development. Available at: https://uxdesignhub.com/iterative-design-agile [Accessed 20 Feb. 2025].</w:t>
      </w:r>
    </w:p>
    <w:p w14:paraId="70219AF7" w14:textId="77777777" w:rsidR="00A741DF" w:rsidRPr="00A741DF" w:rsidRDefault="00A741DF" w:rsidP="00A741DF">
      <w:pPr>
        <w:rPr>
          <w:rFonts w:ascii="Bell MT" w:hAnsi="Bell MT"/>
          <w:i/>
          <w:iCs/>
        </w:rPr>
      </w:pPr>
      <w:r w:rsidRPr="00A741DF">
        <w:rPr>
          <w:rFonts w:ascii="Bell MT" w:hAnsi="Bell MT"/>
          <w:i/>
          <w:iCs/>
        </w:rPr>
        <w:t>Development Agile Guide (2025) Continuous deployment: Streamlining releases in an agile environment. Available at: https://devagileguide.com/continuous-deployment [Accessed 25 Feb. 2025].</w:t>
      </w:r>
    </w:p>
    <w:p w14:paraId="5442F2EF" w14:textId="77777777" w:rsidR="00A741DF" w:rsidRPr="00A741DF" w:rsidRDefault="00A741DF" w:rsidP="00A741DF">
      <w:pPr>
        <w:rPr>
          <w:rFonts w:ascii="Bell MT" w:hAnsi="Bell MT"/>
          <w:i/>
          <w:iCs/>
        </w:rPr>
      </w:pPr>
      <w:r w:rsidRPr="00A741DF">
        <w:rPr>
          <w:rFonts w:ascii="Bell MT" w:hAnsi="Bell MT"/>
          <w:i/>
          <w:iCs/>
        </w:rPr>
        <w:t>Agile Testing Framework (2024) Testing in agile projects: Best practices for quality assurance. Available at: https://agiletestingframework.com/testing-agile-projects [Accessed 1 Mar. 2025].</w:t>
      </w:r>
    </w:p>
    <w:p w14:paraId="5927CF79" w14:textId="77777777" w:rsidR="00A741DF" w:rsidRPr="00642CAF" w:rsidRDefault="00A741DF" w:rsidP="00A741DF">
      <w:pPr>
        <w:rPr>
          <w:rFonts w:ascii="Bell MT" w:hAnsi="Bell MT"/>
          <w:i/>
          <w:iCs/>
        </w:rPr>
      </w:pPr>
    </w:p>
    <w:p w14:paraId="24616F10" w14:textId="77777777" w:rsidR="00F308E6" w:rsidRDefault="00604F74" w:rsidP="00F308E6">
      <w:pPr>
        <w:rPr>
          <w:rFonts w:ascii="Times New Roman" w:hAnsi="Times New Roman" w:cs="Times New Roman"/>
          <w:b/>
          <w:bCs/>
          <w:sz w:val="32"/>
          <w:szCs w:val="32"/>
        </w:rPr>
      </w:pPr>
      <w:r>
        <w:rPr>
          <w:rFonts w:ascii="Times New Roman" w:hAnsi="Times New Roman" w:cs="Times New Roman"/>
          <w:b/>
          <w:bCs/>
          <w:sz w:val="32"/>
          <w:szCs w:val="32"/>
        </w:rPr>
        <w:br/>
      </w:r>
      <w:r>
        <w:rPr>
          <w:rFonts w:ascii="Times New Roman" w:hAnsi="Times New Roman" w:cs="Times New Roman"/>
          <w:b/>
          <w:bCs/>
          <w:sz w:val="32"/>
          <w:szCs w:val="32"/>
        </w:rPr>
        <w:br/>
      </w:r>
    </w:p>
    <w:p w14:paraId="1E8369B6" w14:textId="05B28634" w:rsidR="000C0FE5" w:rsidRPr="00113134" w:rsidRDefault="00604F74" w:rsidP="00F308E6">
      <w:pPr>
        <w:rPr>
          <w:ins w:id="248" w:author="DELL" w:date="2025-03-18T11:45:00Z"/>
          <w:rFonts w:ascii="Times New Roman" w:hAnsi="Times New Roman" w:cs="Times New Roman"/>
          <w:b/>
          <w:bCs/>
          <w:sz w:val="32"/>
          <w:szCs w:val="32"/>
        </w:rPr>
      </w:pPr>
      <w:bookmarkStart w:id="249" w:name="_Toc193366969"/>
      <w:r w:rsidRPr="00113134">
        <w:rPr>
          <w:rStyle w:val="Heading1Char"/>
          <w:rFonts w:ascii="Times New Roman" w:hAnsi="Times New Roman" w:cs="Times New Roman"/>
        </w:rPr>
        <w:t>Appendix</w:t>
      </w:r>
      <w:bookmarkEnd w:id="249"/>
      <w:r w:rsidRPr="00113134">
        <w:rPr>
          <w:rFonts w:ascii="Times New Roman" w:hAnsi="Times New Roman" w:cs="Times New Roman"/>
          <w:b/>
          <w:bCs/>
          <w:sz w:val="32"/>
          <w:szCs w:val="32"/>
        </w:rPr>
        <w:br/>
      </w:r>
      <w:r w:rsidRPr="00113134">
        <w:rPr>
          <w:rFonts w:ascii="Times New Roman" w:hAnsi="Times New Roman" w:cs="Times New Roman"/>
          <w:b/>
          <w:bCs/>
          <w:sz w:val="32"/>
          <w:szCs w:val="32"/>
        </w:rPr>
        <w:br/>
      </w:r>
      <w:r w:rsidRPr="00113134">
        <w:rPr>
          <w:rStyle w:val="Heading2Char"/>
          <w:rFonts w:ascii="Times New Roman" w:hAnsi="Times New Roman" w:cs="Times New Roman"/>
        </w:rPr>
        <w:t>Proposal approval Sheet</w:t>
      </w:r>
      <w:r w:rsidR="00F308E6" w:rsidRPr="00113134">
        <w:rPr>
          <w:rFonts w:ascii="Times New Roman" w:hAnsi="Times New Roman" w:cs="Times New Roman"/>
          <w:b/>
          <w:bCs/>
          <w:sz w:val="32"/>
          <w:szCs w:val="32"/>
        </w:rPr>
        <w:br/>
      </w:r>
      <w:r w:rsidR="00F308E6" w:rsidRPr="00113134">
        <w:rPr>
          <w:rFonts w:ascii="Times New Roman" w:hAnsi="Times New Roman" w:cs="Times New Roman"/>
          <w:b/>
          <w:bCs/>
          <w:sz w:val="32"/>
          <w:szCs w:val="32"/>
        </w:rPr>
        <w:br/>
      </w:r>
      <w:r w:rsidR="00F308E6" w:rsidRPr="00113134">
        <w:rPr>
          <w:rFonts w:ascii="Times New Roman" w:hAnsi="Times New Roman" w:cs="Times New Roman"/>
          <w:b/>
          <w:bCs/>
          <w:noProof/>
          <w:sz w:val="32"/>
          <w:szCs w:val="32"/>
        </w:rPr>
        <w:drawing>
          <wp:inline distT="0" distB="0" distL="0" distR="0" wp14:anchorId="52F837BE" wp14:editId="1DF9E5B6">
            <wp:extent cx="5943600" cy="2446020"/>
            <wp:effectExtent l="0" t="0" r="0" b="0"/>
            <wp:docPr id="191735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3461" name=""/>
                    <pic:cNvPicPr/>
                  </pic:nvPicPr>
                  <pic:blipFill>
                    <a:blip r:embed="rId41"/>
                    <a:stretch>
                      <a:fillRect/>
                    </a:stretch>
                  </pic:blipFill>
                  <pic:spPr>
                    <a:xfrm>
                      <a:off x="0" y="0"/>
                      <a:ext cx="5943600" cy="2446020"/>
                    </a:xfrm>
                    <a:prstGeom prst="rect">
                      <a:avLst/>
                    </a:prstGeom>
                  </pic:spPr>
                </pic:pic>
              </a:graphicData>
            </a:graphic>
          </wp:inline>
        </w:drawing>
      </w:r>
      <w:r w:rsidR="000C0FE5" w:rsidRPr="00113134">
        <w:rPr>
          <w:rFonts w:ascii="Times New Roman" w:hAnsi="Times New Roman" w:cs="Times New Roman"/>
          <w:b/>
          <w:bCs/>
          <w:sz w:val="32"/>
          <w:szCs w:val="32"/>
        </w:rPr>
        <w:br/>
      </w:r>
      <w:r w:rsidR="00F308E6" w:rsidRPr="00113134">
        <w:rPr>
          <w:rFonts w:ascii="Times New Roman" w:hAnsi="Times New Roman" w:cs="Times New Roman"/>
          <w:b/>
          <w:bCs/>
          <w:sz w:val="32"/>
          <w:szCs w:val="32"/>
        </w:rPr>
        <w:br/>
      </w:r>
      <w:r w:rsidR="00F308E6" w:rsidRPr="00113134">
        <w:rPr>
          <w:rFonts w:ascii="Times New Roman" w:hAnsi="Times New Roman" w:cs="Times New Roman"/>
          <w:b/>
          <w:bCs/>
          <w:sz w:val="32"/>
          <w:szCs w:val="32"/>
        </w:rPr>
        <w:br/>
      </w:r>
      <w:r w:rsidR="00F308E6" w:rsidRPr="00113134">
        <w:rPr>
          <w:rStyle w:val="Heading2Char"/>
          <w:rFonts w:ascii="Times New Roman" w:hAnsi="Times New Roman" w:cs="Times New Roman"/>
        </w:rPr>
        <w:t>Planned Gantt Chart</w:t>
      </w:r>
      <w:r w:rsidR="00F308E6" w:rsidRPr="00113134">
        <w:rPr>
          <w:rFonts w:ascii="Times New Roman" w:hAnsi="Times New Roman" w:cs="Times New Roman"/>
          <w:b/>
          <w:bCs/>
          <w:sz w:val="32"/>
          <w:szCs w:val="32"/>
        </w:rPr>
        <w:t xml:space="preserve"> </w:t>
      </w:r>
      <w:r w:rsidR="00F308E6" w:rsidRPr="00113134">
        <w:rPr>
          <w:rFonts w:ascii="Times New Roman" w:hAnsi="Times New Roman" w:cs="Times New Roman"/>
          <w:b/>
          <w:bCs/>
          <w:sz w:val="32"/>
          <w:szCs w:val="32"/>
        </w:rPr>
        <w:br/>
      </w:r>
      <w:r w:rsidR="00F308E6" w:rsidRPr="00113134">
        <w:rPr>
          <w:rFonts w:ascii="Times New Roman" w:hAnsi="Times New Roman" w:cs="Times New Roman"/>
          <w:b/>
          <w:bCs/>
          <w:noProof/>
          <w:sz w:val="32"/>
          <w:szCs w:val="32"/>
        </w:rPr>
        <w:lastRenderedPageBreak/>
        <w:drawing>
          <wp:inline distT="0" distB="0" distL="0" distR="0" wp14:anchorId="36FD4263" wp14:editId="11F34096">
            <wp:extent cx="6108761" cy="1317691"/>
            <wp:effectExtent l="0" t="0" r="6350" b="0"/>
            <wp:docPr id="4" name="Picture 3" descr="A screenshot of a computer&#10;&#10;Description automatically generated">
              <a:extLst xmlns:a="http://schemas.openxmlformats.org/drawingml/2006/main">
                <a:ext uri="{FF2B5EF4-FFF2-40B4-BE49-F238E27FC236}">
                  <a16:creationId xmlns:a16="http://schemas.microsoft.com/office/drawing/2014/main" id="{6B33ECB4-114D-2F9D-F619-800C6061A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6B33ECB4-114D-2F9D-F619-800C6061A00F}"/>
                        </a:ext>
                      </a:extLst>
                    </pic:cNvPr>
                    <pic:cNvPicPr>
                      <a:picLocks noChangeAspect="1"/>
                    </pic:cNvPicPr>
                  </pic:nvPicPr>
                  <pic:blipFill>
                    <a:blip r:embed="rId42"/>
                    <a:stretch>
                      <a:fillRect/>
                    </a:stretch>
                  </pic:blipFill>
                  <pic:spPr>
                    <a:xfrm>
                      <a:off x="0" y="0"/>
                      <a:ext cx="6115674" cy="1319182"/>
                    </a:xfrm>
                    <a:prstGeom prst="rect">
                      <a:avLst/>
                    </a:prstGeom>
                  </pic:spPr>
                </pic:pic>
              </a:graphicData>
            </a:graphic>
          </wp:inline>
        </w:drawing>
      </w:r>
      <w:r w:rsidR="00F308E6" w:rsidRPr="00113134">
        <w:rPr>
          <w:rFonts w:ascii="Times New Roman" w:hAnsi="Times New Roman" w:cs="Times New Roman"/>
          <w:b/>
          <w:bCs/>
          <w:sz w:val="32"/>
          <w:szCs w:val="32"/>
        </w:rPr>
        <w:br/>
      </w:r>
      <w:r w:rsidR="00F308E6" w:rsidRPr="00113134">
        <w:rPr>
          <w:rFonts w:ascii="Times New Roman" w:hAnsi="Times New Roman" w:cs="Times New Roman"/>
          <w:b/>
          <w:bCs/>
          <w:sz w:val="32"/>
          <w:szCs w:val="32"/>
        </w:rPr>
        <w:br/>
      </w:r>
      <w:r w:rsidR="00F36E6B" w:rsidRPr="00113134">
        <w:rPr>
          <w:rStyle w:val="Heading2Char"/>
          <w:rFonts w:ascii="Times New Roman" w:hAnsi="Times New Roman" w:cs="Times New Roman"/>
        </w:rPr>
        <w:t>Actual Gantt Chart</w:t>
      </w:r>
      <w:r w:rsidR="006F23B1" w:rsidRPr="00113134">
        <w:rPr>
          <w:rFonts w:ascii="Times New Roman" w:hAnsi="Times New Roman" w:cs="Times New Roman"/>
          <w:b/>
          <w:bCs/>
          <w:noProof/>
          <w:sz w:val="32"/>
          <w:szCs w:val="32"/>
        </w:rPr>
        <w:drawing>
          <wp:inline distT="0" distB="0" distL="0" distR="0" wp14:anchorId="76D9A0B7" wp14:editId="3C016846">
            <wp:extent cx="5937885" cy="1947545"/>
            <wp:effectExtent l="0" t="0" r="5715" b="0"/>
            <wp:docPr id="86877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7885" cy="1947545"/>
                    </a:xfrm>
                    <a:prstGeom prst="rect">
                      <a:avLst/>
                    </a:prstGeom>
                    <a:noFill/>
                    <a:ln>
                      <a:noFill/>
                    </a:ln>
                  </pic:spPr>
                </pic:pic>
              </a:graphicData>
            </a:graphic>
          </wp:inline>
        </w:drawing>
      </w:r>
      <w:r w:rsidR="000C0FE5" w:rsidRPr="00113134">
        <w:rPr>
          <w:rStyle w:val="Heading2Char"/>
          <w:rFonts w:ascii="Times New Roman" w:hAnsi="Times New Roman" w:cs="Times New Roman"/>
        </w:rPr>
        <w:t xml:space="preserve">Requirement gathering &amp; </w:t>
      </w:r>
      <w:r w:rsidR="00C72D05" w:rsidRPr="00113134">
        <w:rPr>
          <w:rStyle w:val="Heading2Char"/>
          <w:rFonts w:ascii="Times New Roman" w:hAnsi="Times New Roman" w:cs="Times New Roman"/>
        </w:rPr>
        <w:t>Evidence</w:t>
      </w:r>
      <w:r w:rsidR="000C0FE5" w:rsidRPr="00113134">
        <w:rPr>
          <w:rFonts w:ascii="Times New Roman" w:hAnsi="Times New Roman" w:cs="Times New Roman"/>
          <w:b/>
          <w:bCs/>
          <w:sz w:val="32"/>
          <w:szCs w:val="32"/>
        </w:rPr>
        <w:br/>
      </w:r>
      <w:r w:rsidR="000C0FE5" w:rsidRPr="00113134">
        <w:rPr>
          <w:rFonts w:ascii="Times New Roman" w:hAnsi="Times New Roman" w:cs="Times New Roman"/>
          <w:b/>
          <w:bCs/>
          <w:sz w:val="32"/>
          <w:szCs w:val="32"/>
        </w:rPr>
        <w:br/>
      </w:r>
      <w:r w:rsidR="000C0FE5" w:rsidRPr="00113134">
        <w:rPr>
          <w:rFonts w:ascii="Times New Roman" w:hAnsi="Times New Roman" w:cs="Times New Roman"/>
          <w:b/>
          <w:bCs/>
          <w:color w:val="202124"/>
          <w:shd w:val="clear" w:color="auto" w:fill="FFFFFF"/>
        </w:rPr>
        <w:t>Results were as below:</w:t>
      </w:r>
      <w:r w:rsidR="000C0FE5" w:rsidRPr="00113134">
        <w:rPr>
          <w:rFonts w:ascii="Times New Roman" w:hAnsi="Times New Roman" w:cs="Times New Roman"/>
          <w:b/>
          <w:bCs/>
          <w:color w:val="202124"/>
          <w:shd w:val="clear" w:color="auto" w:fill="FFFFFF"/>
        </w:rPr>
        <w:br/>
      </w:r>
      <w:r w:rsidR="000C0FE5" w:rsidRPr="00113134">
        <w:rPr>
          <w:rFonts w:ascii="Times New Roman" w:eastAsia="Times New Roman" w:hAnsi="Times New Roman" w:cs="Times New Roman"/>
          <w:b/>
          <w:bCs/>
          <w:noProof/>
          <w:sz w:val="24"/>
          <w:szCs w:val="24"/>
          <w:lang w:bidi="si-LK"/>
        </w:rPr>
        <w:drawing>
          <wp:inline distT="0" distB="0" distL="0" distR="0" wp14:anchorId="3AD841CB" wp14:editId="1560DB9F">
            <wp:extent cx="5943600" cy="3719830"/>
            <wp:effectExtent l="0" t="0" r="0" b="0"/>
            <wp:docPr id="145708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3081" name=""/>
                    <pic:cNvPicPr/>
                  </pic:nvPicPr>
                  <pic:blipFill>
                    <a:blip r:embed="rId44"/>
                    <a:stretch>
                      <a:fillRect/>
                    </a:stretch>
                  </pic:blipFill>
                  <pic:spPr>
                    <a:xfrm>
                      <a:off x="0" y="0"/>
                      <a:ext cx="5943600" cy="3719830"/>
                    </a:xfrm>
                    <a:prstGeom prst="rect">
                      <a:avLst/>
                    </a:prstGeom>
                  </pic:spPr>
                </pic:pic>
              </a:graphicData>
            </a:graphic>
          </wp:inline>
        </w:drawing>
      </w:r>
      <w:r w:rsidR="000C0FE5" w:rsidRPr="00113134">
        <w:rPr>
          <w:rFonts w:ascii="Times New Roman" w:hAnsi="Times New Roman" w:cs="Times New Roman"/>
          <w:b/>
          <w:bCs/>
          <w:color w:val="202124"/>
          <w:shd w:val="clear" w:color="auto" w:fill="FFFFFF"/>
        </w:rPr>
        <w:br/>
      </w:r>
      <w:r w:rsidR="000C0FE5" w:rsidRPr="00113134">
        <w:rPr>
          <w:rFonts w:ascii="Times New Roman" w:hAnsi="Times New Roman" w:cs="Times New Roman"/>
          <w:b/>
          <w:bCs/>
          <w:color w:val="202124"/>
          <w:shd w:val="clear" w:color="auto" w:fill="FFFFFF"/>
        </w:rPr>
        <w:lastRenderedPageBreak/>
        <w:br/>
      </w:r>
      <w:r w:rsidR="000C0FE5" w:rsidRPr="00113134">
        <w:rPr>
          <w:rFonts w:ascii="Times New Roman" w:eastAsia="Times New Roman" w:hAnsi="Times New Roman" w:cs="Times New Roman"/>
          <w:b/>
          <w:bCs/>
          <w:noProof/>
          <w:sz w:val="24"/>
          <w:szCs w:val="24"/>
          <w:lang w:bidi="si-LK"/>
        </w:rPr>
        <w:drawing>
          <wp:inline distT="0" distB="0" distL="0" distR="0" wp14:anchorId="3FD61231" wp14:editId="1284BAD2">
            <wp:extent cx="5943600" cy="3008630"/>
            <wp:effectExtent l="0" t="0" r="0" b="1270"/>
            <wp:docPr id="212238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88136" name=""/>
                    <pic:cNvPicPr/>
                  </pic:nvPicPr>
                  <pic:blipFill>
                    <a:blip r:embed="rId45"/>
                    <a:stretch>
                      <a:fillRect/>
                    </a:stretch>
                  </pic:blipFill>
                  <pic:spPr>
                    <a:xfrm>
                      <a:off x="0" y="0"/>
                      <a:ext cx="5943600" cy="3008630"/>
                    </a:xfrm>
                    <a:prstGeom prst="rect">
                      <a:avLst/>
                    </a:prstGeom>
                  </pic:spPr>
                </pic:pic>
              </a:graphicData>
            </a:graphic>
          </wp:inline>
        </w:drawing>
      </w:r>
      <w:r w:rsidR="000C0FE5" w:rsidRPr="00113134">
        <w:rPr>
          <w:rFonts w:ascii="Times New Roman" w:hAnsi="Times New Roman" w:cs="Times New Roman"/>
          <w:b/>
          <w:bCs/>
          <w:color w:val="202124"/>
          <w:shd w:val="clear" w:color="auto" w:fill="FFFFFF"/>
        </w:rPr>
        <w:br/>
      </w:r>
      <w:r w:rsidR="000C0FE5" w:rsidRPr="00113134">
        <w:rPr>
          <w:rFonts w:ascii="Times New Roman" w:hAnsi="Times New Roman" w:cs="Times New Roman"/>
          <w:b/>
          <w:bCs/>
          <w:color w:val="202124"/>
          <w:shd w:val="clear" w:color="auto" w:fill="FFFFFF"/>
        </w:rPr>
        <w:br/>
      </w:r>
      <w:r w:rsidR="000C0FE5" w:rsidRPr="00113134">
        <w:rPr>
          <w:rFonts w:ascii="Times New Roman" w:hAnsi="Times New Roman" w:cs="Times New Roman"/>
          <w:b/>
          <w:bCs/>
          <w:noProof/>
          <w:color w:val="202124"/>
          <w:shd w:val="clear" w:color="auto" w:fill="FFFFFF"/>
          <w:lang w:bidi="si-LK"/>
        </w:rPr>
        <w:drawing>
          <wp:inline distT="0" distB="0" distL="0" distR="0" wp14:anchorId="08FFB5AD" wp14:editId="54E967D7">
            <wp:extent cx="5943600" cy="3184525"/>
            <wp:effectExtent l="0" t="0" r="0" b="0"/>
            <wp:docPr id="9124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6508" name=""/>
                    <pic:cNvPicPr/>
                  </pic:nvPicPr>
                  <pic:blipFill>
                    <a:blip r:embed="rId46"/>
                    <a:stretch>
                      <a:fillRect/>
                    </a:stretch>
                  </pic:blipFill>
                  <pic:spPr>
                    <a:xfrm>
                      <a:off x="0" y="0"/>
                      <a:ext cx="5943600" cy="3184525"/>
                    </a:xfrm>
                    <a:prstGeom prst="rect">
                      <a:avLst/>
                    </a:prstGeom>
                  </pic:spPr>
                </pic:pic>
              </a:graphicData>
            </a:graphic>
          </wp:inline>
        </w:drawing>
      </w:r>
      <w:r w:rsidR="000C0FE5" w:rsidRPr="00113134">
        <w:rPr>
          <w:rFonts w:ascii="Times New Roman" w:hAnsi="Times New Roman" w:cs="Times New Roman"/>
          <w:b/>
          <w:bCs/>
          <w:color w:val="202124"/>
          <w:shd w:val="clear" w:color="auto" w:fill="FFFFFF"/>
        </w:rPr>
        <w:br/>
      </w:r>
      <w:r w:rsidR="000C0FE5" w:rsidRPr="00113134">
        <w:rPr>
          <w:rFonts w:ascii="Times New Roman" w:hAnsi="Times New Roman" w:cs="Times New Roman"/>
          <w:b/>
          <w:bCs/>
          <w:color w:val="202124"/>
          <w:shd w:val="clear" w:color="auto" w:fill="FFFFFF"/>
        </w:rPr>
        <w:br/>
      </w:r>
      <w:r w:rsidR="000C0FE5" w:rsidRPr="00113134">
        <w:rPr>
          <w:rFonts w:ascii="Times New Roman" w:eastAsia="Times New Roman" w:hAnsi="Times New Roman" w:cs="Times New Roman"/>
          <w:b/>
          <w:bCs/>
          <w:noProof/>
          <w:sz w:val="24"/>
          <w:szCs w:val="24"/>
          <w:lang w:bidi="si-LK"/>
        </w:rPr>
        <w:lastRenderedPageBreak/>
        <w:drawing>
          <wp:inline distT="0" distB="0" distL="0" distR="0" wp14:anchorId="19419393" wp14:editId="03C73A89">
            <wp:extent cx="5943600" cy="3042920"/>
            <wp:effectExtent l="0" t="0" r="0" b="5080"/>
            <wp:docPr id="119102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2173" name=""/>
                    <pic:cNvPicPr/>
                  </pic:nvPicPr>
                  <pic:blipFill>
                    <a:blip r:embed="rId47"/>
                    <a:stretch>
                      <a:fillRect/>
                    </a:stretch>
                  </pic:blipFill>
                  <pic:spPr>
                    <a:xfrm>
                      <a:off x="0" y="0"/>
                      <a:ext cx="5943600" cy="3042920"/>
                    </a:xfrm>
                    <a:prstGeom prst="rect">
                      <a:avLst/>
                    </a:prstGeom>
                  </pic:spPr>
                </pic:pic>
              </a:graphicData>
            </a:graphic>
          </wp:inline>
        </w:drawing>
      </w:r>
      <w:r w:rsidR="000C0FE5" w:rsidRPr="00113134">
        <w:rPr>
          <w:rFonts w:ascii="Times New Roman" w:hAnsi="Times New Roman" w:cs="Times New Roman"/>
          <w:b/>
          <w:bCs/>
          <w:color w:val="202124"/>
          <w:shd w:val="clear" w:color="auto" w:fill="FFFFFF"/>
        </w:rPr>
        <w:br/>
      </w:r>
      <w:r w:rsidR="000C0FE5" w:rsidRPr="00113134">
        <w:rPr>
          <w:rFonts w:ascii="Times New Roman" w:hAnsi="Times New Roman" w:cs="Times New Roman"/>
          <w:b/>
          <w:bCs/>
          <w:color w:val="202124"/>
          <w:shd w:val="clear" w:color="auto" w:fill="FFFFFF"/>
        </w:rPr>
        <w:br/>
      </w:r>
      <w:r w:rsidR="000C0FE5" w:rsidRPr="00113134">
        <w:rPr>
          <w:rFonts w:ascii="Times New Roman" w:eastAsia="Times New Roman" w:hAnsi="Times New Roman" w:cs="Times New Roman"/>
          <w:b/>
          <w:bCs/>
          <w:noProof/>
          <w:sz w:val="24"/>
          <w:szCs w:val="24"/>
          <w:lang w:bidi="si-LK"/>
        </w:rPr>
        <w:drawing>
          <wp:inline distT="0" distB="0" distL="0" distR="0" wp14:anchorId="0D1D3BDE" wp14:editId="358E5990">
            <wp:extent cx="5943600" cy="2444750"/>
            <wp:effectExtent l="0" t="0" r="0" b="0"/>
            <wp:docPr id="210817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70870" name=""/>
                    <pic:cNvPicPr/>
                  </pic:nvPicPr>
                  <pic:blipFill>
                    <a:blip r:embed="rId48"/>
                    <a:stretch>
                      <a:fillRect/>
                    </a:stretch>
                  </pic:blipFill>
                  <pic:spPr>
                    <a:xfrm>
                      <a:off x="0" y="0"/>
                      <a:ext cx="5943600" cy="2444750"/>
                    </a:xfrm>
                    <a:prstGeom prst="rect">
                      <a:avLst/>
                    </a:prstGeom>
                  </pic:spPr>
                </pic:pic>
              </a:graphicData>
            </a:graphic>
          </wp:inline>
        </w:drawing>
      </w:r>
    </w:p>
    <w:p w14:paraId="40887CC0" w14:textId="1630F33D" w:rsidR="00BA18C7" w:rsidRPr="00113134" w:rsidRDefault="000C0FE5" w:rsidP="00BA18C7">
      <w:pPr>
        <w:rPr>
          <w:rFonts w:ascii="Times New Roman" w:hAnsi="Times New Roman" w:cs="Times New Roman"/>
          <w:b/>
          <w:bCs/>
          <w:sz w:val="32"/>
          <w:szCs w:val="32"/>
        </w:rPr>
      </w:pPr>
      <w:r w:rsidRPr="00113134">
        <w:rPr>
          <w:rFonts w:ascii="Times New Roman" w:hAnsi="Times New Roman" w:cs="Times New Roman"/>
        </w:rPr>
        <w:br/>
      </w:r>
      <w:r w:rsidR="00604F74" w:rsidRPr="00113134">
        <w:rPr>
          <w:rFonts w:ascii="Times New Roman" w:hAnsi="Times New Roman" w:cs="Times New Roman"/>
          <w:b/>
          <w:bCs/>
          <w:sz w:val="32"/>
          <w:szCs w:val="32"/>
        </w:rPr>
        <w:br/>
      </w:r>
      <w:bookmarkStart w:id="250" w:name="_Toc193366970"/>
      <w:r w:rsidR="009505DB" w:rsidRPr="00113134">
        <w:rPr>
          <w:rStyle w:val="Heading2Char"/>
          <w:rFonts w:ascii="Times New Roman" w:hAnsi="Times New Roman" w:cs="Times New Roman"/>
        </w:rPr>
        <w:t>Supervisor log sheets</w:t>
      </w:r>
      <w:bookmarkEnd w:id="250"/>
      <w:r w:rsidR="009505DB" w:rsidRPr="00113134">
        <w:rPr>
          <w:rFonts w:ascii="Times New Roman" w:hAnsi="Times New Roman" w:cs="Times New Roman"/>
          <w:b/>
          <w:bCs/>
          <w:sz w:val="32"/>
          <w:szCs w:val="32"/>
        </w:rPr>
        <w:br/>
      </w:r>
      <w:r w:rsidR="009505DB" w:rsidRPr="00113134">
        <w:rPr>
          <w:rFonts w:ascii="Times New Roman" w:hAnsi="Times New Roman" w:cs="Times New Roman"/>
          <w:b/>
          <w:bCs/>
          <w:sz w:val="32"/>
          <w:szCs w:val="32"/>
        </w:rPr>
        <w:br/>
      </w:r>
      <w:r w:rsidR="009505DB" w:rsidRPr="00113134">
        <w:rPr>
          <w:rFonts w:ascii="Times New Roman" w:hAnsi="Times New Roman" w:cs="Times New Roman"/>
          <w:b/>
          <w:bCs/>
          <w:sz w:val="28"/>
          <w:szCs w:val="28"/>
        </w:rPr>
        <w:t>(</w:t>
      </w:r>
      <w:r w:rsidR="00BA18C7" w:rsidRPr="00113134">
        <w:rPr>
          <w:rFonts w:ascii="Times New Roman" w:hAnsi="Times New Roman" w:cs="Times New Roman"/>
          <w:b/>
          <w:bCs/>
          <w:sz w:val="28"/>
          <w:szCs w:val="28"/>
        </w:rPr>
        <w:t>We were unable to collect the log sheet as our team members were away from the Gampaha Center. However, we have informed Madam Anjana about this matter.)</w:t>
      </w:r>
    </w:p>
    <w:p w14:paraId="640ACBEB" w14:textId="4F26B4E1" w:rsidR="009505DB" w:rsidRPr="00113134" w:rsidRDefault="009505DB" w:rsidP="009505DB">
      <w:pPr>
        <w:rPr>
          <w:rFonts w:ascii="Times New Roman" w:hAnsi="Times New Roman" w:cs="Times New Roman"/>
          <w:b/>
          <w:bCs/>
          <w:sz w:val="32"/>
          <w:szCs w:val="32"/>
        </w:rPr>
      </w:pPr>
    </w:p>
    <w:p w14:paraId="79C92120" w14:textId="77777777" w:rsidR="00C610AC" w:rsidRDefault="00F7434B" w:rsidP="00F7434B">
      <w:pPr>
        <w:pStyle w:val="Heading2"/>
        <w:rPr>
          <w:rFonts w:ascii="Times New Roman" w:hAnsi="Times New Roman" w:cs="Times New Roman"/>
        </w:rPr>
      </w:pPr>
      <w:bookmarkStart w:id="251" w:name="_Toc193366971"/>
      <w:r w:rsidRPr="00113134">
        <w:rPr>
          <w:rFonts w:ascii="Times New Roman" w:hAnsi="Times New Roman" w:cs="Times New Roman"/>
        </w:rPr>
        <w:lastRenderedPageBreak/>
        <w:t>Other Documents</w:t>
      </w:r>
      <w:bookmarkEnd w:id="251"/>
      <w:r w:rsidR="00900ADC" w:rsidRPr="00113134">
        <w:rPr>
          <w:rFonts w:ascii="Times New Roman" w:hAnsi="Times New Roman" w:cs="Times New Roman"/>
        </w:rPr>
        <w:br/>
      </w:r>
      <w:r w:rsidR="00900ADC" w:rsidRPr="00113134">
        <w:rPr>
          <w:rFonts w:ascii="Times New Roman" w:hAnsi="Times New Roman" w:cs="Times New Roman"/>
        </w:rPr>
        <w:br/>
      </w:r>
      <w:r w:rsidR="00C610AC">
        <w:rPr>
          <w:rFonts w:ascii="Times New Roman" w:hAnsi="Times New Roman" w:cs="Times New Roman"/>
        </w:rPr>
        <w:t>Plagarism Report</w:t>
      </w:r>
    </w:p>
    <w:p w14:paraId="4CC5E486" w14:textId="77777777" w:rsidR="00C610AC" w:rsidRDefault="00C610AC" w:rsidP="00F7434B">
      <w:pPr>
        <w:pStyle w:val="Heading2"/>
        <w:rPr>
          <w:rFonts w:ascii="Times New Roman" w:hAnsi="Times New Roman" w:cs="Times New Roman"/>
        </w:rPr>
      </w:pPr>
    </w:p>
    <w:p w14:paraId="3EAA0BE6" w14:textId="5935B66C" w:rsidR="0046437E" w:rsidRPr="00113134" w:rsidRDefault="00C610AC" w:rsidP="00F7434B">
      <w:pPr>
        <w:pStyle w:val="Heading2"/>
        <w:rPr>
          <w:rFonts w:ascii="Times New Roman" w:hAnsi="Times New Roman" w:cs="Times New Roman"/>
        </w:rPr>
      </w:pPr>
      <w:r>
        <w:rPr>
          <w:rFonts w:ascii="Times New Roman" w:hAnsi="Times New Roman" w:cs="Times New Roman"/>
          <w:noProof/>
        </w:rPr>
        <w:drawing>
          <wp:inline distT="0" distB="0" distL="0" distR="0" wp14:anchorId="7CA4383B" wp14:editId="0FD87547">
            <wp:extent cx="5943600" cy="4290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943600" cy="4290695"/>
                    </a:xfrm>
                    <a:prstGeom prst="rect">
                      <a:avLst/>
                    </a:prstGeom>
                  </pic:spPr>
                </pic:pic>
              </a:graphicData>
            </a:graphic>
          </wp:inline>
        </w:drawing>
      </w:r>
      <w:r>
        <w:rPr>
          <w:rFonts w:ascii="Times New Roman" w:hAnsi="Times New Roman" w:cs="Times New Roman"/>
        </w:rPr>
        <w:t xml:space="preserve"> </w:t>
      </w:r>
    </w:p>
    <w:sectPr w:rsidR="0046437E" w:rsidRPr="00113134" w:rsidSect="00C34406">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27E6" w14:textId="77777777" w:rsidR="00B1066D" w:rsidRDefault="00B1066D" w:rsidP="003457D7">
      <w:pPr>
        <w:spacing w:after="0" w:line="240" w:lineRule="auto"/>
      </w:pPr>
      <w:r>
        <w:separator/>
      </w:r>
    </w:p>
  </w:endnote>
  <w:endnote w:type="continuationSeparator" w:id="0">
    <w:p w14:paraId="7D00F422" w14:textId="77777777" w:rsidR="00B1066D" w:rsidRDefault="00B1066D" w:rsidP="00345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383158"/>
      <w:docPartObj>
        <w:docPartGallery w:val="Page Numbers (Bottom of Page)"/>
        <w:docPartUnique/>
      </w:docPartObj>
    </w:sdtPr>
    <w:sdtEndPr>
      <w:rPr>
        <w:color w:val="7F7F7F" w:themeColor="background1" w:themeShade="7F"/>
        <w:spacing w:val="60"/>
      </w:rPr>
    </w:sdtEndPr>
    <w:sdtContent>
      <w:p w14:paraId="59DDF9B6" w14:textId="20DFE20D" w:rsidR="00D92056" w:rsidRDefault="00D9205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E7967" w:rsidRPr="00CE7967">
          <w:rPr>
            <w:b/>
            <w:bCs/>
            <w:noProof/>
          </w:rPr>
          <w:t>20</w:t>
        </w:r>
        <w:r>
          <w:rPr>
            <w:b/>
            <w:bCs/>
            <w:noProof/>
          </w:rPr>
          <w:fldChar w:fldCharType="end"/>
        </w:r>
        <w:r>
          <w:rPr>
            <w:b/>
            <w:bCs/>
          </w:rPr>
          <w:t xml:space="preserve"> | </w:t>
        </w:r>
        <w:r>
          <w:rPr>
            <w:color w:val="7F7F7F" w:themeColor="background1" w:themeShade="7F"/>
            <w:spacing w:val="60"/>
          </w:rPr>
          <w:t>Page</w:t>
        </w:r>
      </w:p>
    </w:sdtContent>
  </w:sdt>
  <w:p w14:paraId="1EF9A8CF" w14:textId="77777777" w:rsidR="00D92056" w:rsidRDefault="00D92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C3B29" w14:textId="77777777" w:rsidR="00B1066D" w:rsidRDefault="00B1066D" w:rsidP="003457D7">
      <w:pPr>
        <w:spacing w:after="0" w:line="240" w:lineRule="auto"/>
      </w:pPr>
      <w:r>
        <w:separator/>
      </w:r>
    </w:p>
  </w:footnote>
  <w:footnote w:type="continuationSeparator" w:id="0">
    <w:p w14:paraId="4EED7AEC" w14:textId="77777777" w:rsidR="00B1066D" w:rsidRDefault="00B1066D" w:rsidP="00345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011"/>
    <w:multiLevelType w:val="multilevel"/>
    <w:tmpl w:val="A8BC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737C"/>
    <w:multiLevelType w:val="multilevel"/>
    <w:tmpl w:val="3688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C5B53"/>
    <w:multiLevelType w:val="multilevel"/>
    <w:tmpl w:val="AEC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0493"/>
    <w:multiLevelType w:val="multilevel"/>
    <w:tmpl w:val="6CB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742A6"/>
    <w:multiLevelType w:val="multilevel"/>
    <w:tmpl w:val="3AB6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42DA0"/>
    <w:multiLevelType w:val="multilevel"/>
    <w:tmpl w:val="043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025F0"/>
    <w:multiLevelType w:val="multilevel"/>
    <w:tmpl w:val="4876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E5B53"/>
    <w:multiLevelType w:val="multilevel"/>
    <w:tmpl w:val="700C0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E2452"/>
    <w:multiLevelType w:val="multilevel"/>
    <w:tmpl w:val="11EA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07E69"/>
    <w:multiLevelType w:val="multilevel"/>
    <w:tmpl w:val="ACE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1728F"/>
    <w:multiLevelType w:val="multilevel"/>
    <w:tmpl w:val="3CE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1179B"/>
    <w:multiLevelType w:val="multilevel"/>
    <w:tmpl w:val="98DE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26644"/>
    <w:multiLevelType w:val="multilevel"/>
    <w:tmpl w:val="06A4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741E0"/>
    <w:multiLevelType w:val="multilevel"/>
    <w:tmpl w:val="F27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1388C"/>
    <w:multiLevelType w:val="multilevel"/>
    <w:tmpl w:val="496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666EA"/>
    <w:multiLevelType w:val="multilevel"/>
    <w:tmpl w:val="F89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10AB3"/>
    <w:multiLevelType w:val="multilevel"/>
    <w:tmpl w:val="386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53CAA"/>
    <w:multiLevelType w:val="multilevel"/>
    <w:tmpl w:val="09E2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E5626"/>
    <w:multiLevelType w:val="multilevel"/>
    <w:tmpl w:val="8F5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64C38"/>
    <w:multiLevelType w:val="multilevel"/>
    <w:tmpl w:val="A1EEA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B0C69"/>
    <w:multiLevelType w:val="multilevel"/>
    <w:tmpl w:val="7C2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E413E"/>
    <w:multiLevelType w:val="multilevel"/>
    <w:tmpl w:val="50B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05CF1"/>
    <w:multiLevelType w:val="multilevel"/>
    <w:tmpl w:val="AE5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F182D"/>
    <w:multiLevelType w:val="multilevel"/>
    <w:tmpl w:val="3448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94330"/>
    <w:multiLevelType w:val="multilevel"/>
    <w:tmpl w:val="E7BA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B070A"/>
    <w:multiLevelType w:val="multilevel"/>
    <w:tmpl w:val="789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77E84"/>
    <w:multiLevelType w:val="multilevel"/>
    <w:tmpl w:val="CB983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1D4C14"/>
    <w:multiLevelType w:val="multilevel"/>
    <w:tmpl w:val="BEA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00CF8"/>
    <w:multiLevelType w:val="multilevel"/>
    <w:tmpl w:val="932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F4E6F"/>
    <w:multiLevelType w:val="multilevel"/>
    <w:tmpl w:val="79D2E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40C63"/>
    <w:multiLevelType w:val="multilevel"/>
    <w:tmpl w:val="E9F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060B06"/>
    <w:multiLevelType w:val="multilevel"/>
    <w:tmpl w:val="1F30E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DF114C"/>
    <w:multiLevelType w:val="multilevel"/>
    <w:tmpl w:val="7F32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4285D"/>
    <w:multiLevelType w:val="multilevel"/>
    <w:tmpl w:val="40C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023807"/>
    <w:multiLevelType w:val="multilevel"/>
    <w:tmpl w:val="67A6D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8D1D95"/>
    <w:multiLevelType w:val="multilevel"/>
    <w:tmpl w:val="34F2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0A5EE9"/>
    <w:multiLevelType w:val="multilevel"/>
    <w:tmpl w:val="9BC2F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5D35C5"/>
    <w:multiLevelType w:val="multilevel"/>
    <w:tmpl w:val="0B6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852869"/>
    <w:multiLevelType w:val="multilevel"/>
    <w:tmpl w:val="07D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331B1"/>
    <w:multiLevelType w:val="multilevel"/>
    <w:tmpl w:val="412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B5E41"/>
    <w:multiLevelType w:val="multilevel"/>
    <w:tmpl w:val="6AC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24FBC"/>
    <w:multiLevelType w:val="multilevel"/>
    <w:tmpl w:val="5A723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0434B"/>
    <w:multiLevelType w:val="multilevel"/>
    <w:tmpl w:val="D218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5651F0"/>
    <w:multiLevelType w:val="multilevel"/>
    <w:tmpl w:val="39B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70BAF"/>
    <w:multiLevelType w:val="multilevel"/>
    <w:tmpl w:val="F87C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62C78"/>
    <w:multiLevelType w:val="multilevel"/>
    <w:tmpl w:val="8812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F36720"/>
    <w:multiLevelType w:val="multilevel"/>
    <w:tmpl w:val="100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B0271E"/>
    <w:multiLevelType w:val="multilevel"/>
    <w:tmpl w:val="ECAAF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AC5FBD"/>
    <w:multiLevelType w:val="multilevel"/>
    <w:tmpl w:val="4CB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BF1CFA"/>
    <w:multiLevelType w:val="multilevel"/>
    <w:tmpl w:val="9C3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7B5260"/>
    <w:multiLevelType w:val="multilevel"/>
    <w:tmpl w:val="D932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607E28"/>
    <w:multiLevelType w:val="multilevel"/>
    <w:tmpl w:val="42A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8C1E77"/>
    <w:multiLevelType w:val="hybridMultilevel"/>
    <w:tmpl w:val="4BBCE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6647B7"/>
    <w:multiLevelType w:val="multilevel"/>
    <w:tmpl w:val="E2F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133966"/>
    <w:multiLevelType w:val="multilevel"/>
    <w:tmpl w:val="5E8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3674FB"/>
    <w:multiLevelType w:val="multilevel"/>
    <w:tmpl w:val="052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C568D"/>
    <w:multiLevelType w:val="multilevel"/>
    <w:tmpl w:val="4862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0D7C41"/>
    <w:multiLevelType w:val="multilevel"/>
    <w:tmpl w:val="2958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11DC0"/>
    <w:multiLevelType w:val="multilevel"/>
    <w:tmpl w:val="FA067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15494B"/>
    <w:multiLevelType w:val="multilevel"/>
    <w:tmpl w:val="F048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735238"/>
    <w:multiLevelType w:val="multilevel"/>
    <w:tmpl w:val="FB1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B3697A"/>
    <w:multiLevelType w:val="multilevel"/>
    <w:tmpl w:val="55C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D3136F"/>
    <w:multiLevelType w:val="multilevel"/>
    <w:tmpl w:val="885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D73DEA"/>
    <w:multiLevelType w:val="multilevel"/>
    <w:tmpl w:val="FA5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021D77"/>
    <w:multiLevelType w:val="multilevel"/>
    <w:tmpl w:val="1F5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3830FF"/>
    <w:multiLevelType w:val="multilevel"/>
    <w:tmpl w:val="B3C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871F4F"/>
    <w:multiLevelType w:val="multilevel"/>
    <w:tmpl w:val="9F62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2337E0"/>
    <w:multiLevelType w:val="multilevel"/>
    <w:tmpl w:val="A7B2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733672"/>
    <w:multiLevelType w:val="multilevel"/>
    <w:tmpl w:val="C30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F14C5"/>
    <w:multiLevelType w:val="multilevel"/>
    <w:tmpl w:val="FF08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675A33"/>
    <w:multiLevelType w:val="multilevel"/>
    <w:tmpl w:val="1C66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1F4B77"/>
    <w:multiLevelType w:val="multilevel"/>
    <w:tmpl w:val="A6BE7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820F62"/>
    <w:multiLevelType w:val="multilevel"/>
    <w:tmpl w:val="CDF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216A7"/>
    <w:multiLevelType w:val="multilevel"/>
    <w:tmpl w:val="7FB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EC1542"/>
    <w:multiLevelType w:val="multilevel"/>
    <w:tmpl w:val="734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4F25BB"/>
    <w:multiLevelType w:val="multilevel"/>
    <w:tmpl w:val="60E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8726F0"/>
    <w:multiLevelType w:val="multilevel"/>
    <w:tmpl w:val="E094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C01631"/>
    <w:multiLevelType w:val="multilevel"/>
    <w:tmpl w:val="0F7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5E4B83"/>
    <w:multiLevelType w:val="multilevel"/>
    <w:tmpl w:val="486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8B0A6B"/>
    <w:multiLevelType w:val="multilevel"/>
    <w:tmpl w:val="CD5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165E4F"/>
    <w:multiLevelType w:val="multilevel"/>
    <w:tmpl w:val="983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622F06"/>
    <w:multiLevelType w:val="multilevel"/>
    <w:tmpl w:val="4FC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755B46"/>
    <w:multiLevelType w:val="multilevel"/>
    <w:tmpl w:val="860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AE7777"/>
    <w:multiLevelType w:val="multilevel"/>
    <w:tmpl w:val="A21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B03E6A"/>
    <w:multiLevelType w:val="multilevel"/>
    <w:tmpl w:val="6E6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D132CF"/>
    <w:multiLevelType w:val="multilevel"/>
    <w:tmpl w:val="F2B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8A2C8C"/>
    <w:multiLevelType w:val="multilevel"/>
    <w:tmpl w:val="45C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510DC5"/>
    <w:multiLevelType w:val="multilevel"/>
    <w:tmpl w:val="C1DC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8E7C65"/>
    <w:multiLevelType w:val="multilevel"/>
    <w:tmpl w:val="E52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8F1EAD"/>
    <w:multiLevelType w:val="multilevel"/>
    <w:tmpl w:val="263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D539B0"/>
    <w:multiLevelType w:val="multilevel"/>
    <w:tmpl w:val="980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8E6BEA"/>
    <w:multiLevelType w:val="multilevel"/>
    <w:tmpl w:val="81E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116CC3"/>
    <w:multiLevelType w:val="multilevel"/>
    <w:tmpl w:val="7BF0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886F8A"/>
    <w:multiLevelType w:val="multilevel"/>
    <w:tmpl w:val="816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54466"/>
    <w:multiLevelType w:val="multilevel"/>
    <w:tmpl w:val="9E3C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C018B6"/>
    <w:multiLevelType w:val="multilevel"/>
    <w:tmpl w:val="70E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4747A6"/>
    <w:multiLevelType w:val="multilevel"/>
    <w:tmpl w:val="BCB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546487"/>
    <w:multiLevelType w:val="multilevel"/>
    <w:tmpl w:val="AC3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8D2269"/>
    <w:multiLevelType w:val="multilevel"/>
    <w:tmpl w:val="C0A6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C56A49"/>
    <w:multiLevelType w:val="multilevel"/>
    <w:tmpl w:val="5B5C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3F11D4"/>
    <w:multiLevelType w:val="multilevel"/>
    <w:tmpl w:val="494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2627FA"/>
    <w:multiLevelType w:val="multilevel"/>
    <w:tmpl w:val="D7E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A11D12"/>
    <w:multiLevelType w:val="multilevel"/>
    <w:tmpl w:val="F8A6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CA288F"/>
    <w:multiLevelType w:val="multilevel"/>
    <w:tmpl w:val="50DC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191324"/>
    <w:multiLevelType w:val="multilevel"/>
    <w:tmpl w:val="DA9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A151EC"/>
    <w:multiLevelType w:val="multilevel"/>
    <w:tmpl w:val="189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B14C52"/>
    <w:multiLevelType w:val="multilevel"/>
    <w:tmpl w:val="60B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DB22E5"/>
    <w:multiLevelType w:val="hybridMultilevel"/>
    <w:tmpl w:val="1D5C9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40F4E7D"/>
    <w:multiLevelType w:val="multilevel"/>
    <w:tmpl w:val="C36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1844CC"/>
    <w:multiLevelType w:val="multilevel"/>
    <w:tmpl w:val="1002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65503B"/>
    <w:multiLevelType w:val="multilevel"/>
    <w:tmpl w:val="81C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632210"/>
    <w:multiLevelType w:val="multilevel"/>
    <w:tmpl w:val="E116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B60E85"/>
    <w:multiLevelType w:val="multilevel"/>
    <w:tmpl w:val="7E782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DD3E4B"/>
    <w:multiLevelType w:val="multilevel"/>
    <w:tmpl w:val="0614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5D5366"/>
    <w:multiLevelType w:val="multilevel"/>
    <w:tmpl w:val="606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7420AD"/>
    <w:multiLevelType w:val="multilevel"/>
    <w:tmpl w:val="9E88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B26FFC"/>
    <w:multiLevelType w:val="multilevel"/>
    <w:tmpl w:val="CC1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446533"/>
    <w:multiLevelType w:val="multilevel"/>
    <w:tmpl w:val="646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491826"/>
    <w:multiLevelType w:val="multilevel"/>
    <w:tmpl w:val="410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CF1E33"/>
    <w:multiLevelType w:val="multilevel"/>
    <w:tmpl w:val="74AC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442360"/>
    <w:multiLevelType w:val="multilevel"/>
    <w:tmpl w:val="AAD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F87B2A"/>
    <w:multiLevelType w:val="multilevel"/>
    <w:tmpl w:val="760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7E0A9A"/>
    <w:multiLevelType w:val="multilevel"/>
    <w:tmpl w:val="CDA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C80916"/>
    <w:multiLevelType w:val="multilevel"/>
    <w:tmpl w:val="A9F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743707"/>
    <w:multiLevelType w:val="multilevel"/>
    <w:tmpl w:val="682E0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E46084"/>
    <w:multiLevelType w:val="multilevel"/>
    <w:tmpl w:val="DA8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777178"/>
    <w:multiLevelType w:val="multilevel"/>
    <w:tmpl w:val="A87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0D744D"/>
    <w:multiLevelType w:val="multilevel"/>
    <w:tmpl w:val="19D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0C0BC8"/>
    <w:multiLevelType w:val="multilevel"/>
    <w:tmpl w:val="57F26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E21E63"/>
    <w:multiLevelType w:val="multilevel"/>
    <w:tmpl w:val="E24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447094"/>
    <w:multiLevelType w:val="multilevel"/>
    <w:tmpl w:val="718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A0210F"/>
    <w:multiLevelType w:val="multilevel"/>
    <w:tmpl w:val="DC66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4E3B47"/>
    <w:multiLevelType w:val="multilevel"/>
    <w:tmpl w:val="C68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CB7F3F"/>
    <w:multiLevelType w:val="multilevel"/>
    <w:tmpl w:val="E306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F30918"/>
    <w:multiLevelType w:val="multilevel"/>
    <w:tmpl w:val="18B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E67E0F"/>
    <w:multiLevelType w:val="multilevel"/>
    <w:tmpl w:val="AEC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ED7EF2"/>
    <w:multiLevelType w:val="multilevel"/>
    <w:tmpl w:val="A456F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876E64"/>
    <w:multiLevelType w:val="multilevel"/>
    <w:tmpl w:val="6BF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923107"/>
    <w:multiLevelType w:val="multilevel"/>
    <w:tmpl w:val="42BCB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C30344"/>
    <w:multiLevelType w:val="multilevel"/>
    <w:tmpl w:val="09A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096A80"/>
    <w:multiLevelType w:val="multilevel"/>
    <w:tmpl w:val="DCD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2111C8"/>
    <w:multiLevelType w:val="multilevel"/>
    <w:tmpl w:val="A988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C5185E"/>
    <w:multiLevelType w:val="multilevel"/>
    <w:tmpl w:val="F31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76324C"/>
    <w:multiLevelType w:val="multilevel"/>
    <w:tmpl w:val="88F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521910">
    <w:abstractNumId w:val="69"/>
  </w:num>
  <w:num w:numId="2" w16cid:durableId="680353762">
    <w:abstractNumId w:val="52"/>
  </w:num>
  <w:num w:numId="3" w16cid:durableId="1569077353">
    <w:abstractNumId w:val="37"/>
  </w:num>
  <w:num w:numId="4" w16cid:durableId="962880028">
    <w:abstractNumId w:val="51"/>
  </w:num>
  <w:num w:numId="5" w16cid:durableId="1099641047">
    <w:abstractNumId w:val="106"/>
  </w:num>
  <w:num w:numId="6" w16cid:durableId="2129228847">
    <w:abstractNumId w:val="17"/>
  </w:num>
  <w:num w:numId="7" w16cid:durableId="866674011">
    <w:abstractNumId w:val="62"/>
  </w:num>
  <w:num w:numId="8" w16cid:durableId="1375305354">
    <w:abstractNumId w:val="2"/>
  </w:num>
  <w:num w:numId="9" w16cid:durableId="1769806797">
    <w:abstractNumId w:val="40"/>
  </w:num>
  <w:num w:numId="10" w16cid:durableId="342632697">
    <w:abstractNumId w:val="78"/>
  </w:num>
  <w:num w:numId="11" w16cid:durableId="685517056">
    <w:abstractNumId w:val="3"/>
  </w:num>
  <w:num w:numId="12" w16cid:durableId="948513479">
    <w:abstractNumId w:val="64"/>
  </w:num>
  <w:num w:numId="13" w16cid:durableId="674916194">
    <w:abstractNumId w:val="135"/>
  </w:num>
  <w:num w:numId="14" w16cid:durableId="1629169180">
    <w:abstractNumId w:val="88"/>
  </w:num>
  <w:num w:numId="15" w16cid:durableId="1738433887">
    <w:abstractNumId w:val="92"/>
  </w:num>
  <w:num w:numId="16" w16cid:durableId="1139959959">
    <w:abstractNumId w:val="118"/>
  </w:num>
  <w:num w:numId="17" w16cid:durableId="851142991">
    <w:abstractNumId w:val="93"/>
  </w:num>
  <w:num w:numId="18" w16cid:durableId="1264339901">
    <w:abstractNumId w:val="46"/>
  </w:num>
  <w:num w:numId="19" w16cid:durableId="1383213453">
    <w:abstractNumId w:val="110"/>
  </w:num>
  <w:num w:numId="20" w16cid:durableId="538781564">
    <w:abstractNumId w:val="33"/>
  </w:num>
  <w:num w:numId="21" w16cid:durableId="439035799">
    <w:abstractNumId w:val="137"/>
  </w:num>
  <w:num w:numId="22" w16cid:durableId="696464296">
    <w:abstractNumId w:val="79"/>
  </w:num>
  <w:num w:numId="23" w16cid:durableId="1615356466">
    <w:abstractNumId w:val="102"/>
  </w:num>
  <w:num w:numId="24" w16cid:durableId="2040471005">
    <w:abstractNumId w:val="123"/>
  </w:num>
  <w:num w:numId="25" w16cid:durableId="442841514">
    <w:abstractNumId w:val="127"/>
  </w:num>
  <w:num w:numId="26" w16cid:durableId="1232808905">
    <w:abstractNumId w:val="101"/>
  </w:num>
  <w:num w:numId="27" w16cid:durableId="1892769443">
    <w:abstractNumId w:val="131"/>
  </w:num>
  <w:num w:numId="28" w16cid:durableId="636692304">
    <w:abstractNumId w:val="108"/>
  </w:num>
  <w:num w:numId="29" w16cid:durableId="1391150629">
    <w:abstractNumId w:val="38"/>
  </w:num>
  <w:num w:numId="30" w16cid:durableId="379860984">
    <w:abstractNumId w:val="21"/>
  </w:num>
  <w:num w:numId="31" w16cid:durableId="79103201">
    <w:abstractNumId w:val="130"/>
  </w:num>
  <w:num w:numId="32" w16cid:durableId="1191722197">
    <w:abstractNumId w:val="91"/>
  </w:num>
  <w:num w:numId="33" w16cid:durableId="1331372450">
    <w:abstractNumId w:val="124"/>
  </w:num>
  <w:num w:numId="34" w16cid:durableId="2117360564">
    <w:abstractNumId w:val="83"/>
  </w:num>
  <w:num w:numId="35" w16cid:durableId="57478844">
    <w:abstractNumId w:val="112"/>
  </w:num>
  <w:num w:numId="36" w16cid:durableId="80878513">
    <w:abstractNumId w:val="31"/>
  </w:num>
  <w:num w:numId="37" w16cid:durableId="1159423896">
    <w:abstractNumId w:val="29"/>
  </w:num>
  <w:num w:numId="38" w16cid:durableId="282227982">
    <w:abstractNumId w:val="114"/>
  </w:num>
  <w:num w:numId="39" w16cid:durableId="443890552">
    <w:abstractNumId w:val="34"/>
  </w:num>
  <w:num w:numId="40" w16cid:durableId="1370836304">
    <w:abstractNumId w:val="22"/>
  </w:num>
  <w:num w:numId="41" w16cid:durableId="1583904430">
    <w:abstractNumId w:val="74"/>
  </w:num>
  <w:num w:numId="42" w16cid:durableId="55208539">
    <w:abstractNumId w:val="23"/>
  </w:num>
  <w:num w:numId="43" w16cid:durableId="493181351">
    <w:abstractNumId w:val="60"/>
  </w:num>
  <w:num w:numId="44" w16cid:durableId="1536887830">
    <w:abstractNumId w:val="71"/>
  </w:num>
  <w:num w:numId="45" w16cid:durableId="210462638">
    <w:abstractNumId w:val="103"/>
  </w:num>
  <w:num w:numId="46" w16cid:durableId="1188370828">
    <w:abstractNumId w:val="39"/>
  </w:num>
  <w:num w:numId="47" w16cid:durableId="1488547457">
    <w:abstractNumId w:val="80"/>
  </w:num>
  <w:num w:numId="48" w16cid:durableId="1191069180">
    <w:abstractNumId w:val="32"/>
  </w:num>
  <w:num w:numId="49" w16cid:durableId="961303149">
    <w:abstractNumId w:val="6"/>
  </w:num>
  <w:num w:numId="50" w16cid:durableId="1843472001">
    <w:abstractNumId w:val="113"/>
  </w:num>
  <w:num w:numId="51" w16cid:durableId="2025083674">
    <w:abstractNumId w:val="121"/>
  </w:num>
  <w:num w:numId="52" w16cid:durableId="867371747">
    <w:abstractNumId w:val="45"/>
  </w:num>
  <w:num w:numId="53" w16cid:durableId="1170755183">
    <w:abstractNumId w:val="94"/>
  </w:num>
  <w:num w:numId="54" w16cid:durableId="1072391328">
    <w:abstractNumId w:val="119"/>
  </w:num>
  <w:num w:numId="55" w16cid:durableId="238752832">
    <w:abstractNumId w:val="7"/>
  </w:num>
  <w:num w:numId="56" w16cid:durableId="799080656">
    <w:abstractNumId w:val="66"/>
  </w:num>
  <w:num w:numId="57" w16cid:durableId="846097487">
    <w:abstractNumId w:val="47"/>
  </w:num>
  <w:num w:numId="58" w16cid:durableId="1011688392">
    <w:abstractNumId w:val="26"/>
  </w:num>
  <w:num w:numId="59" w16cid:durableId="1103839367">
    <w:abstractNumId w:val="20"/>
  </w:num>
  <w:num w:numId="60" w16cid:durableId="1399934326">
    <w:abstractNumId w:val="142"/>
  </w:num>
  <w:num w:numId="61" w16cid:durableId="331179549">
    <w:abstractNumId w:val="89"/>
  </w:num>
  <w:num w:numId="62" w16cid:durableId="1244142401">
    <w:abstractNumId w:val="18"/>
  </w:num>
  <w:num w:numId="63" w16cid:durableId="1490049645">
    <w:abstractNumId w:val="25"/>
  </w:num>
  <w:num w:numId="64" w16cid:durableId="1006444818">
    <w:abstractNumId w:val="63"/>
  </w:num>
  <w:num w:numId="65" w16cid:durableId="1207914872">
    <w:abstractNumId w:val="53"/>
  </w:num>
  <w:num w:numId="66" w16cid:durableId="237324587">
    <w:abstractNumId w:val="15"/>
  </w:num>
  <w:num w:numId="67" w16cid:durableId="350424598">
    <w:abstractNumId w:val="143"/>
  </w:num>
  <w:num w:numId="68" w16cid:durableId="1927885340">
    <w:abstractNumId w:val="72"/>
  </w:num>
  <w:num w:numId="69" w16cid:durableId="698822717">
    <w:abstractNumId w:val="85"/>
  </w:num>
  <w:num w:numId="70" w16cid:durableId="64767388">
    <w:abstractNumId w:val="65"/>
  </w:num>
  <w:num w:numId="71" w16cid:durableId="1140342123">
    <w:abstractNumId w:val="27"/>
  </w:num>
  <w:num w:numId="72" w16cid:durableId="1082097223">
    <w:abstractNumId w:val="73"/>
  </w:num>
  <w:num w:numId="73" w16cid:durableId="1380132892">
    <w:abstractNumId w:val="50"/>
  </w:num>
  <w:num w:numId="74" w16cid:durableId="1902716825">
    <w:abstractNumId w:val="11"/>
  </w:num>
  <w:num w:numId="75" w16cid:durableId="1483502124">
    <w:abstractNumId w:val="115"/>
  </w:num>
  <w:num w:numId="76" w16cid:durableId="633946100">
    <w:abstractNumId w:val="98"/>
  </w:num>
  <w:num w:numId="77" w16cid:durableId="42758410">
    <w:abstractNumId w:val="41"/>
  </w:num>
  <w:num w:numId="78" w16cid:durableId="1535575757">
    <w:abstractNumId w:val="133"/>
  </w:num>
  <w:num w:numId="79" w16cid:durableId="2057388631">
    <w:abstractNumId w:val="44"/>
  </w:num>
  <w:num w:numId="80" w16cid:durableId="1276713535">
    <w:abstractNumId w:val="141"/>
  </w:num>
  <w:num w:numId="81" w16cid:durableId="63912605">
    <w:abstractNumId w:val="0"/>
  </w:num>
  <w:num w:numId="82" w16cid:durableId="2035955148">
    <w:abstractNumId w:val="24"/>
  </w:num>
  <w:num w:numId="83" w16cid:durableId="84301260">
    <w:abstractNumId w:val="87"/>
  </w:num>
  <w:num w:numId="84" w16cid:durableId="86658735">
    <w:abstractNumId w:val="19"/>
  </w:num>
  <w:num w:numId="85" w16cid:durableId="1028796907">
    <w:abstractNumId w:val="9"/>
  </w:num>
  <w:num w:numId="86" w16cid:durableId="731465061">
    <w:abstractNumId w:val="140"/>
  </w:num>
  <w:num w:numId="87" w16cid:durableId="1079399675">
    <w:abstractNumId w:val="43"/>
  </w:num>
  <w:num w:numId="88" w16cid:durableId="929969172">
    <w:abstractNumId w:val="90"/>
  </w:num>
  <w:num w:numId="89" w16cid:durableId="916012673">
    <w:abstractNumId w:val="81"/>
  </w:num>
  <w:num w:numId="90" w16cid:durableId="2086301107">
    <w:abstractNumId w:val="104"/>
  </w:num>
  <w:num w:numId="91" w16cid:durableId="1257521005">
    <w:abstractNumId w:val="117"/>
  </w:num>
  <w:num w:numId="92" w16cid:durableId="1752001248">
    <w:abstractNumId w:val="57"/>
  </w:num>
  <w:num w:numId="93" w16cid:durableId="933436480">
    <w:abstractNumId w:val="105"/>
  </w:num>
  <w:num w:numId="94" w16cid:durableId="1804419429">
    <w:abstractNumId w:val="61"/>
  </w:num>
  <w:num w:numId="95" w16cid:durableId="1276643069">
    <w:abstractNumId w:val="82"/>
  </w:num>
  <w:num w:numId="96" w16cid:durableId="586229951">
    <w:abstractNumId w:val="116"/>
  </w:num>
  <w:num w:numId="97" w16cid:durableId="1592661675">
    <w:abstractNumId w:val="120"/>
  </w:num>
  <w:num w:numId="98" w16cid:durableId="422265021">
    <w:abstractNumId w:val="77"/>
  </w:num>
  <w:num w:numId="99" w16cid:durableId="997151048">
    <w:abstractNumId w:val="122"/>
  </w:num>
  <w:num w:numId="100" w16cid:durableId="1718624087">
    <w:abstractNumId w:val="5"/>
  </w:num>
  <w:num w:numId="101" w16cid:durableId="926771888">
    <w:abstractNumId w:val="126"/>
  </w:num>
  <w:num w:numId="102" w16cid:durableId="1517841939">
    <w:abstractNumId w:val="100"/>
  </w:num>
  <w:num w:numId="103" w16cid:durableId="474638988">
    <w:abstractNumId w:val="109"/>
  </w:num>
  <w:num w:numId="104" w16cid:durableId="1472478952">
    <w:abstractNumId w:val="96"/>
  </w:num>
  <w:num w:numId="105" w16cid:durableId="1354577871">
    <w:abstractNumId w:val="13"/>
  </w:num>
  <w:num w:numId="106" w16cid:durableId="1254049122">
    <w:abstractNumId w:val="134"/>
  </w:num>
  <w:num w:numId="107" w16cid:durableId="1846164512">
    <w:abstractNumId w:val="97"/>
  </w:num>
  <w:num w:numId="108" w16cid:durableId="381904602">
    <w:abstractNumId w:val="49"/>
  </w:num>
  <w:num w:numId="109" w16cid:durableId="773286800">
    <w:abstractNumId w:val="125"/>
  </w:num>
  <w:num w:numId="110" w16cid:durableId="1841697289">
    <w:abstractNumId w:val="14"/>
  </w:num>
  <w:num w:numId="111" w16cid:durableId="684524030">
    <w:abstractNumId w:val="95"/>
  </w:num>
  <w:num w:numId="112" w16cid:durableId="1133253188">
    <w:abstractNumId w:val="54"/>
  </w:num>
  <w:num w:numId="113" w16cid:durableId="1387216246">
    <w:abstractNumId w:val="55"/>
  </w:num>
  <w:num w:numId="114" w16cid:durableId="375663240">
    <w:abstractNumId w:val="75"/>
  </w:num>
  <w:num w:numId="115" w16cid:durableId="1340887702">
    <w:abstractNumId w:val="48"/>
  </w:num>
  <w:num w:numId="116" w16cid:durableId="1696879312">
    <w:abstractNumId w:val="16"/>
  </w:num>
  <w:num w:numId="117" w16cid:durableId="1562524062">
    <w:abstractNumId w:val="107"/>
  </w:num>
  <w:num w:numId="118" w16cid:durableId="2132045967">
    <w:abstractNumId w:val="4"/>
  </w:num>
  <w:num w:numId="119" w16cid:durableId="2139686669">
    <w:abstractNumId w:val="86"/>
  </w:num>
  <w:num w:numId="120" w16cid:durableId="497690916">
    <w:abstractNumId w:val="128"/>
  </w:num>
  <w:num w:numId="121" w16cid:durableId="819729304">
    <w:abstractNumId w:val="139"/>
  </w:num>
  <w:num w:numId="122" w16cid:durableId="474488326">
    <w:abstractNumId w:val="10"/>
  </w:num>
  <w:num w:numId="123" w16cid:durableId="1706444645">
    <w:abstractNumId w:val="58"/>
  </w:num>
  <w:num w:numId="124" w16cid:durableId="1932277486">
    <w:abstractNumId w:val="76"/>
  </w:num>
  <w:num w:numId="125" w16cid:durableId="584076828">
    <w:abstractNumId w:val="84"/>
  </w:num>
  <w:num w:numId="126" w16cid:durableId="1282109822">
    <w:abstractNumId w:val="136"/>
  </w:num>
  <w:num w:numId="127" w16cid:durableId="844976525">
    <w:abstractNumId w:val="30"/>
  </w:num>
  <w:num w:numId="128" w16cid:durableId="1424913101">
    <w:abstractNumId w:val="129"/>
  </w:num>
  <w:num w:numId="129" w16cid:durableId="1077438499">
    <w:abstractNumId w:val="68"/>
  </w:num>
  <w:num w:numId="130" w16cid:durableId="444085282">
    <w:abstractNumId w:val="8"/>
  </w:num>
  <w:num w:numId="131" w16cid:durableId="1832796400">
    <w:abstractNumId w:val="132"/>
  </w:num>
  <w:num w:numId="132" w16cid:durableId="946083533">
    <w:abstractNumId w:val="59"/>
  </w:num>
  <w:num w:numId="133" w16cid:durableId="1916431248">
    <w:abstractNumId w:val="35"/>
  </w:num>
  <w:num w:numId="134" w16cid:durableId="748619216">
    <w:abstractNumId w:val="70"/>
  </w:num>
  <w:num w:numId="135" w16cid:durableId="1122306015">
    <w:abstractNumId w:val="36"/>
  </w:num>
  <w:num w:numId="136" w16cid:durableId="351808697">
    <w:abstractNumId w:val="28"/>
  </w:num>
  <w:num w:numId="137" w16cid:durableId="977418050">
    <w:abstractNumId w:val="138"/>
  </w:num>
  <w:num w:numId="138" w16cid:durableId="740370337">
    <w:abstractNumId w:val="111"/>
  </w:num>
  <w:num w:numId="139" w16cid:durableId="2144031974">
    <w:abstractNumId w:val="99"/>
  </w:num>
  <w:num w:numId="140" w16cid:durableId="809857356">
    <w:abstractNumId w:val="1"/>
  </w:num>
  <w:num w:numId="141" w16cid:durableId="857428818">
    <w:abstractNumId w:val="56"/>
  </w:num>
  <w:num w:numId="142" w16cid:durableId="1574852017">
    <w:abstractNumId w:val="67"/>
  </w:num>
  <w:num w:numId="143" w16cid:durableId="264852062">
    <w:abstractNumId w:val="12"/>
  </w:num>
  <w:num w:numId="144" w16cid:durableId="432941877">
    <w:abstractNumId w:val="42"/>
  </w:num>
  <w:numIdMacAtCleanup w:val="1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L">
    <w15:presenceInfo w15:providerId="Windows Live" w15:userId="f912a832c300ed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M3NTA3MDAyNTA0N7JU0lEKTi0uzszPAykwrAUA5DAHBCwAAAA="/>
  </w:docVars>
  <w:rsids>
    <w:rsidRoot w:val="00990097"/>
    <w:rsid w:val="00003FA1"/>
    <w:rsid w:val="00017C7B"/>
    <w:rsid w:val="000226BD"/>
    <w:rsid w:val="00022FFD"/>
    <w:rsid w:val="00050FF5"/>
    <w:rsid w:val="00081841"/>
    <w:rsid w:val="00093090"/>
    <w:rsid w:val="000A057D"/>
    <w:rsid w:val="000B13D3"/>
    <w:rsid w:val="000C0FE5"/>
    <w:rsid w:val="000E1589"/>
    <w:rsid w:val="000F4C5C"/>
    <w:rsid w:val="00113134"/>
    <w:rsid w:val="001312A0"/>
    <w:rsid w:val="001466D0"/>
    <w:rsid w:val="00147E93"/>
    <w:rsid w:val="001668D3"/>
    <w:rsid w:val="00196CB4"/>
    <w:rsid w:val="001A13AF"/>
    <w:rsid w:val="001D113E"/>
    <w:rsid w:val="001E532C"/>
    <w:rsid w:val="001F3478"/>
    <w:rsid w:val="00200CE4"/>
    <w:rsid w:val="00205D48"/>
    <w:rsid w:val="00220728"/>
    <w:rsid w:val="0023184A"/>
    <w:rsid w:val="0023497C"/>
    <w:rsid w:val="0023538D"/>
    <w:rsid w:val="002374F6"/>
    <w:rsid w:val="0025224D"/>
    <w:rsid w:val="00264282"/>
    <w:rsid w:val="002677B1"/>
    <w:rsid w:val="0027070D"/>
    <w:rsid w:val="00297F8A"/>
    <w:rsid w:val="002A01CB"/>
    <w:rsid w:val="002A75F0"/>
    <w:rsid w:val="002C2D97"/>
    <w:rsid w:val="002C513B"/>
    <w:rsid w:val="002D7F5F"/>
    <w:rsid w:val="002E0052"/>
    <w:rsid w:val="00326F24"/>
    <w:rsid w:val="0033011B"/>
    <w:rsid w:val="00331E8B"/>
    <w:rsid w:val="00332761"/>
    <w:rsid w:val="00332939"/>
    <w:rsid w:val="003457D7"/>
    <w:rsid w:val="0036418B"/>
    <w:rsid w:val="00375C2F"/>
    <w:rsid w:val="003B21CE"/>
    <w:rsid w:val="003B7ECB"/>
    <w:rsid w:val="003D3F8B"/>
    <w:rsid w:val="003E5940"/>
    <w:rsid w:val="004169E3"/>
    <w:rsid w:val="00434918"/>
    <w:rsid w:val="004452AC"/>
    <w:rsid w:val="00445514"/>
    <w:rsid w:val="00457919"/>
    <w:rsid w:val="004639FB"/>
    <w:rsid w:val="0046437E"/>
    <w:rsid w:val="00466EB3"/>
    <w:rsid w:val="004970DA"/>
    <w:rsid w:val="004B3B50"/>
    <w:rsid w:val="004C31CD"/>
    <w:rsid w:val="004C3D21"/>
    <w:rsid w:val="004E1162"/>
    <w:rsid w:val="004F0154"/>
    <w:rsid w:val="004F1267"/>
    <w:rsid w:val="004F1E79"/>
    <w:rsid w:val="0050272E"/>
    <w:rsid w:val="005061E9"/>
    <w:rsid w:val="0053105C"/>
    <w:rsid w:val="005356FC"/>
    <w:rsid w:val="0053641B"/>
    <w:rsid w:val="00537C3C"/>
    <w:rsid w:val="00541646"/>
    <w:rsid w:val="00543971"/>
    <w:rsid w:val="005504C2"/>
    <w:rsid w:val="00564660"/>
    <w:rsid w:val="00596F37"/>
    <w:rsid w:val="0059797D"/>
    <w:rsid w:val="005C5F55"/>
    <w:rsid w:val="005D3734"/>
    <w:rsid w:val="005F1C16"/>
    <w:rsid w:val="005F6568"/>
    <w:rsid w:val="00604F74"/>
    <w:rsid w:val="006748B5"/>
    <w:rsid w:val="00685C85"/>
    <w:rsid w:val="006A26B3"/>
    <w:rsid w:val="006E31AA"/>
    <w:rsid w:val="006F23B1"/>
    <w:rsid w:val="006F435A"/>
    <w:rsid w:val="006F50EC"/>
    <w:rsid w:val="007027E4"/>
    <w:rsid w:val="00716F1D"/>
    <w:rsid w:val="00740D3A"/>
    <w:rsid w:val="00741F66"/>
    <w:rsid w:val="0075368D"/>
    <w:rsid w:val="00754927"/>
    <w:rsid w:val="00795582"/>
    <w:rsid w:val="007C7273"/>
    <w:rsid w:val="007D5A80"/>
    <w:rsid w:val="007D7399"/>
    <w:rsid w:val="007F53B4"/>
    <w:rsid w:val="00801CC5"/>
    <w:rsid w:val="00804335"/>
    <w:rsid w:val="00805F4E"/>
    <w:rsid w:val="00822066"/>
    <w:rsid w:val="00841175"/>
    <w:rsid w:val="00845FA7"/>
    <w:rsid w:val="00852DFF"/>
    <w:rsid w:val="008628D6"/>
    <w:rsid w:val="008761EB"/>
    <w:rsid w:val="00891FEF"/>
    <w:rsid w:val="0089245C"/>
    <w:rsid w:val="00893058"/>
    <w:rsid w:val="008A0468"/>
    <w:rsid w:val="008A1A9C"/>
    <w:rsid w:val="008A482B"/>
    <w:rsid w:val="008C1F21"/>
    <w:rsid w:val="008C70AA"/>
    <w:rsid w:val="008F0771"/>
    <w:rsid w:val="008F74A3"/>
    <w:rsid w:val="00900ADC"/>
    <w:rsid w:val="00902686"/>
    <w:rsid w:val="00906D03"/>
    <w:rsid w:val="00935348"/>
    <w:rsid w:val="0094427F"/>
    <w:rsid w:val="00946A84"/>
    <w:rsid w:val="009505DB"/>
    <w:rsid w:val="009511C6"/>
    <w:rsid w:val="009703C5"/>
    <w:rsid w:val="00984BA6"/>
    <w:rsid w:val="00985F08"/>
    <w:rsid w:val="00990097"/>
    <w:rsid w:val="00996B55"/>
    <w:rsid w:val="009D31EE"/>
    <w:rsid w:val="009D4AE8"/>
    <w:rsid w:val="009D7A1C"/>
    <w:rsid w:val="009F4E7E"/>
    <w:rsid w:val="00A01453"/>
    <w:rsid w:val="00A02C65"/>
    <w:rsid w:val="00A10E64"/>
    <w:rsid w:val="00A344BF"/>
    <w:rsid w:val="00A3627D"/>
    <w:rsid w:val="00A37CB3"/>
    <w:rsid w:val="00A42767"/>
    <w:rsid w:val="00A427A7"/>
    <w:rsid w:val="00A42D9D"/>
    <w:rsid w:val="00A43A39"/>
    <w:rsid w:val="00A44A0C"/>
    <w:rsid w:val="00A46290"/>
    <w:rsid w:val="00A47FC8"/>
    <w:rsid w:val="00A6076B"/>
    <w:rsid w:val="00A60CEC"/>
    <w:rsid w:val="00A646A0"/>
    <w:rsid w:val="00A741DF"/>
    <w:rsid w:val="00A936FD"/>
    <w:rsid w:val="00AE3773"/>
    <w:rsid w:val="00AF017D"/>
    <w:rsid w:val="00B1066D"/>
    <w:rsid w:val="00B166B0"/>
    <w:rsid w:val="00B21D91"/>
    <w:rsid w:val="00B2426C"/>
    <w:rsid w:val="00B253DA"/>
    <w:rsid w:val="00B37BE6"/>
    <w:rsid w:val="00B42903"/>
    <w:rsid w:val="00B4453B"/>
    <w:rsid w:val="00B54D6A"/>
    <w:rsid w:val="00B71FF9"/>
    <w:rsid w:val="00B80879"/>
    <w:rsid w:val="00B94CC0"/>
    <w:rsid w:val="00BA18C7"/>
    <w:rsid w:val="00BC73C0"/>
    <w:rsid w:val="00BE23FD"/>
    <w:rsid w:val="00C00975"/>
    <w:rsid w:val="00C154C8"/>
    <w:rsid w:val="00C20C22"/>
    <w:rsid w:val="00C32A99"/>
    <w:rsid w:val="00C34406"/>
    <w:rsid w:val="00C45DF1"/>
    <w:rsid w:val="00C50074"/>
    <w:rsid w:val="00C518D6"/>
    <w:rsid w:val="00C54F2A"/>
    <w:rsid w:val="00C610AC"/>
    <w:rsid w:val="00C62D47"/>
    <w:rsid w:val="00C70C64"/>
    <w:rsid w:val="00C72D05"/>
    <w:rsid w:val="00C82419"/>
    <w:rsid w:val="00C95810"/>
    <w:rsid w:val="00CA1E01"/>
    <w:rsid w:val="00CB6A75"/>
    <w:rsid w:val="00CB7683"/>
    <w:rsid w:val="00CC6E90"/>
    <w:rsid w:val="00CD6B89"/>
    <w:rsid w:val="00CE7967"/>
    <w:rsid w:val="00D011F8"/>
    <w:rsid w:val="00D02609"/>
    <w:rsid w:val="00D11175"/>
    <w:rsid w:val="00D22B80"/>
    <w:rsid w:val="00D319CB"/>
    <w:rsid w:val="00D37AFC"/>
    <w:rsid w:val="00D47B67"/>
    <w:rsid w:val="00D637D9"/>
    <w:rsid w:val="00D67D57"/>
    <w:rsid w:val="00D71B8F"/>
    <w:rsid w:val="00D92056"/>
    <w:rsid w:val="00DC050F"/>
    <w:rsid w:val="00DC6867"/>
    <w:rsid w:val="00DE501B"/>
    <w:rsid w:val="00DE565C"/>
    <w:rsid w:val="00DE69A6"/>
    <w:rsid w:val="00E50E8D"/>
    <w:rsid w:val="00E6197B"/>
    <w:rsid w:val="00E700C7"/>
    <w:rsid w:val="00E909CD"/>
    <w:rsid w:val="00E93CC6"/>
    <w:rsid w:val="00EB0FED"/>
    <w:rsid w:val="00EB1AFF"/>
    <w:rsid w:val="00EB2940"/>
    <w:rsid w:val="00EB7250"/>
    <w:rsid w:val="00EC150B"/>
    <w:rsid w:val="00EC1E67"/>
    <w:rsid w:val="00EC596E"/>
    <w:rsid w:val="00ED0C1A"/>
    <w:rsid w:val="00ED1D4C"/>
    <w:rsid w:val="00EF2B99"/>
    <w:rsid w:val="00EF7655"/>
    <w:rsid w:val="00F00C7E"/>
    <w:rsid w:val="00F308E6"/>
    <w:rsid w:val="00F35CCD"/>
    <w:rsid w:val="00F36E6B"/>
    <w:rsid w:val="00F41375"/>
    <w:rsid w:val="00F7434B"/>
    <w:rsid w:val="00F865D4"/>
    <w:rsid w:val="00F93985"/>
    <w:rsid w:val="00F93DA7"/>
    <w:rsid w:val="00FB2F3D"/>
    <w:rsid w:val="00FC0CD6"/>
    <w:rsid w:val="00FC4F8D"/>
    <w:rsid w:val="00FD22D5"/>
    <w:rsid w:val="00FF5CB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EB5F"/>
  <w15:chartTrackingRefBased/>
  <w15:docId w15:val="{0B295C5A-3966-4E18-80F4-C5E1902F9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F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6F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05D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5D4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2D7F5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0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824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2419"/>
    <w:rPr>
      <w:i/>
      <w:iCs/>
    </w:rPr>
  </w:style>
  <w:style w:type="character" w:customStyle="1" w:styleId="Heading3Char">
    <w:name w:val="Heading 3 Char"/>
    <w:basedOn w:val="DefaultParagraphFont"/>
    <w:link w:val="Heading3"/>
    <w:uiPriority w:val="9"/>
    <w:rsid w:val="00205D4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5D48"/>
    <w:rPr>
      <w:rFonts w:ascii="Times New Roman" w:eastAsia="Times New Roman" w:hAnsi="Times New Roman" w:cs="Times New Roman"/>
      <w:b/>
      <w:bCs/>
      <w:sz w:val="24"/>
      <w:szCs w:val="24"/>
    </w:rPr>
  </w:style>
  <w:style w:type="character" w:styleId="Strong">
    <w:name w:val="Strong"/>
    <w:basedOn w:val="DefaultParagraphFont"/>
    <w:uiPriority w:val="22"/>
    <w:qFormat/>
    <w:rsid w:val="00205D48"/>
    <w:rPr>
      <w:b/>
      <w:bCs/>
    </w:rPr>
  </w:style>
  <w:style w:type="paragraph" w:styleId="ListParagraph">
    <w:name w:val="List Paragraph"/>
    <w:basedOn w:val="Normal"/>
    <w:uiPriority w:val="34"/>
    <w:qFormat/>
    <w:rsid w:val="00205D48"/>
    <w:pPr>
      <w:ind w:left="720"/>
      <w:contextualSpacing/>
    </w:pPr>
  </w:style>
  <w:style w:type="character" w:customStyle="1" w:styleId="Heading5Char">
    <w:name w:val="Heading 5 Char"/>
    <w:basedOn w:val="DefaultParagraphFont"/>
    <w:link w:val="Heading5"/>
    <w:uiPriority w:val="9"/>
    <w:semiHidden/>
    <w:rsid w:val="002D7F5F"/>
    <w:rPr>
      <w:rFonts w:asciiTheme="majorHAnsi" w:eastAsiaTheme="majorEastAsia" w:hAnsiTheme="majorHAnsi" w:cstheme="majorBidi"/>
      <w:color w:val="2F5496" w:themeColor="accent1" w:themeShade="BF"/>
    </w:rPr>
  </w:style>
  <w:style w:type="character" w:customStyle="1" w:styleId="m7eme">
    <w:name w:val="m7eme"/>
    <w:basedOn w:val="DefaultParagraphFont"/>
    <w:rsid w:val="00017C7B"/>
  </w:style>
  <w:style w:type="character" w:customStyle="1" w:styleId="Heading1Char">
    <w:name w:val="Heading 1 Char"/>
    <w:basedOn w:val="DefaultParagraphFont"/>
    <w:link w:val="Heading1"/>
    <w:uiPriority w:val="9"/>
    <w:rsid w:val="00716F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16F1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6076B"/>
    <w:pPr>
      <w:outlineLvl w:val="9"/>
    </w:pPr>
  </w:style>
  <w:style w:type="paragraph" w:styleId="TOC2">
    <w:name w:val="toc 2"/>
    <w:basedOn w:val="Normal"/>
    <w:next w:val="Normal"/>
    <w:autoRedefine/>
    <w:uiPriority w:val="39"/>
    <w:unhideWhenUsed/>
    <w:rsid w:val="003457D7"/>
    <w:pPr>
      <w:tabs>
        <w:tab w:val="right" w:leader="dot" w:pos="9350"/>
      </w:tabs>
      <w:spacing w:after="100"/>
      <w:ind w:left="220"/>
    </w:pPr>
    <w:rPr>
      <w:rFonts w:ascii="Times New Roman" w:eastAsia="Times New Roman" w:hAnsi="Times New Roman" w:cs="Times New Roman"/>
      <w:b/>
      <w:bCs/>
      <w:noProof/>
    </w:rPr>
  </w:style>
  <w:style w:type="paragraph" w:styleId="TOC1">
    <w:name w:val="toc 1"/>
    <w:basedOn w:val="Normal"/>
    <w:next w:val="Normal"/>
    <w:autoRedefine/>
    <w:uiPriority w:val="39"/>
    <w:unhideWhenUsed/>
    <w:rsid w:val="003457D7"/>
    <w:pPr>
      <w:tabs>
        <w:tab w:val="right" w:leader="dot" w:pos="9350"/>
      </w:tabs>
      <w:spacing w:after="100"/>
    </w:pPr>
    <w:rPr>
      <w:rFonts w:ascii="Times New Roman" w:eastAsiaTheme="minorEastAsia" w:hAnsi="Times New Roman" w:cs="Times New Roman"/>
      <w:b/>
      <w:bCs/>
      <w:noProof/>
    </w:rPr>
  </w:style>
  <w:style w:type="paragraph" w:styleId="TOC3">
    <w:name w:val="toc 3"/>
    <w:basedOn w:val="Normal"/>
    <w:next w:val="Normal"/>
    <w:autoRedefine/>
    <w:uiPriority w:val="39"/>
    <w:unhideWhenUsed/>
    <w:rsid w:val="003457D7"/>
    <w:pPr>
      <w:tabs>
        <w:tab w:val="right" w:leader="dot" w:pos="9350"/>
      </w:tabs>
      <w:spacing w:after="100"/>
      <w:ind w:left="440"/>
    </w:pPr>
    <w:rPr>
      <w:rFonts w:ascii="Times New Roman" w:eastAsia="Times New Roman" w:hAnsi="Times New Roman" w:cs="Times New Roman"/>
      <w:noProof/>
    </w:rPr>
  </w:style>
  <w:style w:type="character" w:styleId="Hyperlink">
    <w:name w:val="Hyperlink"/>
    <w:basedOn w:val="DefaultParagraphFont"/>
    <w:uiPriority w:val="99"/>
    <w:unhideWhenUsed/>
    <w:rsid w:val="00A6076B"/>
    <w:rPr>
      <w:color w:val="0563C1" w:themeColor="hyperlink"/>
      <w:u w:val="single"/>
    </w:rPr>
  </w:style>
  <w:style w:type="paragraph" w:styleId="Header">
    <w:name w:val="header"/>
    <w:basedOn w:val="Normal"/>
    <w:link w:val="HeaderChar"/>
    <w:uiPriority w:val="99"/>
    <w:unhideWhenUsed/>
    <w:rsid w:val="00345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7D7"/>
  </w:style>
  <w:style w:type="paragraph" w:styleId="Footer">
    <w:name w:val="footer"/>
    <w:basedOn w:val="Normal"/>
    <w:link w:val="FooterChar"/>
    <w:uiPriority w:val="99"/>
    <w:unhideWhenUsed/>
    <w:rsid w:val="00345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7D7"/>
  </w:style>
  <w:style w:type="paragraph" w:styleId="BodyText">
    <w:name w:val="Body Text"/>
    <w:basedOn w:val="Normal"/>
    <w:link w:val="BodyTextChar"/>
    <w:uiPriority w:val="1"/>
    <w:qFormat/>
    <w:rsid w:val="00EC596E"/>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EC596E"/>
    <w:rPr>
      <w:rFonts w:ascii="Trebuchet MS" w:eastAsia="Trebuchet MS" w:hAnsi="Trebuchet MS" w:cs="Trebuchet MS"/>
      <w:sz w:val="24"/>
      <w:szCs w:val="24"/>
    </w:rPr>
  </w:style>
  <w:style w:type="paragraph" w:customStyle="1" w:styleId="TableParagraph">
    <w:name w:val="Table Paragraph"/>
    <w:basedOn w:val="Normal"/>
    <w:uiPriority w:val="1"/>
    <w:qFormat/>
    <w:rsid w:val="00EC596E"/>
    <w:pPr>
      <w:widowControl w:val="0"/>
      <w:autoSpaceDE w:val="0"/>
      <w:autoSpaceDN w:val="0"/>
      <w:spacing w:after="0" w:line="240" w:lineRule="auto"/>
      <w:ind w:left="106"/>
    </w:pPr>
    <w:rPr>
      <w:rFonts w:ascii="Trebuchet MS" w:eastAsia="Trebuchet MS" w:hAnsi="Trebuchet MS" w:cs="Trebuchet MS"/>
    </w:rPr>
  </w:style>
  <w:style w:type="paragraph" w:styleId="TOC4">
    <w:name w:val="toc 4"/>
    <w:basedOn w:val="Normal"/>
    <w:next w:val="Normal"/>
    <w:autoRedefine/>
    <w:uiPriority w:val="39"/>
    <w:unhideWhenUsed/>
    <w:rsid w:val="00B37BE6"/>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B37BE6"/>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B37BE6"/>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B37BE6"/>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B37BE6"/>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B37BE6"/>
    <w:pPr>
      <w:spacing w:after="100" w:line="278" w:lineRule="auto"/>
      <w:ind w:left="1920"/>
    </w:pPr>
    <w:rPr>
      <w:rFonts w:eastAsiaTheme="minorEastAsia"/>
      <w:kern w:val="2"/>
      <w:sz w:val="24"/>
      <w:szCs w:val="24"/>
      <w14:ligatures w14:val="standardContextual"/>
    </w:rPr>
  </w:style>
  <w:style w:type="character" w:customStyle="1" w:styleId="UnresolvedMention1">
    <w:name w:val="Unresolved Mention1"/>
    <w:basedOn w:val="DefaultParagraphFont"/>
    <w:uiPriority w:val="99"/>
    <w:semiHidden/>
    <w:unhideWhenUsed/>
    <w:rsid w:val="00B37BE6"/>
    <w:rPr>
      <w:color w:val="605E5C"/>
      <w:shd w:val="clear" w:color="auto" w:fill="E1DFDD"/>
    </w:rPr>
  </w:style>
  <w:style w:type="table" w:styleId="GridTable1Light">
    <w:name w:val="Grid Table 1 Light"/>
    <w:basedOn w:val="TableNormal"/>
    <w:uiPriority w:val="46"/>
    <w:rsid w:val="00754927"/>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F30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E6"/>
    <w:rPr>
      <w:rFonts w:eastAsiaTheme="majorEastAsia" w:cstheme="majorBidi"/>
      <w:color w:val="272727" w:themeColor="text1" w:themeTint="D8"/>
    </w:rPr>
  </w:style>
  <w:style w:type="paragraph" w:styleId="Title">
    <w:name w:val="Title"/>
    <w:basedOn w:val="Normal"/>
    <w:next w:val="Normal"/>
    <w:link w:val="TitleChar"/>
    <w:uiPriority w:val="10"/>
    <w:qFormat/>
    <w:rsid w:val="00F30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E6"/>
    <w:pPr>
      <w:spacing w:before="160"/>
      <w:jc w:val="center"/>
    </w:pPr>
    <w:rPr>
      <w:i/>
      <w:iCs/>
      <w:color w:val="404040" w:themeColor="text1" w:themeTint="BF"/>
    </w:rPr>
  </w:style>
  <w:style w:type="character" w:customStyle="1" w:styleId="QuoteChar">
    <w:name w:val="Quote Char"/>
    <w:basedOn w:val="DefaultParagraphFont"/>
    <w:link w:val="Quote"/>
    <w:uiPriority w:val="29"/>
    <w:rsid w:val="00F308E6"/>
    <w:rPr>
      <w:i/>
      <w:iCs/>
      <w:color w:val="404040" w:themeColor="text1" w:themeTint="BF"/>
    </w:rPr>
  </w:style>
  <w:style w:type="character" w:styleId="IntenseEmphasis">
    <w:name w:val="Intense Emphasis"/>
    <w:basedOn w:val="DefaultParagraphFont"/>
    <w:uiPriority w:val="21"/>
    <w:qFormat/>
    <w:rsid w:val="00F308E6"/>
    <w:rPr>
      <w:i/>
      <w:iCs/>
      <w:color w:val="2F5496" w:themeColor="accent1" w:themeShade="BF"/>
    </w:rPr>
  </w:style>
  <w:style w:type="paragraph" w:styleId="IntenseQuote">
    <w:name w:val="Intense Quote"/>
    <w:basedOn w:val="Normal"/>
    <w:next w:val="Normal"/>
    <w:link w:val="IntenseQuoteChar"/>
    <w:uiPriority w:val="30"/>
    <w:qFormat/>
    <w:rsid w:val="00F3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8E6"/>
    <w:rPr>
      <w:i/>
      <w:iCs/>
      <w:color w:val="2F5496" w:themeColor="accent1" w:themeShade="BF"/>
    </w:rPr>
  </w:style>
  <w:style w:type="character" w:styleId="IntenseReference">
    <w:name w:val="Intense Reference"/>
    <w:basedOn w:val="DefaultParagraphFont"/>
    <w:uiPriority w:val="32"/>
    <w:qFormat/>
    <w:rsid w:val="00F308E6"/>
    <w:rPr>
      <w:b/>
      <w:bCs/>
      <w:smallCaps/>
      <w:color w:val="2F5496" w:themeColor="accent1" w:themeShade="BF"/>
      <w:spacing w:val="5"/>
    </w:rPr>
  </w:style>
  <w:style w:type="table" w:styleId="TableGrid">
    <w:name w:val="Table Grid"/>
    <w:basedOn w:val="TableNormal"/>
    <w:uiPriority w:val="39"/>
    <w:rsid w:val="00F308E6"/>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08E6"/>
    <w:rPr>
      <w:color w:val="605E5C"/>
      <w:shd w:val="clear" w:color="auto" w:fill="E1DFDD"/>
    </w:rPr>
  </w:style>
  <w:style w:type="paragraph" w:styleId="Caption">
    <w:name w:val="caption"/>
    <w:basedOn w:val="Normal"/>
    <w:next w:val="Normal"/>
    <w:uiPriority w:val="35"/>
    <w:unhideWhenUsed/>
    <w:qFormat/>
    <w:rsid w:val="00D71B8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3184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5015">
      <w:bodyDiv w:val="1"/>
      <w:marLeft w:val="0"/>
      <w:marRight w:val="0"/>
      <w:marTop w:val="0"/>
      <w:marBottom w:val="0"/>
      <w:divBdr>
        <w:top w:val="none" w:sz="0" w:space="0" w:color="auto"/>
        <w:left w:val="none" w:sz="0" w:space="0" w:color="auto"/>
        <w:bottom w:val="none" w:sz="0" w:space="0" w:color="auto"/>
        <w:right w:val="none" w:sz="0" w:space="0" w:color="auto"/>
      </w:divBdr>
      <w:divsChild>
        <w:div w:id="1489403155">
          <w:marLeft w:val="0"/>
          <w:marRight w:val="0"/>
          <w:marTop w:val="0"/>
          <w:marBottom w:val="0"/>
          <w:divBdr>
            <w:top w:val="none" w:sz="0" w:space="0" w:color="auto"/>
            <w:left w:val="none" w:sz="0" w:space="0" w:color="auto"/>
            <w:bottom w:val="none" w:sz="0" w:space="0" w:color="auto"/>
            <w:right w:val="none" w:sz="0" w:space="0" w:color="auto"/>
          </w:divBdr>
        </w:div>
        <w:div w:id="1607882543">
          <w:marLeft w:val="0"/>
          <w:marRight w:val="0"/>
          <w:marTop w:val="0"/>
          <w:marBottom w:val="0"/>
          <w:divBdr>
            <w:top w:val="none" w:sz="0" w:space="0" w:color="auto"/>
            <w:left w:val="none" w:sz="0" w:space="0" w:color="auto"/>
            <w:bottom w:val="none" w:sz="0" w:space="0" w:color="auto"/>
            <w:right w:val="none" w:sz="0" w:space="0" w:color="auto"/>
          </w:divBdr>
        </w:div>
        <w:div w:id="1748384808">
          <w:marLeft w:val="0"/>
          <w:marRight w:val="0"/>
          <w:marTop w:val="0"/>
          <w:marBottom w:val="0"/>
          <w:divBdr>
            <w:top w:val="none" w:sz="0" w:space="0" w:color="auto"/>
            <w:left w:val="none" w:sz="0" w:space="0" w:color="auto"/>
            <w:bottom w:val="none" w:sz="0" w:space="0" w:color="auto"/>
            <w:right w:val="none" w:sz="0" w:space="0" w:color="auto"/>
          </w:divBdr>
        </w:div>
        <w:div w:id="1187596624">
          <w:marLeft w:val="0"/>
          <w:marRight w:val="0"/>
          <w:marTop w:val="0"/>
          <w:marBottom w:val="0"/>
          <w:divBdr>
            <w:top w:val="none" w:sz="0" w:space="0" w:color="auto"/>
            <w:left w:val="none" w:sz="0" w:space="0" w:color="auto"/>
            <w:bottom w:val="none" w:sz="0" w:space="0" w:color="auto"/>
            <w:right w:val="none" w:sz="0" w:space="0" w:color="auto"/>
          </w:divBdr>
        </w:div>
        <w:div w:id="415399749">
          <w:marLeft w:val="0"/>
          <w:marRight w:val="0"/>
          <w:marTop w:val="0"/>
          <w:marBottom w:val="0"/>
          <w:divBdr>
            <w:top w:val="none" w:sz="0" w:space="0" w:color="auto"/>
            <w:left w:val="none" w:sz="0" w:space="0" w:color="auto"/>
            <w:bottom w:val="none" w:sz="0" w:space="0" w:color="auto"/>
            <w:right w:val="none" w:sz="0" w:space="0" w:color="auto"/>
          </w:divBdr>
        </w:div>
        <w:div w:id="2118795936">
          <w:marLeft w:val="0"/>
          <w:marRight w:val="0"/>
          <w:marTop w:val="0"/>
          <w:marBottom w:val="0"/>
          <w:divBdr>
            <w:top w:val="none" w:sz="0" w:space="0" w:color="auto"/>
            <w:left w:val="none" w:sz="0" w:space="0" w:color="auto"/>
            <w:bottom w:val="none" w:sz="0" w:space="0" w:color="auto"/>
            <w:right w:val="none" w:sz="0" w:space="0" w:color="auto"/>
          </w:divBdr>
        </w:div>
        <w:div w:id="1360621662">
          <w:marLeft w:val="0"/>
          <w:marRight w:val="0"/>
          <w:marTop w:val="0"/>
          <w:marBottom w:val="0"/>
          <w:divBdr>
            <w:top w:val="none" w:sz="0" w:space="0" w:color="auto"/>
            <w:left w:val="none" w:sz="0" w:space="0" w:color="auto"/>
            <w:bottom w:val="none" w:sz="0" w:space="0" w:color="auto"/>
            <w:right w:val="none" w:sz="0" w:space="0" w:color="auto"/>
          </w:divBdr>
        </w:div>
        <w:div w:id="865556775">
          <w:marLeft w:val="0"/>
          <w:marRight w:val="0"/>
          <w:marTop w:val="0"/>
          <w:marBottom w:val="0"/>
          <w:divBdr>
            <w:top w:val="none" w:sz="0" w:space="0" w:color="auto"/>
            <w:left w:val="none" w:sz="0" w:space="0" w:color="auto"/>
            <w:bottom w:val="none" w:sz="0" w:space="0" w:color="auto"/>
            <w:right w:val="none" w:sz="0" w:space="0" w:color="auto"/>
          </w:divBdr>
        </w:div>
        <w:div w:id="1906605021">
          <w:marLeft w:val="0"/>
          <w:marRight w:val="0"/>
          <w:marTop w:val="0"/>
          <w:marBottom w:val="0"/>
          <w:divBdr>
            <w:top w:val="none" w:sz="0" w:space="0" w:color="auto"/>
            <w:left w:val="none" w:sz="0" w:space="0" w:color="auto"/>
            <w:bottom w:val="none" w:sz="0" w:space="0" w:color="auto"/>
            <w:right w:val="none" w:sz="0" w:space="0" w:color="auto"/>
          </w:divBdr>
        </w:div>
        <w:div w:id="845750563">
          <w:marLeft w:val="0"/>
          <w:marRight w:val="0"/>
          <w:marTop w:val="0"/>
          <w:marBottom w:val="0"/>
          <w:divBdr>
            <w:top w:val="none" w:sz="0" w:space="0" w:color="auto"/>
            <w:left w:val="none" w:sz="0" w:space="0" w:color="auto"/>
            <w:bottom w:val="none" w:sz="0" w:space="0" w:color="auto"/>
            <w:right w:val="none" w:sz="0" w:space="0" w:color="auto"/>
          </w:divBdr>
        </w:div>
        <w:div w:id="172303449">
          <w:marLeft w:val="0"/>
          <w:marRight w:val="0"/>
          <w:marTop w:val="0"/>
          <w:marBottom w:val="0"/>
          <w:divBdr>
            <w:top w:val="none" w:sz="0" w:space="0" w:color="auto"/>
            <w:left w:val="none" w:sz="0" w:space="0" w:color="auto"/>
            <w:bottom w:val="none" w:sz="0" w:space="0" w:color="auto"/>
            <w:right w:val="none" w:sz="0" w:space="0" w:color="auto"/>
          </w:divBdr>
        </w:div>
      </w:divsChild>
    </w:div>
    <w:div w:id="75055576">
      <w:bodyDiv w:val="1"/>
      <w:marLeft w:val="0"/>
      <w:marRight w:val="0"/>
      <w:marTop w:val="0"/>
      <w:marBottom w:val="0"/>
      <w:divBdr>
        <w:top w:val="none" w:sz="0" w:space="0" w:color="auto"/>
        <w:left w:val="none" w:sz="0" w:space="0" w:color="auto"/>
        <w:bottom w:val="none" w:sz="0" w:space="0" w:color="auto"/>
        <w:right w:val="none" w:sz="0" w:space="0" w:color="auto"/>
      </w:divBdr>
    </w:div>
    <w:div w:id="155077330">
      <w:bodyDiv w:val="1"/>
      <w:marLeft w:val="0"/>
      <w:marRight w:val="0"/>
      <w:marTop w:val="0"/>
      <w:marBottom w:val="0"/>
      <w:divBdr>
        <w:top w:val="none" w:sz="0" w:space="0" w:color="auto"/>
        <w:left w:val="none" w:sz="0" w:space="0" w:color="auto"/>
        <w:bottom w:val="none" w:sz="0" w:space="0" w:color="auto"/>
        <w:right w:val="none" w:sz="0" w:space="0" w:color="auto"/>
      </w:divBdr>
    </w:div>
    <w:div w:id="182788637">
      <w:bodyDiv w:val="1"/>
      <w:marLeft w:val="0"/>
      <w:marRight w:val="0"/>
      <w:marTop w:val="0"/>
      <w:marBottom w:val="0"/>
      <w:divBdr>
        <w:top w:val="none" w:sz="0" w:space="0" w:color="auto"/>
        <w:left w:val="none" w:sz="0" w:space="0" w:color="auto"/>
        <w:bottom w:val="none" w:sz="0" w:space="0" w:color="auto"/>
        <w:right w:val="none" w:sz="0" w:space="0" w:color="auto"/>
      </w:divBdr>
    </w:div>
    <w:div w:id="240216613">
      <w:bodyDiv w:val="1"/>
      <w:marLeft w:val="0"/>
      <w:marRight w:val="0"/>
      <w:marTop w:val="0"/>
      <w:marBottom w:val="0"/>
      <w:divBdr>
        <w:top w:val="none" w:sz="0" w:space="0" w:color="auto"/>
        <w:left w:val="none" w:sz="0" w:space="0" w:color="auto"/>
        <w:bottom w:val="none" w:sz="0" w:space="0" w:color="auto"/>
        <w:right w:val="none" w:sz="0" w:space="0" w:color="auto"/>
      </w:divBdr>
    </w:div>
    <w:div w:id="252978046">
      <w:bodyDiv w:val="1"/>
      <w:marLeft w:val="0"/>
      <w:marRight w:val="0"/>
      <w:marTop w:val="0"/>
      <w:marBottom w:val="0"/>
      <w:divBdr>
        <w:top w:val="none" w:sz="0" w:space="0" w:color="auto"/>
        <w:left w:val="none" w:sz="0" w:space="0" w:color="auto"/>
        <w:bottom w:val="none" w:sz="0" w:space="0" w:color="auto"/>
        <w:right w:val="none" w:sz="0" w:space="0" w:color="auto"/>
      </w:divBdr>
    </w:div>
    <w:div w:id="409280828">
      <w:bodyDiv w:val="1"/>
      <w:marLeft w:val="0"/>
      <w:marRight w:val="0"/>
      <w:marTop w:val="0"/>
      <w:marBottom w:val="0"/>
      <w:divBdr>
        <w:top w:val="none" w:sz="0" w:space="0" w:color="auto"/>
        <w:left w:val="none" w:sz="0" w:space="0" w:color="auto"/>
        <w:bottom w:val="none" w:sz="0" w:space="0" w:color="auto"/>
        <w:right w:val="none" w:sz="0" w:space="0" w:color="auto"/>
      </w:divBdr>
    </w:div>
    <w:div w:id="431096874">
      <w:bodyDiv w:val="1"/>
      <w:marLeft w:val="0"/>
      <w:marRight w:val="0"/>
      <w:marTop w:val="0"/>
      <w:marBottom w:val="0"/>
      <w:divBdr>
        <w:top w:val="none" w:sz="0" w:space="0" w:color="auto"/>
        <w:left w:val="none" w:sz="0" w:space="0" w:color="auto"/>
        <w:bottom w:val="none" w:sz="0" w:space="0" w:color="auto"/>
        <w:right w:val="none" w:sz="0" w:space="0" w:color="auto"/>
      </w:divBdr>
    </w:div>
    <w:div w:id="437872878">
      <w:bodyDiv w:val="1"/>
      <w:marLeft w:val="0"/>
      <w:marRight w:val="0"/>
      <w:marTop w:val="0"/>
      <w:marBottom w:val="0"/>
      <w:divBdr>
        <w:top w:val="none" w:sz="0" w:space="0" w:color="auto"/>
        <w:left w:val="none" w:sz="0" w:space="0" w:color="auto"/>
        <w:bottom w:val="none" w:sz="0" w:space="0" w:color="auto"/>
        <w:right w:val="none" w:sz="0" w:space="0" w:color="auto"/>
      </w:divBdr>
    </w:div>
    <w:div w:id="450901679">
      <w:bodyDiv w:val="1"/>
      <w:marLeft w:val="0"/>
      <w:marRight w:val="0"/>
      <w:marTop w:val="0"/>
      <w:marBottom w:val="0"/>
      <w:divBdr>
        <w:top w:val="none" w:sz="0" w:space="0" w:color="auto"/>
        <w:left w:val="none" w:sz="0" w:space="0" w:color="auto"/>
        <w:bottom w:val="none" w:sz="0" w:space="0" w:color="auto"/>
        <w:right w:val="none" w:sz="0" w:space="0" w:color="auto"/>
      </w:divBdr>
    </w:div>
    <w:div w:id="494108062">
      <w:bodyDiv w:val="1"/>
      <w:marLeft w:val="0"/>
      <w:marRight w:val="0"/>
      <w:marTop w:val="0"/>
      <w:marBottom w:val="0"/>
      <w:divBdr>
        <w:top w:val="none" w:sz="0" w:space="0" w:color="auto"/>
        <w:left w:val="none" w:sz="0" w:space="0" w:color="auto"/>
        <w:bottom w:val="none" w:sz="0" w:space="0" w:color="auto"/>
        <w:right w:val="none" w:sz="0" w:space="0" w:color="auto"/>
      </w:divBdr>
    </w:div>
    <w:div w:id="561871078">
      <w:bodyDiv w:val="1"/>
      <w:marLeft w:val="0"/>
      <w:marRight w:val="0"/>
      <w:marTop w:val="0"/>
      <w:marBottom w:val="0"/>
      <w:divBdr>
        <w:top w:val="none" w:sz="0" w:space="0" w:color="auto"/>
        <w:left w:val="none" w:sz="0" w:space="0" w:color="auto"/>
        <w:bottom w:val="none" w:sz="0" w:space="0" w:color="auto"/>
        <w:right w:val="none" w:sz="0" w:space="0" w:color="auto"/>
      </w:divBdr>
    </w:div>
    <w:div w:id="562718023">
      <w:bodyDiv w:val="1"/>
      <w:marLeft w:val="0"/>
      <w:marRight w:val="0"/>
      <w:marTop w:val="0"/>
      <w:marBottom w:val="0"/>
      <w:divBdr>
        <w:top w:val="none" w:sz="0" w:space="0" w:color="auto"/>
        <w:left w:val="none" w:sz="0" w:space="0" w:color="auto"/>
        <w:bottom w:val="none" w:sz="0" w:space="0" w:color="auto"/>
        <w:right w:val="none" w:sz="0" w:space="0" w:color="auto"/>
      </w:divBdr>
    </w:div>
    <w:div w:id="602109840">
      <w:bodyDiv w:val="1"/>
      <w:marLeft w:val="0"/>
      <w:marRight w:val="0"/>
      <w:marTop w:val="0"/>
      <w:marBottom w:val="0"/>
      <w:divBdr>
        <w:top w:val="none" w:sz="0" w:space="0" w:color="auto"/>
        <w:left w:val="none" w:sz="0" w:space="0" w:color="auto"/>
        <w:bottom w:val="none" w:sz="0" w:space="0" w:color="auto"/>
        <w:right w:val="none" w:sz="0" w:space="0" w:color="auto"/>
      </w:divBdr>
    </w:div>
    <w:div w:id="677122558">
      <w:bodyDiv w:val="1"/>
      <w:marLeft w:val="0"/>
      <w:marRight w:val="0"/>
      <w:marTop w:val="0"/>
      <w:marBottom w:val="0"/>
      <w:divBdr>
        <w:top w:val="none" w:sz="0" w:space="0" w:color="auto"/>
        <w:left w:val="none" w:sz="0" w:space="0" w:color="auto"/>
        <w:bottom w:val="none" w:sz="0" w:space="0" w:color="auto"/>
        <w:right w:val="none" w:sz="0" w:space="0" w:color="auto"/>
      </w:divBdr>
      <w:divsChild>
        <w:div w:id="500973976">
          <w:marLeft w:val="0"/>
          <w:marRight w:val="0"/>
          <w:marTop w:val="0"/>
          <w:marBottom w:val="0"/>
          <w:divBdr>
            <w:top w:val="none" w:sz="0" w:space="0" w:color="auto"/>
            <w:left w:val="none" w:sz="0" w:space="0" w:color="auto"/>
            <w:bottom w:val="none" w:sz="0" w:space="0" w:color="auto"/>
            <w:right w:val="none" w:sz="0" w:space="0" w:color="auto"/>
          </w:divBdr>
        </w:div>
        <w:div w:id="2144738145">
          <w:marLeft w:val="0"/>
          <w:marRight w:val="0"/>
          <w:marTop w:val="0"/>
          <w:marBottom w:val="0"/>
          <w:divBdr>
            <w:top w:val="none" w:sz="0" w:space="0" w:color="auto"/>
            <w:left w:val="none" w:sz="0" w:space="0" w:color="auto"/>
            <w:bottom w:val="none" w:sz="0" w:space="0" w:color="auto"/>
            <w:right w:val="none" w:sz="0" w:space="0" w:color="auto"/>
          </w:divBdr>
        </w:div>
        <w:div w:id="759760419">
          <w:marLeft w:val="0"/>
          <w:marRight w:val="0"/>
          <w:marTop w:val="0"/>
          <w:marBottom w:val="0"/>
          <w:divBdr>
            <w:top w:val="none" w:sz="0" w:space="0" w:color="auto"/>
            <w:left w:val="none" w:sz="0" w:space="0" w:color="auto"/>
            <w:bottom w:val="none" w:sz="0" w:space="0" w:color="auto"/>
            <w:right w:val="none" w:sz="0" w:space="0" w:color="auto"/>
          </w:divBdr>
        </w:div>
        <w:div w:id="1695883365">
          <w:marLeft w:val="0"/>
          <w:marRight w:val="0"/>
          <w:marTop w:val="0"/>
          <w:marBottom w:val="0"/>
          <w:divBdr>
            <w:top w:val="none" w:sz="0" w:space="0" w:color="auto"/>
            <w:left w:val="none" w:sz="0" w:space="0" w:color="auto"/>
            <w:bottom w:val="none" w:sz="0" w:space="0" w:color="auto"/>
            <w:right w:val="none" w:sz="0" w:space="0" w:color="auto"/>
          </w:divBdr>
        </w:div>
        <w:div w:id="439107809">
          <w:marLeft w:val="0"/>
          <w:marRight w:val="0"/>
          <w:marTop w:val="0"/>
          <w:marBottom w:val="0"/>
          <w:divBdr>
            <w:top w:val="none" w:sz="0" w:space="0" w:color="auto"/>
            <w:left w:val="none" w:sz="0" w:space="0" w:color="auto"/>
            <w:bottom w:val="none" w:sz="0" w:space="0" w:color="auto"/>
            <w:right w:val="none" w:sz="0" w:space="0" w:color="auto"/>
          </w:divBdr>
        </w:div>
        <w:div w:id="809782112">
          <w:marLeft w:val="0"/>
          <w:marRight w:val="0"/>
          <w:marTop w:val="0"/>
          <w:marBottom w:val="0"/>
          <w:divBdr>
            <w:top w:val="none" w:sz="0" w:space="0" w:color="auto"/>
            <w:left w:val="none" w:sz="0" w:space="0" w:color="auto"/>
            <w:bottom w:val="none" w:sz="0" w:space="0" w:color="auto"/>
            <w:right w:val="none" w:sz="0" w:space="0" w:color="auto"/>
          </w:divBdr>
        </w:div>
        <w:div w:id="909582982">
          <w:marLeft w:val="0"/>
          <w:marRight w:val="0"/>
          <w:marTop w:val="0"/>
          <w:marBottom w:val="0"/>
          <w:divBdr>
            <w:top w:val="none" w:sz="0" w:space="0" w:color="auto"/>
            <w:left w:val="none" w:sz="0" w:space="0" w:color="auto"/>
            <w:bottom w:val="none" w:sz="0" w:space="0" w:color="auto"/>
            <w:right w:val="none" w:sz="0" w:space="0" w:color="auto"/>
          </w:divBdr>
        </w:div>
        <w:div w:id="601914530">
          <w:marLeft w:val="0"/>
          <w:marRight w:val="0"/>
          <w:marTop w:val="0"/>
          <w:marBottom w:val="0"/>
          <w:divBdr>
            <w:top w:val="none" w:sz="0" w:space="0" w:color="auto"/>
            <w:left w:val="none" w:sz="0" w:space="0" w:color="auto"/>
            <w:bottom w:val="none" w:sz="0" w:space="0" w:color="auto"/>
            <w:right w:val="none" w:sz="0" w:space="0" w:color="auto"/>
          </w:divBdr>
        </w:div>
        <w:div w:id="1705061439">
          <w:marLeft w:val="0"/>
          <w:marRight w:val="0"/>
          <w:marTop w:val="0"/>
          <w:marBottom w:val="0"/>
          <w:divBdr>
            <w:top w:val="none" w:sz="0" w:space="0" w:color="auto"/>
            <w:left w:val="none" w:sz="0" w:space="0" w:color="auto"/>
            <w:bottom w:val="none" w:sz="0" w:space="0" w:color="auto"/>
            <w:right w:val="none" w:sz="0" w:space="0" w:color="auto"/>
          </w:divBdr>
        </w:div>
        <w:div w:id="948855522">
          <w:marLeft w:val="0"/>
          <w:marRight w:val="0"/>
          <w:marTop w:val="0"/>
          <w:marBottom w:val="0"/>
          <w:divBdr>
            <w:top w:val="none" w:sz="0" w:space="0" w:color="auto"/>
            <w:left w:val="none" w:sz="0" w:space="0" w:color="auto"/>
            <w:bottom w:val="none" w:sz="0" w:space="0" w:color="auto"/>
            <w:right w:val="none" w:sz="0" w:space="0" w:color="auto"/>
          </w:divBdr>
        </w:div>
        <w:div w:id="1465390563">
          <w:marLeft w:val="0"/>
          <w:marRight w:val="0"/>
          <w:marTop w:val="0"/>
          <w:marBottom w:val="0"/>
          <w:divBdr>
            <w:top w:val="none" w:sz="0" w:space="0" w:color="auto"/>
            <w:left w:val="none" w:sz="0" w:space="0" w:color="auto"/>
            <w:bottom w:val="none" w:sz="0" w:space="0" w:color="auto"/>
            <w:right w:val="none" w:sz="0" w:space="0" w:color="auto"/>
          </w:divBdr>
        </w:div>
      </w:divsChild>
    </w:div>
    <w:div w:id="727606667">
      <w:bodyDiv w:val="1"/>
      <w:marLeft w:val="0"/>
      <w:marRight w:val="0"/>
      <w:marTop w:val="0"/>
      <w:marBottom w:val="0"/>
      <w:divBdr>
        <w:top w:val="none" w:sz="0" w:space="0" w:color="auto"/>
        <w:left w:val="none" w:sz="0" w:space="0" w:color="auto"/>
        <w:bottom w:val="none" w:sz="0" w:space="0" w:color="auto"/>
        <w:right w:val="none" w:sz="0" w:space="0" w:color="auto"/>
      </w:divBdr>
    </w:div>
    <w:div w:id="817957965">
      <w:bodyDiv w:val="1"/>
      <w:marLeft w:val="0"/>
      <w:marRight w:val="0"/>
      <w:marTop w:val="0"/>
      <w:marBottom w:val="0"/>
      <w:divBdr>
        <w:top w:val="none" w:sz="0" w:space="0" w:color="auto"/>
        <w:left w:val="none" w:sz="0" w:space="0" w:color="auto"/>
        <w:bottom w:val="none" w:sz="0" w:space="0" w:color="auto"/>
        <w:right w:val="none" w:sz="0" w:space="0" w:color="auto"/>
      </w:divBdr>
    </w:div>
    <w:div w:id="859930529">
      <w:bodyDiv w:val="1"/>
      <w:marLeft w:val="0"/>
      <w:marRight w:val="0"/>
      <w:marTop w:val="0"/>
      <w:marBottom w:val="0"/>
      <w:divBdr>
        <w:top w:val="none" w:sz="0" w:space="0" w:color="auto"/>
        <w:left w:val="none" w:sz="0" w:space="0" w:color="auto"/>
        <w:bottom w:val="none" w:sz="0" w:space="0" w:color="auto"/>
        <w:right w:val="none" w:sz="0" w:space="0" w:color="auto"/>
      </w:divBdr>
    </w:div>
    <w:div w:id="875894529">
      <w:bodyDiv w:val="1"/>
      <w:marLeft w:val="0"/>
      <w:marRight w:val="0"/>
      <w:marTop w:val="0"/>
      <w:marBottom w:val="0"/>
      <w:divBdr>
        <w:top w:val="none" w:sz="0" w:space="0" w:color="auto"/>
        <w:left w:val="none" w:sz="0" w:space="0" w:color="auto"/>
        <w:bottom w:val="none" w:sz="0" w:space="0" w:color="auto"/>
        <w:right w:val="none" w:sz="0" w:space="0" w:color="auto"/>
      </w:divBdr>
    </w:div>
    <w:div w:id="902914414">
      <w:bodyDiv w:val="1"/>
      <w:marLeft w:val="0"/>
      <w:marRight w:val="0"/>
      <w:marTop w:val="0"/>
      <w:marBottom w:val="0"/>
      <w:divBdr>
        <w:top w:val="none" w:sz="0" w:space="0" w:color="auto"/>
        <w:left w:val="none" w:sz="0" w:space="0" w:color="auto"/>
        <w:bottom w:val="none" w:sz="0" w:space="0" w:color="auto"/>
        <w:right w:val="none" w:sz="0" w:space="0" w:color="auto"/>
      </w:divBdr>
    </w:div>
    <w:div w:id="919681624">
      <w:bodyDiv w:val="1"/>
      <w:marLeft w:val="0"/>
      <w:marRight w:val="0"/>
      <w:marTop w:val="0"/>
      <w:marBottom w:val="0"/>
      <w:divBdr>
        <w:top w:val="none" w:sz="0" w:space="0" w:color="auto"/>
        <w:left w:val="none" w:sz="0" w:space="0" w:color="auto"/>
        <w:bottom w:val="none" w:sz="0" w:space="0" w:color="auto"/>
        <w:right w:val="none" w:sz="0" w:space="0" w:color="auto"/>
      </w:divBdr>
      <w:divsChild>
        <w:div w:id="599798843">
          <w:marLeft w:val="0"/>
          <w:marRight w:val="0"/>
          <w:marTop w:val="0"/>
          <w:marBottom w:val="0"/>
          <w:divBdr>
            <w:top w:val="none" w:sz="0" w:space="0" w:color="auto"/>
            <w:left w:val="none" w:sz="0" w:space="0" w:color="auto"/>
            <w:bottom w:val="none" w:sz="0" w:space="0" w:color="auto"/>
            <w:right w:val="none" w:sz="0" w:space="0" w:color="auto"/>
          </w:divBdr>
        </w:div>
        <w:div w:id="168519533">
          <w:marLeft w:val="0"/>
          <w:marRight w:val="0"/>
          <w:marTop w:val="0"/>
          <w:marBottom w:val="0"/>
          <w:divBdr>
            <w:top w:val="none" w:sz="0" w:space="0" w:color="auto"/>
            <w:left w:val="none" w:sz="0" w:space="0" w:color="auto"/>
            <w:bottom w:val="none" w:sz="0" w:space="0" w:color="auto"/>
            <w:right w:val="none" w:sz="0" w:space="0" w:color="auto"/>
          </w:divBdr>
        </w:div>
      </w:divsChild>
    </w:div>
    <w:div w:id="983893013">
      <w:bodyDiv w:val="1"/>
      <w:marLeft w:val="0"/>
      <w:marRight w:val="0"/>
      <w:marTop w:val="0"/>
      <w:marBottom w:val="0"/>
      <w:divBdr>
        <w:top w:val="none" w:sz="0" w:space="0" w:color="auto"/>
        <w:left w:val="none" w:sz="0" w:space="0" w:color="auto"/>
        <w:bottom w:val="none" w:sz="0" w:space="0" w:color="auto"/>
        <w:right w:val="none" w:sz="0" w:space="0" w:color="auto"/>
      </w:divBdr>
    </w:div>
    <w:div w:id="984360167">
      <w:bodyDiv w:val="1"/>
      <w:marLeft w:val="0"/>
      <w:marRight w:val="0"/>
      <w:marTop w:val="0"/>
      <w:marBottom w:val="0"/>
      <w:divBdr>
        <w:top w:val="none" w:sz="0" w:space="0" w:color="auto"/>
        <w:left w:val="none" w:sz="0" w:space="0" w:color="auto"/>
        <w:bottom w:val="none" w:sz="0" w:space="0" w:color="auto"/>
        <w:right w:val="none" w:sz="0" w:space="0" w:color="auto"/>
      </w:divBdr>
    </w:div>
    <w:div w:id="1007026943">
      <w:bodyDiv w:val="1"/>
      <w:marLeft w:val="0"/>
      <w:marRight w:val="0"/>
      <w:marTop w:val="0"/>
      <w:marBottom w:val="0"/>
      <w:divBdr>
        <w:top w:val="none" w:sz="0" w:space="0" w:color="auto"/>
        <w:left w:val="none" w:sz="0" w:space="0" w:color="auto"/>
        <w:bottom w:val="none" w:sz="0" w:space="0" w:color="auto"/>
        <w:right w:val="none" w:sz="0" w:space="0" w:color="auto"/>
      </w:divBdr>
    </w:div>
    <w:div w:id="1094479667">
      <w:bodyDiv w:val="1"/>
      <w:marLeft w:val="0"/>
      <w:marRight w:val="0"/>
      <w:marTop w:val="0"/>
      <w:marBottom w:val="0"/>
      <w:divBdr>
        <w:top w:val="none" w:sz="0" w:space="0" w:color="auto"/>
        <w:left w:val="none" w:sz="0" w:space="0" w:color="auto"/>
        <w:bottom w:val="none" w:sz="0" w:space="0" w:color="auto"/>
        <w:right w:val="none" w:sz="0" w:space="0" w:color="auto"/>
      </w:divBdr>
    </w:div>
    <w:div w:id="1131679095">
      <w:bodyDiv w:val="1"/>
      <w:marLeft w:val="0"/>
      <w:marRight w:val="0"/>
      <w:marTop w:val="0"/>
      <w:marBottom w:val="0"/>
      <w:divBdr>
        <w:top w:val="none" w:sz="0" w:space="0" w:color="auto"/>
        <w:left w:val="none" w:sz="0" w:space="0" w:color="auto"/>
        <w:bottom w:val="none" w:sz="0" w:space="0" w:color="auto"/>
        <w:right w:val="none" w:sz="0" w:space="0" w:color="auto"/>
      </w:divBdr>
    </w:div>
    <w:div w:id="1135485751">
      <w:bodyDiv w:val="1"/>
      <w:marLeft w:val="0"/>
      <w:marRight w:val="0"/>
      <w:marTop w:val="0"/>
      <w:marBottom w:val="0"/>
      <w:divBdr>
        <w:top w:val="none" w:sz="0" w:space="0" w:color="auto"/>
        <w:left w:val="none" w:sz="0" w:space="0" w:color="auto"/>
        <w:bottom w:val="none" w:sz="0" w:space="0" w:color="auto"/>
        <w:right w:val="none" w:sz="0" w:space="0" w:color="auto"/>
      </w:divBdr>
    </w:div>
    <w:div w:id="1137257534">
      <w:bodyDiv w:val="1"/>
      <w:marLeft w:val="0"/>
      <w:marRight w:val="0"/>
      <w:marTop w:val="0"/>
      <w:marBottom w:val="0"/>
      <w:divBdr>
        <w:top w:val="none" w:sz="0" w:space="0" w:color="auto"/>
        <w:left w:val="none" w:sz="0" w:space="0" w:color="auto"/>
        <w:bottom w:val="none" w:sz="0" w:space="0" w:color="auto"/>
        <w:right w:val="none" w:sz="0" w:space="0" w:color="auto"/>
      </w:divBdr>
    </w:div>
    <w:div w:id="1196624642">
      <w:bodyDiv w:val="1"/>
      <w:marLeft w:val="0"/>
      <w:marRight w:val="0"/>
      <w:marTop w:val="0"/>
      <w:marBottom w:val="0"/>
      <w:divBdr>
        <w:top w:val="none" w:sz="0" w:space="0" w:color="auto"/>
        <w:left w:val="none" w:sz="0" w:space="0" w:color="auto"/>
        <w:bottom w:val="none" w:sz="0" w:space="0" w:color="auto"/>
        <w:right w:val="none" w:sz="0" w:space="0" w:color="auto"/>
      </w:divBdr>
    </w:div>
    <w:div w:id="1211265013">
      <w:bodyDiv w:val="1"/>
      <w:marLeft w:val="0"/>
      <w:marRight w:val="0"/>
      <w:marTop w:val="0"/>
      <w:marBottom w:val="0"/>
      <w:divBdr>
        <w:top w:val="none" w:sz="0" w:space="0" w:color="auto"/>
        <w:left w:val="none" w:sz="0" w:space="0" w:color="auto"/>
        <w:bottom w:val="none" w:sz="0" w:space="0" w:color="auto"/>
        <w:right w:val="none" w:sz="0" w:space="0" w:color="auto"/>
      </w:divBdr>
    </w:div>
    <w:div w:id="1356464560">
      <w:bodyDiv w:val="1"/>
      <w:marLeft w:val="0"/>
      <w:marRight w:val="0"/>
      <w:marTop w:val="0"/>
      <w:marBottom w:val="0"/>
      <w:divBdr>
        <w:top w:val="none" w:sz="0" w:space="0" w:color="auto"/>
        <w:left w:val="none" w:sz="0" w:space="0" w:color="auto"/>
        <w:bottom w:val="none" w:sz="0" w:space="0" w:color="auto"/>
        <w:right w:val="none" w:sz="0" w:space="0" w:color="auto"/>
      </w:divBdr>
    </w:div>
    <w:div w:id="1483349671">
      <w:bodyDiv w:val="1"/>
      <w:marLeft w:val="0"/>
      <w:marRight w:val="0"/>
      <w:marTop w:val="0"/>
      <w:marBottom w:val="0"/>
      <w:divBdr>
        <w:top w:val="none" w:sz="0" w:space="0" w:color="auto"/>
        <w:left w:val="none" w:sz="0" w:space="0" w:color="auto"/>
        <w:bottom w:val="none" w:sz="0" w:space="0" w:color="auto"/>
        <w:right w:val="none" w:sz="0" w:space="0" w:color="auto"/>
      </w:divBdr>
    </w:div>
    <w:div w:id="1519929839">
      <w:bodyDiv w:val="1"/>
      <w:marLeft w:val="0"/>
      <w:marRight w:val="0"/>
      <w:marTop w:val="0"/>
      <w:marBottom w:val="0"/>
      <w:divBdr>
        <w:top w:val="none" w:sz="0" w:space="0" w:color="auto"/>
        <w:left w:val="none" w:sz="0" w:space="0" w:color="auto"/>
        <w:bottom w:val="none" w:sz="0" w:space="0" w:color="auto"/>
        <w:right w:val="none" w:sz="0" w:space="0" w:color="auto"/>
      </w:divBdr>
    </w:div>
    <w:div w:id="1548300708">
      <w:bodyDiv w:val="1"/>
      <w:marLeft w:val="0"/>
      <w:marRight w:val="0"/>
      <w:marTop w:val="0"/>
      <w:marBottom w:val="0"/>
      <w:divBdr>
        <w:top w:val="none" w:sz="0" w:space="0" w:color="auto"/>
        <w:left w:val="none" w:sz="0" w:space="0" w:color="auto"/>
        <w:bottom w:val="none" w:sz="0" w:space="0" w:color="auto"/>
        <w:right w:val="none" w:sz="0" w:space="0" w:color="auto"/>
      </w:divBdr>
    </w:div>
    <w:div w:id="1590626550">
      <w:bodyDiv w:val="1"/>
      <w:marLeft w:val="0"/>
      <w:marRight w:val="0"/>
      <w:marTop w:val="0"/>
      <w:marBottom w:val="0"/>
      <w:divBdr>
        <w:top w:val="none" w:sz="0" w:space="0" w:color="auto"/>
        <w:left w:val="none" w:sz="0" w:space="0" w:color="auto"/>
        <w:bottom w:val="none" w:sz="0" w:space="0" w:color="auto"/>
        <w:right w:val="none" w:sz="0" w:space="0" w:color="auto"/>
      </w:divBdr>
    </w:div>
    <w:div w:id="1618486472">
      <w:bodyDiv w:val="1"/>
      <w:marLeft w:val="0"/>
      <w:marRight w:val="0"/>
      <w:marTop w:val="0"/>
      <w:marBottom w:val="0"/>
      <w:divBdr>
        <w:top w:val="none" w:sz="0" w:space="0" w:color="auto"/>
        <w:left w:val="none" w:sz="0" w:space="0" w:color="auto"/>
        <w:bottom w:val="none" w:sz="0" w:space="0" w:color="auto"/>
        <w:right w:val="none" w:sz="0" w:space="0" w:color="auto"/>
      </w:divBdr>
    </w:div>
    <w:div w:id="1643465314">
      <w:bodyDiv w:val="1"/>
      <w:marLeft w:val="0"/>
      <w:marRight w:val="0"/>
      <w:marTop w:val="0"/>
      <w:marBottom w:val="0"/>
      <w:divBdr>
        <w:top w:val="none" w:sz="0" w:space="0" w:color="auto"/>
        <w:left w:val="none" w:sz="0" w:space="0" w:color="auto"/>
        <w:bottom w:val="none" w:sz="0" w:space="0" w:color="auto"/>
        <w:right w:val="none" w:sz="0" w:space="0" w:color="auto"/>
      </w:divBdr>
    </w:div>
    <w:div w:id="1769348577">
      <w:bodyDiv w:val="1"/>
      <w:marLeft w:val="0"/>
      <w:marRight w:val="0"/>
      <w:marTop w:val="0"/>
      <w:marBottom w:val="0"/>
      <w:divBdr>
        <w:top w:val="none" w:sz="0" w:space="0" w:color="auto"/>
        <w:left w:val="none" w:sz="0" w:space="0" w:color="auto"/>
        <w:bottom w:val="none" w:sz="0" w:space="0" w:color="auto"/>
        <w:right w:val="none" w:sz="0" w:space="0" w:color="auto"/>
      </w:divBdr>
      <w:divsChild>
        <w:div w:id="1656370694">
          <w:marLeft w:val="0"/>
          <w:marRight w:val="0"/>
          <w:marTop w:val="0"/>
          <w:marBottom w:val="0"/>
          <w:divBdr>
            <w:top w:val="none" w:sz="0" w:space="0" w:color="auto"/>
            <w:left w:val="none" w:sz="0" w:space="0" w:color="auto"/>
            <w:bottom w:val="none" w:sz="0" w:space="0" w:color="auto"/>
            <w:right w:val="none" w:sz="0" w:space="0" w:color="auto"/>
          </w:divBdr>
        </w:div>
        <w:div w:id="1386416388">
          <w:marLeft w:val="0"/>
          <w:marRight w:val="0"/>
          <w:marTop w:val="0"/>
          <w:marBottom w:val="0"/>
          <w:divBdr>
            <w:top w:val="none" w:sz="0" w:space="0" w:color="auto"/>
            <w:left w:val="none" w:sz="0" w:space="0" w:color="auto"/>
            <w:bottom w:val="none" w:sz="0" w:space="0" w:color="auto"/>
            <w:right w:val="none" w:sz="0" w:space="0" w:color="auto"/>
          </w:divBdr>
        </w:div>
      </w:divsChild>
    </w:div>
    <w:div w:id="1790783475">
      <w:bodyDiv w:val="1"/>
      <w:marLeft w:val="0"/>
      <w:marRight w:val="0"/>
      <w:marTop w:val="0"/>
      <w:marBottom w:val="0"/>
      <w:divBdr>
        <w:top w:val="none" w:sz="0" w:space="0" w:color="auto"/>
        <w:left w:val="none" w:sz="0" w:space="0" w:color="auto"/>
        <w:bottom w:val="none" w:sz="0" w:space="0" w:color="auto"/>
        <w:right w:val="none" w:sz="0" w:space="0" w:color="auto"/>
      </w:divBdr>
    </w:div>
    <w:div w:id="1816486508">
      <w:bodyDiv w:val="1"/>
      <w:marLeft w:val="0"/>
      <w:marRight w:val="0"/>
      <w:marTop w:val="0"/>
      <w:marBottom w:val="0"/>
      <w:divBdr>
        <w:top w:val="none" w:sz="0" w:space="0" w:color="auto"/>
        <w:left w:val="none" w:sz="0" w:space="0" w:color="auto"/>
        <w:bottom w:val="none" w:sz="0" w:space="0" w:color="auto"/>
        <w:right w:val="none" w:sz="0" w:space="0" w:color="auto"/>
      </w:divBdr>
    </w:div>
    <w:div w:id="1876961696">
      <w:bodyDiv w:val="1"/>
      <w:marLeft w:val="0"/>
      <w:marRight w:val="0"/>
      <w:marTop w:val="0"/>
      <w:marBottom w:val="0"/>
      <w:divBdr>
        <w:top w:val="none" w:sz="0" w:space="0" w:color="auto"/>
        <w:left w:val="none" w:sz="0" w:space="0" w:color="auto"/>
        <w:bottom w:val="none" w:sz="0" w:space="0" w:color="auto"/>
        <w:right w:val="none" w:sz="0" w:space="0" w:color="auto"/>
      </w:divBdr>
    </w:div>
    <w:div w:id="1971786164">
      <w:bodyDiv w:val="1"/>
      <w:marLeft w:val="0"/>
      <w:marRight w:val="0"/>
      <w:marTop w:val="0"/>
      <w:marBottom w:val="0"/>
      <w:divBdr>
        <w:top w:val="none" w:sz="0" w:space="0" w:color="auto"/>
        <w:left w:val="none" w:sz="0" w:space="0" w:color="auto"/>
        <w:bottom w:val="none" w:sz="0" w:space="0" w:color="auto"/>
        <w:right w:val="none" w:sz="0" w:space="0" w:color="auto"/>
      </w:divBdr>
    </w:div>
    <w:div w:id="2033607665">
      <w:bodyDiv w:val="1"/>
      <w:marLeft w:val="0"/>
      <w:marRight w:val="0"/>
      <w:marTop w:val="0"/>
      <w:marBottom w:val="0"/>
      <w:divBdr>
        <w:top w:val="none" w:sz="0" w:space="0" w:color="auto"/>
        <w:left w:val="none" w:sz="0" w:space="0" w:color="auto"/>
        <w:bottom w:val="none" w:sz="0" w:space="0" w:color="auto"/>
        <w:right w:val="none" w:sz="0" w:space="0" w:color="auto"/>
      </w:divBdr>
    </w:div>
    <w:div w:id="2038777180">
      <w:bodyDiv w:val="1"/>
      <w:marLeft w:val="0"/>
      <w:marRight w:val="0"/>
      <w:marTop w:val="0"/>
      <w:marBottom w:val="0"/>
      <w:divBdr>
        <w:top w:val="none" w:sz="0" w:space="0" w:color="auto"/>
        <w:left w:val="none" w:sz="0" w:space="0" w:color="auto"/>
        <w:bottom w:val="none" w:sz="0" w:space="0" w:color="auto"/>
        <w:right w:val="none" w:sz="0" w:space="0" w:color="auto"/>
      </w:divBdr>
    </w:div>
    <w:div w:id="2055884224">
      <w:bodyDiv w:val="1"/>
      <w:marLeft w:val="0"/>
      <w:marRight w:val="0"/>
      <w:marTop w:val="0"/>
      <w:marBottom w:val="0"/>
      <w:divBdr>
        <w:top w:val="none" w:sz="0" w:space="0" w:color="auto"/>
        <w:left w:val="none" w:sz="0" w:space="0" w:color="auto"/>
        <w:bottom w:val="none" w:sz="0" w:space="0" w:color="auto"/>
        <w:right w:val="none" w:sz="0" w:space="0" w:color="auto"/>
      </w:divBdr>
    </w:div>
    <w:div w:id="212430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sltda.gov.lk" TargetMode="External"/><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6.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A934D-999C-411A-AE47-E849B288D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129</Pages>
  <Words>28647</Words>
  <Characters>163294</Characters>
  <Application>Microsoft Office Word</Application>
  <DocSecurity>0</DocSecurity>
  <Lines>1360</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Ziyan Faleel</dc:creator>
  <cp:keywords/>
  <dc:description/>
  <cp:lastModifiedBy>Sayani hithaishi</cp:lastModifiedBy>
  <cp:revision>2</cp:revision>
  <dcterms:created xsi:type="dcterms:W3CDTF">2026-02-22T16:54:00Z</dcterms:created>
  <dcterms:modified xsi:type="dcterms:W3CDTF">2026-02-22T16:54:00Z</dcterms:modified>
</cp:coreProperties>
</file>